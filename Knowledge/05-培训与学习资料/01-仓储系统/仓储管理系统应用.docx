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55219A">
      <w:pPr>
        <w:jc w:val="center"/>
        <w:rPr>
          <w:rFonts w:hint="eastAsia" w:ascii="方正小标宋简体" w:hAnsi="方正小标宋简体" w:eastAsia="方正小标宋简体" w:cs="方正小标宋简体"/>
          <w:color w:val="auto"/>
          <w:sz w:val="44"/>
          <w:szCs w:val="44"/>
          <w:highlight w:val="none"/>
          <w:rPrChange w:id="0" w:author="刘朋" w:date="2026-06-10T04:22:58Z">
            <w:rPr>
              <w:rFonts w:ascii="方正小标宋简体" w:hAnsi="方正小标宋简体" w:eastAsia="方正小标宋简体" w:cs="方正小标宋简体"/>
              <w:color w:val="auto"/>
              <w:sz w:val="44"/>
              <w:szCs w:val="44"/>
              <w:highlight w:val="none"/>
            </w:rPr>
          </w:rPrChange>
        </w:rPr>
      </w:pPr>
      <w:r>
        <w:rPr>
          <w:rFonts w:hint="eastAsia" w:ascii="方正小标宋简体" w:hAnsi="方正小标宋简体" w:eastAsia="方正小标宋简体" w:cs="方正小标宋简体"/>
          <w:color w:val="auto"/>
          <w:sz w:val="44"/>
          <w:szCs w:val="44"/>
          <w:highlight w:val="none"/>
          <w:rPrChange w:id="1" w:author="刘朋" w:date="2026-06-10T04:22:58Z">
            <w:rPr>
              <w:rFonts w:hint="eastAsia" w:ascii="方正小标宋简体" w:hAnsi="方正小标宋简体" w:eastAsia="方正小标宋简体" w:cs="方正小标宋简体"/>
              <w:color w:val="auto"/>
              <w:sz w:val="44"/>
              <w:szCs w:val="44"/>
              <w:highlight w:val="none"/>
            </w:rPr>
          </w:rPrChange>
        </w:rPr>
        <w:t>智能化仓储管理系统应用</w:t>
      </w:r>
    </w:p>
    <w:p w14:paraId="7B6F0682">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b/>
          <w:bCs/>
          <w:color w:val="auto"/>
          <w:sz w:val="28"/>
          <w:szCs w:val="28"/>
          <w:highlight w:val="none"/>
          <w:lang w:val="en-US" w:eastAsia="zh-CN"/>
          <w:rPrChange w:id="2"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pPr>
      <w:del w:id="3" w:author="刘朋" w:date="2026-06-10T04:23:35Z">
        <w:r>
          <w:rPr>
            <w:rFonts w:hint="eastAsia" w:ascii="仿宋_GB2312" w:hAnsi="仿宋_GB2312" w:eastAsia="仿宋_GB2312" w:cs="仿宋_GB2312"/>
            <w:b/>
            <w:bCs/>
            <w:color w:val="auto"/>
            <w:sz w:val="28"/>
            <w:szCs w:val="28"/>
            <w:highlight w:val="none"/>
            <w:rPrChange w:id="4" w:author="刘朋" w:date="2026-06-10T04:22:51Z">
              <w:rPr>
                <w:rFonts w:hint="eastAsia" w:asciiTheme="majorEastAsia" w:hAnsiTheme="majorEastAsia" w:eastAsiaTheme="majorEastAsia" w:cstheme="majorEastAsia"/>
                <w:b/>
                <w:bCs/>
                <w:color w:val="auto"/>
                <w:sz w:val="21"/>
                <w:szCs w:val="21"/>
                <w:highlight w:val="none"/>
              </w:rPr>
            </w:rPrChange>
          </w:rPr>
          <w:delText>2.</w:delText>
        </w:r>
      </w:del>
      <w:r>
        <w:rPr>
          <w:rFonts w:hint="eastAsia" w:ascii="仿宋_GB2312" w:hAnsi="仿宋_GB2312" w:eastAsia="仿宋_GB2312" w:cs="仿宋_GB2312"/>
          <w:b/>
          <w:bCs/>
          <w:color w:val="auto"/>
          <w:sz w:val="28"/>
          <w:szCs w:val="28"/>
          <w:highlight w:val="none"/>
          <w:rPrChange w:id="6" w:author="刘朋" w:date="2026-06-10T04:22:51Z">
            <w:rPr>
              <w:rFonts w:hint="eastAsia" w:asciiTheme="majorEastAsia" w:hAnsiTheme="majorEastAsia" w:eastAsiaTheme="majorEastAsia" w:cstheme="majorEastAsia"/>
              <w:b/>
              <w:bCs/>
              <w:color w:val="auto"/>
              <w:sz w:val="21"/>
              <w:szCs w:val="21"/>
              <w:highlight w:val="none"/>
            </w:rPr>
          </w:rPrChange>
        </w:rPr>
        <w:t>1</w:t>
      </w:r>
      <w:ins w:id="7" w:author="刘朋" w:date="2026-06-10T04:23:37Z">
        <w:r>
          <w:rPr>
            <w:rFonts w:hint="eastAsia" w:ascii="仿宋_GB2312" w:hAnsi="仿宋_GB2312" w:eastAsia="仿宋_GB2312" w:cs="仿宋_GB2312"/>
            <w:b/>
            <w:bCs/>
            <w:color w:val="auto"/>
            <w:sz w:val="28"/>
            <w:szCs w:val="28"/>
            <w:highlight w:val="none"/>
            <w:lang w:val="en-US" w:eastAsia="zh-CN"/>
          </w:rPr>
          <w:t>.</w:t>
        </w:r>
      </w:ins>
      <w:r>
        <w:rPr>
          <w:rFonts w:hint="eastAsia" w:ascii="仿宋_GB2312" w:hAnsi="仿宋_GB2312" w:eastAsia="仿宋_GB2312" w:cs="仿宋_GB2312"/>
          <w:b/>
          <w:bCs/>
          <w:color w:val="auto"/>
          <w:sz w:val="28"/>
          <w:szCs w:val="28"/>
          <w:highlight w:val="none"/>
          <w:lang w:val="en-US" w:eastAsia="zh-CN"/>
          <w:rPrChange w:id="8"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 xml:space="preserve"> WMS</w:t>
      </w:r>
      <w:r>
        <w:rPr>
          <w:rFonts w:hint="eastAsia" w:ascii="仿宋_GB2312" w:hAnsi="仿宋_GB2312" w:eastAsia="仿宋_GB2312" w:cs="仿宋_GB2312"/>
          <w:b/>
          <w:bCs/>
          <w:color w:val="auto"/>
          <w:sz w:val="28"/>
          <w:szCs w:val="28"/>
          <w:highlight w:val="none"/>
          <w:rPrChange w:id="9" w:author="刘朋" w:date="2026-06-10T04:22:51Z">
            <w:rPr>
              <w:rFonts w:hint="eastAsia" w:asciiTheme="majorEastAsia" w:hAnsiTheme="majorEastAsia" w:eastAsiaTheme="majorEastAsia" w:cstheme="majorEastAsia"/>
              <w:b/>
              <w:bCs/>
              <w:color w:val="auto"/>
              <w:sz w:val="21"/>
              <w:szCs w:val="21"/>
              <w:highlight w:val="none"/>
            </w:rPr>
          </w:rPrChange>
        </w:rPr>
        <w:t>功能</w:t>
      </w:r>
      <w:r>
        <w:rPr>
          <w:rFonts w:hint="eastAsia" w:ascii="仿宋_GB2312" w:hAnsi="仿宋_GB2312" w:eastAsia="仿宋_GB2312" w:cs="仿宋_GB2312"/>
          <w:b/>
          <w:bCs/>
          <w:color w:val="auto"/>
          <w:sz w:val="28"/>
          <w:szCs w:val="28"/>
          <w:highlight w:val="none"/>
          <w:lang w:val="en-US" w:eastAsia="zh-CN"/>
          <w:rPrChange w:id="10"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概述</w:t>
      </w:r>
    </w:p>
    <w:p w14:paraId="43A488DC">
      <w:pPr>
        <w:spacing w:line="26" w:lineRule="atLeast"/>
        <w:ind w:firstLine="420"/>
        <w:jc w:val="left"/>
        <w:rPr>
          <w:rFonts w:hint="eastAsia" w:ascii="仿宋_GB2312" w:hAnsi="仿宋_GB2312" w:eastAsia="仿宋_GB2312" w:cs="仿宋_GB2312"/>
          <w:color w:val="auto"/>
          <w:sz w:val="28"/>
          <w:szCs w:val="28"/>
          <w:highlight w:val="none"/>
          <w:lang w:bidi="ar"/>
          <w:rPrChange w:id="11" w:author="刘朋" w:date="2026-06-10T04:22:51Z">
            <w:rPr>
              <w:rFonts w:ascii="宋体" w:hAnsi="宋体" w:cs="宋体"/>
              <w:color w:val="auto"/>
              <w:highlight w:val="none"/>
              <w:lang w:bidi="ar"/>
            </w:rPr>
          </w:rPrChange>
        </w:rPr>
      </w:pPr>
      <w:del w:id="12" w:author="刘朋" w:date="2026-06-10T04:23:05Z">
        <w:r>
          <w:rPr>
            <w:rFonts w:hint="eastAsia" w:ascii="仿宋_GB2312" w:hAnsi="仿宋_GB2312" w:eastAsia="仿宋_GB2312" w:cs="仿宋_GB2312"/>
            <w:color w:val="auto"/>
            <w:sz w:val="28"/>
            <w:szCs w:val="28"/>
            <w:highlight w:val="none"/>
            <w:lang w:bidi="ar"/>
            <w:rPrChange w:id="13" w:author="刘朋" w:date="2026-06-10T04:22:51Z">
              <w:rPr>
                <w:rFonts w:ascii="宋体" w:hAnsi="宋体" w:cs="宋体"/>
                <w:color w:val="auto"/>
                <w:highlight w:val="none"/>
                <w:lang w:bidi="ar"/>
              </w:rPr>
            </w:rPrChange>
          </w:rPr>
          <w:delText>郑州地铁</w:delText>
        </w:r>
      </w:del>
      <w:r>
        <w:rPr>
          <w:rFonts w:hint="eastAsia" w:ascii="仿宋_GB2312" w:hAnsi="仿宋_GB2312" w:eastAsia="仿宋_GB2312" w:cs="仿宋_GB2312"/>
          <w:color w:val="auto"/>
          <w:sz w:val="28"/>
          <w:szCs w:val="28"/>
          <w:highlight w:val="none"/>
          <w:lang w:bidi="ar"/>
          <w:rPrChange w:id="15" w:author="刘朋" w:date="2026-06-10T04:22:51Z">
            <w:rPr>
              <w:rFonts w:ascii="宋体" w:hAnsi="宋体" w:cs="宋体"/>
              <w:color w:val="auto"/>
              <w:highlight w:val="none"/>
              <w:lang w:bidi="ar"/>
            </w:rPr>
          </w:rPrChange>
        </w:rPr>
        <w:t>仓储管理系统(WMS)主要是引入条码、二维码管理</w:t>
      </w:r>
      <w:del w:id="16" w:author="刘朋" w:date="2026-06-10T04:23:07Z">
        <w:r>
          <w:rPr>
            <w:rFonts w:hint="eastAsia" w:ascii="仿宋_GB2312" w:hAnsi="仿宋_GB2312" w:eastAsia="仿宋_GB2312" w:cs="仿宋_GB2312"/>
            <w:color w:val="auto"/>
            <w:sz w:val="28"/>
            <w:szCs w:val="28"/>
            <w:highlight w:val="none"/>
            <w:vertAlign w:val="superscript"/>
            <w:lang w:eastAsia="zh-CN" w:bidi="ar"/>
            <w:rPrChange w:id="17" w:author="刘朋" w:date="2026-06-10T04:22:51Z">
              <w:rPr>
                <w:rFonts w:hint="eastAsia" w:ascii="宋体" w:hAnsi="宋体" w:cs="宋体"/>
                <w:color w:val="auto"/>
                <w:sz w:val="21"/>
                <w:highlight w:val="none"/>
                <w:vertAlign w:val="superscript"/>
                <w:lang w:eastAsia="zh-CN" w:bidi="ar"/>
              </w:rPr>
            </w:rPrChange>
          </w:rPr>
          <w:delText>【</w:delText>
        </w:r>
      </w:del>
      <w:del w:id="19" w:author="刘朋" w:date="2026-06-10T04:23:07Z">
        <w:r>
          <w:rPr>
            <w:rFonts w:hint="eastAsia" w:ascii="仿宋_GB2312" w:hAnsi="仿宋_GB2312" w:eastAsia="仿宋_GB2312" w:cs="仿宋_GB2312"/>
            <w:color w:val="auto"/>
            <w:sz w:val="28"/>
            <w:szCs w:val="28"/>
            <w:highlight w:val="none"/>
            <w:vertAlign w:val="superscript"/>
            <w:lang w:val="en-US" w:eastAsia="zh-CN" w:bidi="ar"/>
            <w:rPrChange w:id="20" w:author="刘朋" w:date="2026-06-10T04:22:51Z">
              <w:rPr>
                <w:rFonts w:hint="eastAsia" w:ascii="宋体" w:hAnsi="宋体" w:cs="宋体"/>
                <w:color w:val="auto"/>
                <w:sz w:val="21"/>
                <w:highlight w:val="none"/>
                <w:vertAlign w:val="superscript"/>
                <w:lang w:val="en-US" w:eastAsia="zh-CN" w:bidi="ar"/>
              </w:rPr>
            </w:rPrChange>
          </w:rPr>
          <w:delText>1</w:delText>
        </w:r>
      </w:del>
      <w:del w:id="22" w:author="刘朋" w:date="2026-06-10T04:23:07Z">
        <w:r>
          <w:rPr>
            <w:rFonts w:hint="eastAsia" w:ascii="仿宋_GB2312" w:hAnsi="仿宋_GB2312" w:eastAsia="仿宋_GB2312" w:cs="仿宋_GB2312"/>
            <w:color w:val="auto"/>
            <w:sz w:val="28"/>
            <w:szCs w:val="28"/>
            <w:highlight w:val="none"/>
            <w:vertAlign w:val="superscript"/>
            <w:lang w:eastAsia="zh-CN" w:bidi="ar"/>
            <w:rPrChange w:id="23" w:author="刘朋" w:date="2026-06-10T04:22:51Z">
              <w:rPr>
                <w:rFonts w:hint="eastAsia" w:ascii="宋体" w:hAnsi="宋体" w:cs="宋体"/>
                <w:color w:val="auto"/>
                <w:sz w:val="21"/>
                <w:highlight w:val="none"/>
                <w:vertAlign w:val="superscript"/>
                <w:lang w:eastAsia="zh-CN" w:bidi="ar"/>
              </w:rPr>
            </w:rPrChange>
          </w:rPr>
          <w:delText>】</w:delText>
        </w:r>
      </w:del>
      <w:r>
        <w:rPr>
          <w:rFonts w:hint="eastAsia" w:ascii="仿宋_GB2312" w:hAnsi="仿宋_GB2312" w:eastAsia="仿宋_GB2312" w:cs="仿宋_GB2312"/>
          <w:color w:val="auto"/>
          <w:sz w:val="28"/>
          <w:szCs w:val="28"/>
          <w:highlight w:val="none"/>
          <w:lang w:bidi="ar"/>
          <w:rPrChange w:id="25" w:author="刘朋" w:date="2026-06-10T04:22:51Z">
            <w:rPr>
              <w:rFonts w:ascii="宋体" w:hAnsi="宋体" w:cs="宋体"/>
              <w:color w:val="auto"/>
              <w:highlight w:val="none"/>
              <w:lang w:bidi="ar"/>
            </w:rPr>
          </w:rPrChange>
        </w:rPr>
        <w:t>，对物资、容器、货位、仓库进行标准化编码，借助于移动端PDA扫码设备实现供应商在线预约送货，手机端APP扫码进行物资验收、入库上架，拣货分配、出库发料、库存调拨和盘点等功能</w:t>
      </w:r>
      <w:r>
        <w:rPr>
          <w:rFonts w:hint="eastAsia" w:ascii="仿宋_GB2312" w:hAnsi="仿宋_GB2312" w:eastAsia="仿宋_GB2312" w:cs="仿宋_GB2312"/>
          <w:color w:val="auto"/>
          <w:sz w:val="28"/>
          <w:szCs w:val="28"/>
          <w:highlight w:val="none"/>
          <w:lang w:eastAsia="zh-CN" w:bidi="ar"/>
          <w:rPrChange w:id="26" w:author="刘朋" w:date="2026-06-10T04:22:51Z">
            <w:rPr>
              <w:rFonts w:hint="eastAsia" w:ascii="宋体" w:hAnsi="宋体" w:cs="宋体"/>
              <w:color w:val="auto"/>
              <w:highlight w:val="none"/>
              <w:lang w:eastAsia="zh-CN" w:bidi="ar"/>
            </w:rPr>
          </w:rPrChange>
        </w:rPr>
        <w:t>；</w:t>
      </w:r>
      <w:r>
        <w:rPr>
          <w:rFonts w:hint="eastAsia" w:ascii="仿宋_GB2312" w:hAnsi="仿宋_GB2312" w:eastAsia="仿宋_GB2312" w:cs="仿宋_GB2312"/>
          <w:color w:val="auto"/>
          <w:sz w:val="28"/>
          <w:szCs w:val="28"/>
          <w:highlight w:val="none"/>
          <w:lang w:bidi="ar"/>
          <w:rPrChange w:id="27" w:author="刘朋" w:date="2026-06-10T04:22:51Z">
            <w:rPr>
              <w:rFonts w:ascii="宋体" w:hAnsi="宋体" w:cs="宋体"/>
              <w:color w:val="auto"/>
              <w:highlight w:val="none"/>
              <w:lang w:bidi="ar"/>
            </w:rPr>
          </w:rPrChange>
        </w:rPr>
        <w:t>在基础数据方面启用物资批次管理、容器管理、员工绩效管理</w:t>
      </w:r>
      <w:r>
        <w:rPr>
          <w:rFonts w:hint="eastAsia" w:ascii="仿宋_GB2312" w:hAnsi="仿宋_GB2312" w:eastAsia="仿宋_GB2312" w:cs="仿宋_GB2312"/>
          <w:color w:val="auto"/>
          <w:sz w:val="28"/>
          <w:szCs w:val="28"/>
          <w:highlight w:val="none"/>
          <w:lang w:val="en-US" w:eastAsia="zh-CN" w:bidi="ar"/>
          <w:rPrChange w:id="28" w:author="刘朋" w:date="2026-06-10T04:22:51Z">
            <w:rPr>
              <w:rFonts w:hint="eastAsia" w:ascii="宋体" w:hAnsi="宋体" w:cs="宋体"/>
              <w:color w:val="auto"/>
              <w:highlight w:val="none"/>
              <w:lang w:val="en-US" w:eastAsia="zh-CN" w:bidi="ar"/>
            </w:rPr>
          </w:rPrChange>
        </w:rPr>
        <w:t>以</w:t>
      </w:r>
      <w:r>
        <w:rPr>
          <w:rFonts w:hint="eastAsia" w:ascii="仿宋_GB2312" w:hAnsi="仿宋_GB2312" w:eastAsia="仿宋_GB2312" w:cs="仿宋_GB2312"/>
          <w:color w:val="auto"/>
          <w:sz w:val="28"/>
          <w:szCs w:val="28"/>
          <w:highlight w:val="none"/>
          <w:lang w:bidi="ar"/>
          <w:rPrChange w:id="29" w:author="刘朋" w:date="2026-06-10T04:22:51Z">
            <w:rPr>
              <w:rFonts w:ascii="宋体" w:hAnsi="宋体" w:cs="宋体"/>
              <w:color w:val="auto"/>
              <w:highlight w:val="none"/>
              <w:lang w:bidi="ar"/>
            </w:rPr>
          </w:rPrChange>
        </w:rPr>
        <w:t>及数据指标分析等</w:t>
      </w:r>
      <w:r>
        <w:rPr>
          <w:rFonts w:hint="eastAsia" w:ascii="仿宋_GB2312" w:hAnsi="仿宋_GB2312" w:eastAsia="仿宋_GB2312" w:cs="仿宋_GB2312"/>
          <w:color w:val="auto"/>
          <w:sz w:val="28"/>
          <w:szCs w:val="28"/>
          <w:highlight w:val="none"/>
          <w:lang w:val="en-US" w:eastAsia="zh-CN" w:bidi="ar"/>
          <w:rPrChange w:id="30" w:author="刘朋" w:date="2026-06-10T04:22:51Z">
            <w:rPr>
              <w:rFonts w:hint="eastAsia" w:ascii="宋体" w:hAnsi="宋体" w:cs="宋体"/>
              <w:color w:val="auto"/>
              <w:highlight w:val="none"/>
              <w:lang w:val="en-US" w:eastAsia="zh-CN" w:bidi="ar"/>
            </w:rPr>
          </w:rPrChange>
        </w:rPr>
        <w:t>功能</w:t>
      </w:r>
      <w:r>
        <w:rPr>
          <w:rFonts w:hint="eastAsia" w:ascii="仿宋_GB2312" w:hAnsi="仿宋_GB2312" w:eastAsia="仿宋_GB2312" w:cs="仿宋_GB2312"/>
          <w:color w:val="auto"/>
          <w:sz w:val="28"/>
          <w:szCs w:val="28"/>
          <w:highlight w:val="none"/>
          <w:lang w:eastAsia="zh-CN" w:bidi="ar"/>
          <w:rPrChange w:id="31" w:author="刘朋" w:date="2026-06-10T04:22:51Z">
            <w:rPr>
              <w:rFonts w:hint="eastAsia" w:ascii="宋体" w:hAnsi="宋体" w:cs="宋体"/>
              <w:color w:val="auto"/>
              <w:highlight w:val="none"/>
              <w:lang w:eastAsia="zh-CN" w:bidi="ar"/>
            </w:rPr>
          </w:rPrChange>
        </w:rPr>
        <w:t>；</w:t>
      </w:r>
      <w:r>
        <w:rPr>
          <w:rFonts w:hint="eastAsia" w:ascii="仿宋_GB2312" w:hAnsi="仿宋_GB2312" w:eastAsia="仿宋_GB2312" w:cs="仿宋_GB2312"/>
          <w:color w:val="auto"/>
          <w:sz w:val="28"/>
          <w:szCs w:val="28"/>
          <w:highlight w:val="none"/>
          <w:lang w:bidi="ar"/>
          <w:rPrChange w:id="32" w:author="刘朋" w:date="2026-06-10T04:22:51Z">
            <w:rPr>
              <w:rFonts w:ascii="宋体" w:hAnsi="宋体" w:cs="宋体"/>
              <w:color w:val="auto"/>
              <w:highlight w:val="none"/>
              <w:lang w:bidi="ar"/>
            </w:rPr>
          </w:rPrChange>
        </w:rPr>
        <w:t>同时</w:t>
      </w:r>
      <w:r>
        <w:rPr>
          <w:rFonts w:hint="eastAsia" w:ascii="仿宋_GB2312" w:hAnsi="仿宋_GB2312" w:eastAsia="仿宋_GB2312" w:cs="仿宋_GB2312"/>
          <w:color w:val="auto"/>
          <w:sz w:val="28"/>
          <w:szCs w:val="28"/>
          <w:highlight w:val="none"/>
          <w:lang w:val="en-US" w:eastAsia="zh-CN" w:bidi="ar"/>
          <w:rPrChange w:id="33" w:author="刘朋" w:date="2026-06-10T04:22:51Z">
            <w:rPr>
              <w:rFonts w:hint="eastAsia" w:ascii="宋体" w:hAnsi="宋体" w:cs="宋体"/>
              <w:color w:val="auto"/>
              <w:highlight w:val="none"/>
              <w:lang w:val="en-US" w:eastAsia="zh-CN" w:bidi="ar"/>
            </w:rPr>
          </w:rPrChange>
        </w:rPr>
        <w:t>实现</w:t>
      </w:r>
      <w:r>
        <w:rPr>
          <w:rFonts w:hint="eastAsia" w:ascii="仿宋_GB2312" w:hAnsi="仿宋_GB2312" w:eastAsia="仿宋_GB2312" w:cs="仿宋_GB2312"/>
          <w:color w:val="auto"/>
          <w:sz w:val="28"/>
          <w:szCs w:val="28"/>
          <w:highlight w:val="none"/>
          <w:lang w:bidi="ar"/>
          <w:rPrChange w:id="34" w:author="刘朋" w:date="2026-06-10T04:22:51Z">
            <w:rPr>
              <w:rFonts w:ascii="宋体" w:hAnsi="宋体" w:cs="宋体"/>
              <w:color w:val="auto"/>
              <w:highlight w:val="none"/>
              <w:lang w:bidi="ar"/>
            </w:rPr>
          </w:rPrChange>
        </w:rPr>
        <w:t>了ERP与各线路立体仓库系统的连通，仓库管理人员可以通过手机端直接对立体仓库系统进行出库、入库、上架等操作</w:t>
      </w:r>
      <w:del w:id="35" w:author="刘朋" w:date="2026-06-10T04:23:14Z">
        <w:r>
          <w:rPr>
            <w:rFonts w:hint="eastAsia" w:ascii="仿宋_GB2312" w:hAnsi="仿宋_GB2312" w:eastAsia="仿宋_GB2312" w:cs="仿宋_GB2312"/>
            <w:color w:val="auto"/>
            <w:sz w:val="28"/>
            <w:szCs w:val="28"/>
            <w:highlight w:val="none"/>
            <w:vertAlign w:val="superscript"/>
            <w:lang w:eastAsia="zh-CN" w:bidi="ar"/>
            <w:rPrChange w:id="36" w:author="刘朋" w:date="2026-06-10T04:22:51Z">
              <w:rPr>
                <w:rFonts w:hint="eastAsia" w:ascii="宋体" w:hAnsi="宋体" w:cs="宋体"/>
                <w:color w:val="auto"/>
                <w:sz w:val="21"/>
                <w:highlight w:val="none"/>
                <w:vertAlign w:val="superscript"/>
                <w:lang w:eastAsia="zh-CN" w:bidi="ar"/>
              </w:rPr>
            </w:rPrChange>
          </w:rPr>
          <w:delText>【</w:delText>
        </w:r>
      </w:del>
      <w:del w:id="38" w:author="刘朋" w:date="2026-06-10T04:23:14Z">
        <w:r>
          <w:rPr>
            <w:rFonts w:hint="eastAsia" w:ascii="仿宋_GB2312" w:hAnsi="仿宋_GB2312" w:eastAsia="仿宋_GB2312" w:cs="仿宋_GB2312"/>
            <w:color w:val="auto"/>
            <w:sz w:val="28"/>
            <w:szCs w:val="28"/>
            <w:highlight w:val="none"/>
            <w:vertAlign w:val="superscript"/>
            <w:lang w:val="en-US" w:eastAsia="zh-CN" w:bidi="ar"/>
            <w:rPrChange w:id="39" w:author="刘朋" w:date="2026-06-10T04:22:51Z">
              <w:rPr>
                <w:rFonts w:hint="eastAsia" w:ascii="宋体" w:hAnsi="宋体" w:cs="宋体"/>
                <w:color w:val="auto"/>
                <w:sz w:val="21"/>
                <w:highlight w:val="none"/>
                <w:vertAlign w:val="superscript"/>
                <w:lang w:val="en-US" w:eastAsia="zh-CN" w:bidi="ar"/>
              </w:rPr>
            </w:rPrChange>
          </w:rPr>
          <w:delText>2</w:delText>
        </w:r>
      </w:del>
      <w:del w:id="41" w:author="刘朋" w:date="2026-06-10T04:23:14Z">
        <w:r>
          <w:rPr>
            <w:rFonts w:hint="eastAsia" w:ascii="仿宋_GB2312" w:hAnsi="仿宋_GB2312" w:eastAsia="仿宋_GB2312" w:cs="仿宋_GB2312"/>
            <w:color w:val="auto"/>
            <w:sz w:val="28"/>
            <w:szCs w:val="28"/>
            <w:highlight w:val="none"/>
            <w:vertAlign w:val="superscript"/>
            <w:lang w:eastAsia="zh-CN" w:bidi="ar"/>
            <w:rPrChange w:id="42" w:author="刘朋" w:date="2026-06-10T04:22:51Z">
              <w:rPr>
                <w:rFonts w:hint="eastAsia" w:ascii="宋体" w:hAnsi="宋体" w:cs="宋体"/>
                <w:color w:val="auto"/>
                <w:sz w:val="21"/>
                <w:highlight w:val="none"/>
                <w:vertAlign w:val="superscript"/>
                <w:lang w:eastAsia="zh-CN" w:bidi="ar"/>
              </w:rPr>
            </w:rPrChange>
          </w:rPr>
          <w:delText>】</w:delText>
        </w:r>
      </w:del>
      <w:r>
        <w:rPr>
          <w:rFonts w:hint="eastAsia" w:ascii="仿宋_GB2312" w:hAnsi="仿宋_GB2312" w:eastAsia="仿宋_GB2312" w:cs="仿宋_GB2312"/>
          <w:color w:val="auto"/>
          <w:sz w:val="28"/>
          <w:szCs w:val="28"/>
          <w:highlight w:val="none"/>
          <w:lang w:bidi="ar"/>
          <w:rPrChange w:id="44" w:author="刘朋" w:date="2026-06-10T04:22:51Z">
            <w:rPr>
              <w:rFonts w:ascii="宋体" w:hAnsi="宋体" w:cs="宋体"/>
              <w:color w:val="auto"/>
              <w:highlight w:val="none"/>
              <w:lang w:bidi="ar"/>
            </w:rPr>
          </w:rPrChange>
        </w:rPr>
        <w:t>，</w:t>
      </w:r>
      <w:r>
        <w:rPr>
          <w:rFonts w:hint="eastAsia" w:ascii="仿宋_GB2312" w:hAnsi="仿宋_GB2312" w:eastAsia="仿宋_GB2312" w:cs="仿宋_GB2312"/>
          <w:color w:val="auto"/>
          <w:sz w:val="28"/>
          <w:szCs w:val="28"/>
          <w:highlight w:val="none"/>
          <w:lang w:val="en-US" w:eastAsia="zh-CN" w:bidi="ar"/>
          <w:rPrChange w:id="45" w:author="刘朋" w:date="2026-06-10T04:22:51Z">
            <w:rPr>
              <w:rFonts w:hint="eastAsia" w:ascii="宋体" w:hAnsi="宋体" w:cs="宋体"/>
              <w:color w:val="auto"/>
              <w:highlight w:val="none"/>
              <w:lang w:val="en-US" w:eastAsia="zh-CN" w:bidi="ar"/>
            </w:rPr>
          </w:rPrChange>
        </w:rPr>
        <w:t>使得</w:t>
      </w:r>
      <w:r>
        <w:rPr>
          <w:rFonts w:hint="eastAsia" w:ascii="仿宋_GB2312" w:hAnsi="仿宋_GB2312" w:eastAsia="仿宋_GB2312" w:cs="仿宋_GB2312"/>
          <w:color w:val="auto"/>
          <w:sz w:val="28"/>
          <w:szCs w:val="28"/>
          <w:highlight w:val="none"/>
          <w:lang w:bidi="ar"/>
          <w:rPrChange w:id="46" w:author="刘朋" w:date="2026-06-10T04:22:51Z">
            <w:rPr>
              <w:rFonts w:ascii="宋体" w:hAnsi="宋体" w:cs="宋体"/>
              <w:color w:val="auto"/>
              <w:highlight w:val="none"/>
              <w:lang w:bidi="ar"/>
            </w:rPr>
          </w:rPrChange>
        </w:rPr>
        <w:t>仓储业务操作更加便捷、数据更加准确、整个业务流程更加高效。</w:t>
      </w:r>
    </w:p>
    <w:p w14:paraId="12F45706">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b/>
          <w:bCs/>
          <w:color w:val="auto"/>
          <w:sz w:val="28"/>
          <w:szCs w:val="28"/>
          <w:highlight w:val="none"/>
          <w:rPrChange w:id="47" w:author="刘朋" w:date="2026-06-10T04:22:51Z">
            <w:rPr>
              <w:rFonts w:hint="eastAsia" w:asciiTheme="majorEastAsia" w:hAnsiTheme="majorEastAsia" w:eastAsiaTheme="majorEastAsia" w:cstheme="majorEastAsia"/>
              <w:b/>
              <w:bCs/>
              <w:color w:val="auto"/>
              <w:sz w:val="21"/>
              <w:szCs w:val="21"/>
              <w:highlight w:val="none"/>
            </w:rPr>
          </w:rPrChange>
        </w:rPr>
      </w:pPr>
      <w:del w:id="48" w:author="刘朋" w:date="2026-06-10T04:23:41Z">
        <w:r>
          <w:rPr>
            <w:rFonts w:hint="eastAsia" w:ascii="仿宋_GB2312" w:hAnsi="仿宋_GB2312" w:eastAsia="仿宋_GB2312" w:cs="仿宋_GB2312"/>
            <w:b/>
            <w:bCs/>
            <w:color w:val="auto"/>
            <w:sz w:val="28"/>
            <w:szCs w:val="28"/>
            <w:highlight w:val="none"/>
            <w:rPrChange w:id="49" w:author="刘朋" w:date="2026-06-10T04:22:51Z">
              <w:rPr>
                <w:rFonts w:hint="eastAsia" w:asciiTheme="majorEastAsia" w:hAnsiTheme="majorEastAsia" w:eastAsiaTheme="majorEastAsia" w:cstheme="majorEastAsia"/>
                <w:b/>
                <w:bCs/>
                <w:color w:val="auto"/>
                <w:sz w:val="21"/>
                <w:szCs w:val="21"/>
                <w:highlight w:val="none"/>
              </w:rPr>
            </w:rPrChange>
          </w:rPr>
          <w:delText>2.</w:delText>
        </w:r>
      </w:del>
      <w:r>
        <w:rPr>
          <w:rFonts w:hint="eastAsia" w:ascii="仿宋_GB2312" w:hAnsi="仿宋_GB2312" w:eastAsia="仿宋_GB2312" w:cs="仿宋_GB2312"/>
          <w:b/>
          <w:bCs/>
          <w:color w:val="auto"/>
          <w:sz w:val="28"/>
          <w:szCs w:val="28"/>
          <w:highlight w:val="none"/>
          <w:rPrChange w:id="51" w:author="刘朋" w:date="2026-06-10T04:22:51Z">
            <w:rPr>
              <w:rFonts w:hint="eastAsia" w:asciiTheme="majorEastAsia" w:hAnsiTheme="majorEastAsia" w:eastAsiaTheme="majorEastAsia" w:cstheme="majorEastAsia"/>
              <w:b/>
              <w:bCs/>
              <w:color w:val="auto"/>
              <w:sz w:val="21"/>
              <w:szCs w:val="21"/>
              <w:highlight w:val="none"/>
            </w:rPr>
          </w:rPrChange>
        </w:rPr>
        <w:t>2</w:t>
      </w:r>
      <w:ins w:id="52" w:author="刘朋" w:date="2026-06-10T04:23:42Z">
        <w:r>
          <w:rPr>
            <w:rFonts w:hint="eastAsia" w:ascii="仿宋_GB2312" w:hAnsi="仿宋_GB2312" w:eastAsia="仿宋_GB2312" w:cs="仿宋_GB2312"/>
            <w:b/>
            <w:bCs/>
            <w:color w:val="auto"/>
            <w:sz w:val="28"/>
            <w:szCs w:val="28"/>
            <w:highlight w:val="none"/>
            <w:lang w:val="en-US" w:eastAsia="zh-CN"/>
          </w:rPr>
          <w:t>.</w:t>
        </w:r>
      </w:ins>
      <w:r>
        <w:rPr>
          <w:rFonts w:hint="eastAsia" w:ascii="仿宋_GB2312" w:hAnsi="仿宋_GB2312" w:eastAsia="仿宋_GB2312" w:cs="仿宋_GB2312"/>
          <w:b/>
          <w:bCs/>
          <w:color w:val="auto"/>
          <w:sz w:val="28"/>
          <w:szCs w:val="28"/>
          <w:highlight w:val="none"/>
          <w:rPrChange w:id="53" w:author="刘朋" w:date="2026-06-10T04:22:51Z">
            <w:rPr>
              <w:rFonts w:hint="eastAsia" w:asciiTheme="majorEastAsia" w:hAnsiTheme="majorEastAsia" w:eastAsiaTheme="majorEastAsia" w:cstheme="majorEastAsia"/>
              <w:b/>
              <w:bCs/>
              <w:color w:val="auto"/>
              <w:sz w:val="21"/>
              <w:szCs w:val="21"/>
              <w:highlight w:val="none"/>
            </w:rPr>
          </w:rPrChange>
        </w:rPr>
        <w:t xml:space="preserve"> </w:t>
      </w:r>
      <w:r>
        <w:rPr>
          <w:rFonts w:hint="eastAsia" w:ascii="仿宋_GB2312" w:hAnsi="仿宋_GB2312" w:eastAsia="仿宋_GB2312" w:cs="仿宋_GB2312"/>
          <w:b/>
          <w:bCs/>
          <w:color w:val="auto"/>
          <w:sz w:val="28"/>
          <w:szCs w:val="28"/>
          <w:highlight w:val="none"/>
          <w:lang w:val="en-US" w:eastAsia="zh-CN"/>
          <w:rPrChange w:id="54"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WMS系统</w:t>
      </w:r>
      <w:r>
        <w:rPr>
          <w:rFonts w:hint="eastAsia" w:ascii="仿宋_GB2312" w:hAnsi="仿宋_GB2312" w:eastAsia="仿宋_GB2312" w:cs="仿宋_GB2312"/>
          <w:b/>
          <w:bCs/>
          <w:color w:val="auto"/>
          <w:sz w:val="28"/>
          <w:szCs w:val="28"/>
          <w:highlight w:val="none"/>
          <w:rPrChange w:id="55" w:author="刘朋" w:date="2026-06-10T04:22:51Z">
            <w:rPr>
              <w:rFonts w:hint="eastAsia" w:asciiTheme="majorEastAsia" w:hAnsiTheme="majorEastAsia" w:eastAsiaTheme="majorEastAsia" w:cstheme="majorEastAsia"/>
              <w:b/>
              <w:bCs/>
              <w:color w:val="auto"/>
              <w:sz w:val="21"/>
              <w:szCs w:val="21"/>
              <w:highlight w:val="none"/>
            </w:rPr>
          </w:rPrChange>
        </w:rPr>
        <w:t>架构</w:t>
      </w:r>
      <w:r>
        <w:rPr>
          <w:rFonts w:hint="eastAsia" w:ascii="仿宋_GB2312" w:hAnsi="仿宋_GB2312" w:eastAsia="仿宋_GB2312" w:cs="仿宋_GB2312"/>
          <w:b/>
          <w:bCs/>
          <w:color w:val="auto"/>
          <w:sz w:val="28"/>
          <w:szCs w:val="28"/>
          <w:highlight w:val="none"/>
          <w:lang w:val="en-US" w:eastAsia="zh-CN"/>
          <w:rPrChange w:id="56"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设计</w:t>
      </w:r>
    </w:p>
    <w:p w14:paraId="5A2E03EB">
      <w:pPr>
        <w:jc w:val="center"/>
        <w:rPr>
          <w:rFonts w:hint="eastAsia" w:ascii="仿宋_GB2312" w:hAnsi="仿宋_GB2312" w:eastAsia="仿宋_GB2312" w:cs="仿宋_GB2312"/>
          <w:color w:val="auto"/>
          <w:sz w:val="28"/>
          <w:szCs w:val="28"/>
          <w:highlight w:val="none"/>
          <w:rPrChange w:id="57" w:author="刘朋" w:date="2026-06-10T04:22:51Z">
            <w:rPr>
              <w:color w:val="auto"/>
              <w:highlight w:val="none"/>
            </w:rPr>
          </w:rPrChange>
        </w:rPr>
      </w:pPr>
      <w:r>
        <w:rPr>
          <w:rFonts w:hint="eastAsia" w:ascii="仿宋_GB2312" w:hAnsi="仿宋_GB2312" w:eastAsia="仿宋_GB2312" w:cs="仿宋_GB2312"/>
          <w:color w:val="auto"/>
          <w:sz w:val="28"/>
          <w:szCs w:val="28"/>
          <w:highlight w:val="none"/>
          <w:rPrChange w:id="59" w:author="刘朋" w:date="2026-06-10T04:22:51Z">
            <w:rPr>
              <w:color w:val="auto"/>
              <w:highlight w:val="none"/>
            </w:rPr>
          </w:rPrChange>
        </w:rPr>
        <w:drawing>
          <wp:inline distT="0" distB="0" distL="114300" distR="114300">
            <wp:extent cx="5078095" cy="2437130"/>
            <wp:effectExtent l="0" t="0" r="8255" b="127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4"/>
                    <a:stretch>
                      <a:fillRect/>
                    </a:stretch>
                  </pic:blipFill>
                  <pic:spPr>
                    <a:xfrm>
                      <a:off x="0" y="0"/>
                      <a:ext cx="5078095" cy="2437130"/>
                    </a:xfrm>
                    <a:prstGeom prst="rect">
                      <a:avLst/>
                    </a:prstGeom>
                    <a:noFill/>
                    <a:ln>
                      <a:noFill/>
                    </a:ln>
                  </pic:spPr>
                </pic:pic>
              </a:graphicData>
            </a:graphic>
          </wp:inline>
        </w:drawing>
      </w:r>
    </w:p>
    <w:p w14:paraId="00DDF44D">
      <w:pPr>
        <w:jc w:val="center"/>
        <w:rPr>
          <w:rFonts w:hint="eastAsia" w:ascii="仿宋_GB2312" w:hAnsi="仿宋_GB2312" w:eastAsia="仿宋_GB2312" w:cs="仿宋_GB2312"/>
          <w:color w:val="auto"/>
          <w:sz w:val="28"/>
          <w:szCs w:val="28"/>
          <w:highlight w:val="none"/>
          <w:rPrChange w:id="60" w:author="刘朋" w:date="2026-06-10T04:22:51Z">
            <w:rPr>
              <w:rFonts w:ascii="宋体" w:hAnsi="宋体" w:cs="宋体"/>
              <w:color w:val="auto"/>
              <w:highlight w:val="none"/>
            </w:rPr>
          </w:rPrChange>
        </w:rPr>
      </w:pPr>
      <w:r>
        <w:rPr>
          <w:rFonts w:hint="eastAsia" w:ascii="仿宋_GB2312" w:hAnsi="仿宋_GB2312" w:eastAsia="仿宋_GB2312" w:cs="仿宋_GB2312"/>
          <w:color w:val="auto"/>
          <w:sz w:val="28"/>
          <w:szCs w:val="28"/>
          <w:highlight w:val="none"/>
          <w:rPrChange w:id="61" w:author="刘朋" w:date="2026-06-10T04:22:51Z">
            <w:rPr>
              <w:rFonts w:hint="eastAsia" w:ascii="宋体" w:hAnsi="宋体" w:cs="宋体"/>
              <w:color w:val="auto"/>
              <w:highlight w:val="none"/>
            </w:rPr>
          </w:rPrChange>
        </w:rPr>
        <w:t>图1：系统总体架构图</w:t>
      </w:r>
    </w:p>
    <w:p w14:paraId="43F8504D">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b/>
          <w:bCs/>
          <w:color w:val="auto"/>
          <w:sz w:val="28"/>
          <w:szCs w:val="28"/>
          <w:highlight w:val="none"/>
          <w:lang w:val="en-US" w:eastAsia="zh-CN"/>
          <w:rPrChange w:id="62" w:author="刘朋" w:date="2026-06-10T04:22:51Z">
            <w:rPr>
              <w:rFonts w:hint="default" w:asciiTheme="majorEastAsia" w:hAnsiTheme="majorEastAsia" w:eastAsiaTheme="majorEastAsia" w:cstheme="majorEastAsia"/>
              <w:b/>
              <w:bCs/>
              <w:color w:val="auto"/>
              <w:sz w:val="21"/>
              <w:szCs w:val="21"/>
              <w:highlight w:val="none"/>
              <w:lang w:val="en-US" w:eastAsia="zh-CN"/>
            </w:rPr>
          </w:rPrChange>
        </w:rPr>
      </w:pPr>
      <w:del w:id="63" w:author="刘朋" w:date="2026-06-10T04:23:46Z">
        <w:r>
          <w:rPr>
            <w:rFonts w:hint="eastAsia" w:ascii="仿宋_GB2312" w:hAnsi="仿宋_GB2312" w:eastAsia="仿宋_GB2312" w:cs="仿宋_GB2312"/>
            <w:b/>
            <w:bCs/>
            <w:color w:val="auto"/>
            <w:sz w:val="28"/>
            <w:szCs w:val="28"/>
            <w:highlight w:val="none"/>
            <w:rPrChange w:id="64" w:author="刘朋" w:date="2026-06-10T04:22:51Z">
              <w:rPr>
                <w:rFonts w:hint="eastAsia" w:asciiTheme="majorEastAsia" w:hAnsiTheme="majorEastAsia" w:eastAsiaTheme="majorEastAsia" w:cstheme="majorEastAsia"/>
                <w:b/>
                <w:bCs/>
                <w:color w:val="auto"/>
                <w:sz w:val="21"/>
                <w:szCs w:val="21"/>
                <w:highlight w:val="none"/>
              </w:rPr>
            </w:rPrChange>
          </w:rPr>
          <w:delText>2.</w:delText>
        </w:r>
      </w:del>
      <w:r>
        <w:rPr>
          <w:rFonts w:hint="eastAsia" w:ascii="仿宋_GB2312" w:hAnsi="仿宋_GB2312" w:eastAsia="仿宋_GB2312" w:cs="仿宋_GB2312"/>
          <w:b/>
          <w:bCs/>
          <w:color w:val="auto"/>
          <w:sz w:val="28"/>
          <w:szCs w:val="28"/>
          <w:highlight w:val="none"/>
          <w:rPrChange w:id="66" w:author="刘朋" w:date="2026-06-10T04:22:51Z">
            <w:rPr>
              <w:rFonts w:hint="eastAsia" w:asciiTheme="majorEastAsia" w:hAnsiTheme="majorEastAsia" w:eastAsiaTheme="majorEastAsia" w:cstheme="majorEastAsia"/>
              <w:b/>
              <w:bCs/>
              <w:color w:val="auto"/>
              <w:sz w:val="21"/>
              <w:szCs w:val="21"/>
              <w:highlight w:val="none"/>
            </w:rPr>
          </w:rPrChange>
        </w:rPr>
        <w:t xml:space="preserve">3 </w:t>
      </w:r>
      <w:r>
        <w:rPr>
          <w:rFonts w:hint="eastAsia" w:ascii="仿宋_GB2312" w:hAnsi="仿宋_GB2312" w:eastAsia="仿宋_GB2312" w:cs="仿宋_GB2312"/>
          <w:b/>
          <w:bCs/>
          <w:color w:val="auto"/>
          <w:sz w:val="28"/>
          <w:szCs w:val="28"/>
          <w:highlight w:val="none"/>
          <w:lang w:val="en-US" w:eastAsia="zh-CN"/>
          <w:rPrChange w:id="67"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WMS的</w:t>
      </w:r>
      <w:r>
        <w:rPr>
          <w:rFonts w:hint="eastAsia" w:ascii="仿宋_GB2312" w:hAnsi="仿宋_GB2312" w:eastAsia="仿宋_GB2312" w:cs="仿宋_GB2312"/>
          <w:b/>
          <w:bCs/>
          <w:color w:val="auto"/>
          <w:sz w:val="28"/>
          <w:szCs w:val="28"/>
          <w:highlight w:val="none"/>
          <w:rPrChange w:id="68" w:author="刘朋" w:date="2026-06-10T04:22:51Z">
            <w:rPr>
              <w:rFonts w:hint="eastAsia" w:asciiTheme="majorEastAsia" w:hAnsiTheme="majorEastAsia" w:eastAsiaTheme="majorEastAsia" w:cstheme="majorEastAsia"/>
              <w:b/>
              <w:bCs/>
              <w:color w:val="auto"/>
              <w:sz w:val="21"/>
              <w:szCs w:val="21"/>
              <w:highlight w:val="none"/>
            </w:rPr>
          </w:rPrChange>
        </w:rPr>
        <w:t>流程</w:t>
      </w:r>
      <w:r>
        <w:rPr>
          <w:rFonts w:hint="eastAsia" w:ascii="仿宋_GB2312" w:hAnsi="仿宋_GB2312" w:eastAsia="仿宋_GB2312" w:cs="仿宋_GB2312"/>
          <w:b/>
          <w:bCs/>
          <w:color w:val="auto"/>
          <w:sz w:val="28"/>
          <w:szCs w:val="28"/>
          <w:highlight w:val="none"/>
          <w:lang w:val="en-US" w:eastAsia="zh-CN"/>
          <w:rPrChange w:id="69"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设计方案</w:t>
      </w:r>
    </w:p>
    <w:p w14:paraId="25510F2C">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b/>
          <w:bCs/>
          <w:color w:val="auto"/>
          <w:sz w:val="28"/>
          <w:szCs w:val="28"/>
          <w:highlight w:val="none"/>
          <w:lang w:val="en-US" w:eastAsia="zh-CN"/>
          <w:rPrChange w:id="70"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pPr>
      <w:del w:id="71" w:author="刘朋" w:date="2026-06-10T04:23:50Z">
        <w:r>
          <w:rPr>
            <w:rFonts w:hint="eastAsia" w:ascii="仿宋_GB2312" w:hAnsi="仿宋_GB2312" w:eastAsia="仿宋_GB2312" w:cs="仿宋_GB2312"/>
            <w:b/>
            <w:bCs/>
            <w:color w:val="auto"/>
            <w:sz w:val="28"/>
            <w:szCs w:val="28"/>
            <w:highlight w:val="none"/>
            <w:rPrChange w:id="72" w:author="刘朋" w:date="2026-06-10T04:22:51Z">
              <w:rPr>
                <w:rFonts w:hint="eastAsia" w:asciiTheme="majorEastAsia" w:hAnsiTheme="majorEastAsia" w:eastAsiaTheme="majorEastAsia" w:cstheme="majorEastAsia"/>
                <w:b/>
                <w:bCs/>
                <w:color w:val="auto"/>
                <w:sz w:val="21"/>
                <w:szCs w:val="21"/>
                <w:highlight w:val="none"/>
              </w:rPr>
            </w:rPrChange>
          </w:rPr>
          <w:delText>2.</w:delText>
        </w:r>
      </w:del>
      <w:r>
        <w:rPr>
          <w:rFonts w:hint="eastAsia" w:ascii="仿宋_GB2312" w:hAnsi="仿宋_GB2312" w:eastAsia="仿宋_GB2312" w:cs="仿宋_GB2312"/>
          <w:b/>
          <w:bCs/>
          <w:color w:val="auto"/>
          <w:sz w:val="28"/>
          <w:szCs w:val="28"/>
          <w:highlight w:val="none"/>
          <w:rPrChange w:id="74" w:author="刘朋" w:date="2026-06-10T04:22:51Z">
            <w:rPr>
              <w:rFonts w:hint="eastAsia" w:asciiTheme="majorEastAsia" w:hAnsiTheme="majorEastAsia" w:eastAsiaTheme="majorEastAsia" w:cstheme="majorEastAsia"/>
              <w:b/>
              <w:bCs/>
              <w:color w:val="auto"/>
              <w:sz w:val="21"/>
              <w:szCs w:val="21"/>
              <w:highlight w:val="none"/>
            </w:rPr>
          </w:rPrChange>
        </w:rPr>
        <w:t>3.1 采购入库</w:t>
      </w:r>
      <w:r>
        <w:rPr>
          <w:rFonts w:hint="eastAsia" w:ascii="仿宋_GB2312" w:hAnsi="仿宋_GB2312" w:eastAsia="仿宋_GB2312" w:cs="仿宋_GB2312"/>
          <w:b/>
          <w:bCs/>
          <w:color w:val="auto"/>
          <w:sz w:val="28"/>
          <w:szCs w:val="28"/>
          <w:highlight w:val="none"/>
          <w:lang w:val="en-US" w:eastAsia="zh-CN"/>
          <w:rPrChange w:id="75"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流程</w:t>
      </w:r>
    </w:p>
    <w:p w14:paraId="0FA1905E">
      <w:pPr>
        <w:jc w:val="center"/>
        <w:rPr>
          <w:rFonts w:hint="eastAsia" w:ascii="仿宋_GB2312" w:hAnsi="仿宋_GB2312" w:eastAsia="仿宋_GB2312" w:cs="仿宋_GB2312"/>
          <w:color w:val="auto"/>
          <w:sz w:val="28"/>
          <w:szCs w:val="28"/>
          <w:highlight w:val="none"/>
          <w:rPrChange w:id="76" w:author="刘朋" w:date="2026-06-10T04:22:51Z">
            <w:rPr>
              <w:color w:val="auto"/>
              <w:highlight w:val="none"/>
            </w:rPr>
          </w:rPrChange>
        </w:rPr>
      </w:pPr>
      <w:r>
        <w:rPr>
          <w:rFonts w:hint="eastAsia" w:ascii="仿宋_GB2312" w:hAnsi="仿宋_GB2312" w:eastAsia="仿宋_GB2312" w:cs="仿宋_GB2312"/>
          <w:color w:val="auto"/>
          <w:sz w:val="28"/>
          <w:szCs w:val="28"/>
          <w:highlight w:val="none"/>
          <w:rPrChange w:id="78" w:author="刘朋" w:date="2026-06-10T04:22:51Z">
            <w:rPr>
              <w:color w:val="auto"/>
              <w:highlight w:val="none"/>
            </w:rPr>
          </w:rPrChange>
        </w:rPr>
        <w:drawing>
          <wp:inline distT="0" distB="0" distL="114300" distR="114300">
            <wp:extent cx="4547870" cy="2776855"/>
            <wp:effectExtent l="0" t="0" r="5080" b="4445"/>
            <wp:docPr id="2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descr="IMG_257"/>
                    <pic:cNvPicPr>
                      <a:picLocks noChangeAspect="1"/>
                    </pic:cNvPicPr>
                  </pic:nvPicPr>
                  <pic:blipFill>
                    <a:blip r:embed="rId5"/>
                    <a:stretch>
                      <a:fillRect/>
                    </a:stretch>
                  </pic:blipFill>
                  <pic:spPr>
                    <a:xfrm>
                      <a:off x="0" y="0"/>
                      <a:ext cx="4547870" cy="2776855"/>
                    </a:xfrm>
                    <a:prstGeom prst="rect">
                      <a:avLst/>
                    </a:prstGeom>
                    <a:noFill/>
                    <a:ln w="9525">
                      <a:noFill/>
                    </a:ln>
                  </pic:spPr>
                </pic:pic>
              </a:graphicData>
            </a:graphic>
          </wp:inline>
        </w:drawing>
      </w:r>
    </w:p>
    <w:p w14:paraId="30FBAF2B">
      <w:pPr>
        <w:jc w:val="center"/>
        <w:rPr>
          <w:rFonts w:hint="eastAsia" w:ascii="仿宋_GB2312" w:hAnsi="仿宋_GB2312" w:eastAsia="仿宋_GB2312" w:cs="仿宋_GB2312"/>
          <w:color w:val="auto"/>
          <w:sz w:val="28"/>
          <w:szCs w:val="28"/>
          <w:highlight w:val="none"/>
          <w:lang w:bidi="ar"/>
          <w:rPrChange w:id="79" w:author="刘朋" w:date="2026-06-10T04:22:51Z">
            <w:rPr>
              <w:rFonts w:ascii="宋体" w:hAnsi="宋体" w:cs="宋体"/>
              <w:color w:val="auto"/>
              <w:sz w:val="24"/>
              <w:szCs w:val="24"/>
              <w:highlight w:val="none"/>
              <w:lang w:bidi="ar"/>
            </w:rPr>
          </w:rPrChange>
        </w:rPr>
      </w:pPr>
      <w:r>
        <w:rPr>
          <w:rFonts w:hint="eastAsia" w:ascii="仿宋_GB2312" w:hAnsi="仿宋_GB2312" w:eastAsia="仿宋_GB2312" w:cs="仿宋_GB2312"/>
          <w:color w:val="auto"/>
          <w:sz w:val="28"/>
          <w:szCs w:val="28"/>
          <w:highlight w:val="none"/>
          <w:rPrChange w:id="80" w:author="刘朋" w:date="2026-06-10T04:22:51Z">
            <w:rPr>
              <w:rFonts w:hint="eastAsia"/>
              <w:color w:val="auto"/>
              <w:highlight w:val="none"/>
            </w:rPr>
          </w:rPrChange>
        </w:rPr>
        <w:t>图2：入库流程</w:t>
      </w:r>
    </w:p>
    <w:p w14:paraId="69C02BE0">
      <w:pPr>
        <w:spacing w:line="26" w:lineRule="atLeast"/>
        <w:ind w:firstLine="560" w:firstLineChars="200"/>
        <w:jc w:val="left"/>
        <w:rPr>
          <w:rFonts w:hint="eastAsia" w:ascii="仿宋_GB2312" w:hAnsi="仿宋_GB2312" w:eastAsia="仿宋_GB2312" w:cs="仿宋_GB2312"/>
          <w:color w:val="auto"/>
          <w:sz w:val="28"/>
          <w:szCs w:val="28"/>
          <w:highlight w:val="none"/>
          <w:rPrChange w:id="81" w:author="刘朋" w:date="2026-06-10T04:22:51Z">
            <w:rPr>
              <w:color w:val="auto"/>
              <w:highlight w:val="none"/>
            </w:rPr>
          </w:rPrChange>
        </w:rPr>
      </w:pPr>
      <w:r>
        <w:rPr>
          <w:rFonts w:hint="eastAsia" w:ascii="仿宋_GB2312" w:hAnsi="仿宋_GB2312" w:eastAsia="仿宋_GB2312" w:cs="仿宋_GB2312"/>
          <w:color w:val="auto"/>
          <w:sz w:val="28"/>
          <w:szCs w:val="28"/>
          <w:highlight w:val="none"/>
          <w:lang w:bidi="ar"/>
          <w:rPrChange w:id="82" w:author="刘朋" w:date="2026-06-10T04:22:51Z">
            <w:rPr>
              <w:rFonts w:ascii="宋体" w:hAnsi="宋体" w:cs="宋体"/>
              <w:color w:val="auto"/>
              <w:highlight w:val="none"/>
              <w:lang w:bidi="ar"/>
            </w:rPr>
          </w:rPrChange>
        </w:rPr>
        <w:t>ERP系统的采购订单或者建设移交单，通过接口传至</w:t>
      </w:r>
      <w:r>
        <w:rPr>
          <w:rFonts w:hint="eastAsia" w:ascii="仿宋_GB2312" w:hAnsi="仿宋_GB2312" w:eastAsia="仿宋_GB2312" w:cs="仿宋_GB2312"/>
          <w:color w:val="auto"/>
          <w:sz w:val="28"/>
          <w:szCs w:val="28"/>
          <w:highlight w:val="none"/>
          <w:lang w:val="en-US" w:eastAsia="zh-CN" w:bidi="ar"/>
          <w:rPrChange w:id="83" w:author="刘朋" w:date="2026-06-10T04:22:51Z">
            <w:rPr>
              <w:rFonts w:hint="eastAsia" w:ascii="宋体" w:hAnsi="宋体" w:cs="宋体"/>
              <w:color w:val="auto"/>
              <w:highlight w:val="none"/>
              <w:lang w:val="en-US" w:eastAsia="zh-CN" w:bidi="ar"/>
            </w:rPr>
          </w:rPrChange>
        </w:rPr>
        <w:t>WMS</w:t>
      </w:r>
      <w:r>
        <w:rPr>
          <w:rFonts w:hint="eastAsia" w:ascii="仿宋_GB2312" w:hAnsi="仿宋_GB2312" w:eastAsia="仿宋_GB2312" w:cs="仿宋_GB2312"/>
          <w:color w:val="auto"/>
          <w:sz w:val="28"/>
          <w:szCs w:val="28"/>
          <w:highlight w:val="none"/>
          <w:lang w:bidi="ar"/>
          <w:rPrChange w:id="84" w:author="刘朋" w:date="2026-06-10T04:22:51Z">
            <w:rPr>
              <w:rFonts w:ascii="宋体" w:hAnsi="宋体" w:cs="宋体"/>
              <w:color w:val="auto"/>
              <w:highlight w:val="none"/>
              <w:lang w:bidi="ar"/>
            </w:rPr>
          </w:rPrChange>
        </w:rPr>
        <w:t>生成待检验清单，供应商通过VPN登录</w:t>
      </w:r>
      <w:r>
        <w:rPr>
          <w:rFonts w:hint="eastAsia" w:ascii="仿宋_GB2312" w:hAnsi="仿宋_GB2312" w:eastAsia="仿宋_GB2312" w:cs="仿宋_GB2312"/>
          <w:color w:val="auto"/>
          <w:sz w:val="28"/>
          <w:szCs w:val="28"/>
          <w:highlight w:val="none"/>
          <w:lang w:val="en-US" w:eastAsia="zh-CN" w:bidi="ar"/>
          <w:rPrChange w:id="85" w:author="刘朋" w:date="2026-06-10T04:22:51Z">
            <w:rPr>
              <w:rFonts w:hint="eastAsia" w:ascii="宋体" w:hAnsi="宋体" w:cs="宋体"/>
              <w:color w:val="auto"/>
              <w:highlight w:val="none"/>
              <w:lang w:val="en-US" w:eastAsia="zh-CN" w:bidi="ar"/>
            </w:rPr>
          </w:rPrChange>
        </w:rPr>
        <w:t>WMS</w:t>
      </w:r>
      <w:r>
        <w:rPr>
          <w:rFonts w:hint="eastAsia" w:ascii="仿宋_GB2312" w:hAnsi="仿宋_GB2312" w:eastAsia="仿宋_GB2312" w:cs="仿宋_GB2312"/>
          <w:color w:val="auto"/>
          <w:sz w:val="28"/>
          <w:szCs w:val="28"/>
          <w:highlight w:val="none"/>
          <w:lang w:bidi="ar"/>
          <w:rPrChange w:id="86" w:author="刘朋" w:date="2026-06-10T04:22:51Z">
            <w:rPr>
              <w:rFonts w:ascii="宋体" w:hAnsi="宋体" w:cs="宋体"/>
              <w:color w:val="auto"/>
              <w:highlight w:val="none"/>
              <w:lang w:bidi="ar"/>
            </w:rPr>
          </w:rPrChange>
        </w:rPr>
        <w:t>预约送货，经仓储工班长审批之后，生成送货单，供应商打印送货单与货物一起送至总库，总库仓管员</w:t>
      </w:r>
      <w:r>
        <w:rPr>
          <w:rFonts w:hint="eastAsia" w:ascii="仿宋_GB2312" w:hAnsi="仿宋_GB2312" w:eastAsia="仿宋_GB2312" w:cs="仿宋_GB2312"/>
          <w:color w:val="auto"/>
          <w:sz w:val="28"/>
          <w:szCs w:val="28"/>
          <w:highlight w:val="none"/>
          <w:lang w:val="en-US" w:eastAsia="zh-CN" w:bidi="ar"/>
          <w:rPrChange w:id="87" w:author="刘朋" w:date="2026-06-10T04:22:51Z">
            <w:rPr>
              <w:rFonts w:hint="eastAsia" w:ascii="宋体" w:hAnsi="宋体" w:cs="宋体"/>
              <w:color w:val="auto"/>
              <w:highlight w:val="none"/>
              <w:lang w:val="en-US" w:eastAsia="zh-CN" w:bidi="ar"/>
            </w:rPr>
          </w:rPrChange>
        </w:rPr>
        <w:t>根据</w:t>
      </w:r>
      <w:r>
        <w:rPr>
          <w:rFonts w:hint="eastAsia" w:ascii="仿宋_GB2312" w:hAnsi="仿宋_GB2312" w:eastAsia="仿宋_GB2312" w:cs="仿宋_GB2312"/>
          <w:color w:val="auto"/>
          <w:sz w:val="28"/>
          <w:szCs w:val="28"/>
          <w:highlight w:val="none"/>
          <w:lang w:bidi="ar"/>
          <w:rPrChange w:id="88" w:author="刘朋" w:date="2026-06-10T04:22:51Z">
            <w:rPr>
              <w:rFonts w:ascii="宋体" w:hAnsi="宋体" w:cs="宋体"/>
              <w:color w:val="auto"/>
              <w:highlight w:val="none"/>
              <w:lang w:bidi="ar"/>
            </w:rPr>
          </w:rPrChange>
        </w:rPr>
        <w:t>送货单批量打印物资二维码，粘贴二维码的</w:t>
      </w:r>
      <w:r>
        <w:rPr>
          <w:rFonts w:hint="eastAsia" w:ascii="仿宋_GB2312" w:hAnsi="仿宋_GB2312" w:eastAsia="仿宋_GB2312" w:cs="仿宋_GB2312"/>
          <w:color w:val="auto"/>
          <w:sz w:val="28"/>
          <w:szCs w:val="28"/>
          <w:highlight w:val="none"/>
          <w:lang w:val="en-US" w:eastAsia="zh-CN" w:bidi="ar"/>
          <w:rPrChange w:id="89" w:author="刘朋" w:date="2026-06-10T04:22:51Z">
            <w:rPr>
              <w:rFonts w:hint="eastAsia" w:ascii="宋体" w:hAnsi="宋体" w:cs="宋体"/>
              <w:color w:val="auto"/>
              <w:highlight w:val="none"/>
              <w:lang w:val="en-US" w:eastAsia="zh-CN" w:bidi="ar"/>
            </w:rPr>
          </w:rPrChange>
        </w:rPr>
        <w:t>同时</w:t>
      </w:r>
      <w:r>
        <w:rPr>
          <w:rFonts w:hint="eastAsia" w:ascii="仿宋_GB2312" w:hAnsi="仿宋_GB2312" w:eastAsia="仿宋_GB2312" w:cs="仿宋_GB2312"/>
          <w:color w:val="auto"/>
          <w:sz w:val="28"/>
          <w:szCs w:val="28"/>
          <w:highlight w:val="none"/>
          <w:lang w:bidi="ar"/>
          <w:rPrChange w:id="90" w:author="刘朋" w:date="2026-06-10T04:22:51Z">
            <w:rPr>
              <w:rFonts w:ascii="宋体" w:hAnsi="宋体" w:cs="宋体"/>
              <w:color w:val="auto"/>
              <w:highlight w:val="none"/>
              <w:lang w:bidi="ar"/>
            </w:rPr>
          </w:rPrChange>
        </w:rPr>
        <w:t>进行</w:t>
      </w:r>
      <w:r>
        <w:rPr>
          <w:rFonts w:hint="eastAsia" w:ascii="仿宋_GB2312" w:hAnsi="仿宋_GB2312" w:eastAsia="仿宋_GB2312" w:cs="仿宋_GB2312"/>
          <w:color w:val="auto"/>
          <w:sz w:val="28"/>
          <w:szCs w:val="28"/>
          <w:highlight w:val="none"/>
          <w:lang w:val="en-US" w:eastAsia="zh-CN" w:bidi="ar"/>
          <w:rPrChange w:id="91" w:author="刘朋" w:date="2026-06-10T04:22:51Z">
            <w:rPr>
              <w:rFonts w:hint="eastAsia" w:ascii="宋体" w:hAnsi="宋体" w:cs="宋体"/>
              <w:color w:val="auto"/>
              <w:highlight w:val="none"/>
              <w:lang w:val="en-US" w:eastAsia="zh-CN" w:bidi="ar"/>
            </w:rPr>
          </w:rPrChange>
        </w:rPr>
        <w:t>PDA</w:t>
      </w:r>
      <w:r>
        <w:rPr>
          <w:rFonts w:hint="eastAsia" w:ascii="仿宋_GB2312" w:hAnsi="仿宋_GB2312" w:eastAsia="仿宋_GB2312" w:cs="仿宋_GB2312"/>
          <w:color w:val="auto"/>
          <w:sz w:val="28"/>
          <w:szCs w:val="28"/>
          <w:highlight w:val="none"/>
          <w:lang w:bidi="ar"/>
          <w:rPrChange w:id="92" w:author="刘朋" w:date="2026-06-10T04:22:51Z">
            <w:rPr>
              <w:rFonts w:ascii="宋体" w:hAnsi="宋体" w:cs="宋体"/>
              <w:color w:val="auto"/>
              <w:highlight w:val="none"/>
              <w:lang w:bidi="ar"/>
            </w:rPr>
          </w:rPrChange>
        </w:rPr>
        <w:t>扫码验收，</w:t>
      </w:r>
      <w:r>
        <w:rPr>
          <w:rFonts w:hint="eastAsia" w:ascii="仿宋_GB2312" w:hAnsi="仿宋_GB2312" w:eastAsia="仿宋_GB2312" w:cs="仿宋_GB2312"/>
          <w:color w:val="auto"/>
          <w:sz w:val="28"/>
          <w:szCs w:val="28"/>
          <w:highlight w:val="none"/>
          <w:lang w:val="en-US" w:eastAsia="zh-CN" w:bidi="ar"/>
          <w:rPrChange w:id="93" w:author="刘朋" w:date="2026-06-10T04:22:51Z">
            <w:rPr>
              <w:rFonts w:hint="eastAsia" w:ascii="宋体" w:hAnsi="宋体" w:cs="宋体"/>
              <w:color w:val="auto"/>
              <w:highlight w:val="none"/>
              <w:lang w:val="en-US" w:eastAsia="zh-CN" w:bidi="ar"/>
            </w:rPr>
          </w:rPrChange>
        </w:rPr>
        <w:t>然后</w:t>
      </w:r>
      <w:r>
        <w:rPr>
          <w:rFonts w:hint="eastAsia" w:ascii="仿宋_GB2312" w:hAnsi="仿宋_GB2312" w:eastAsia="仿宋_GB2312" w:cs="仿宋_GB2312"/>
          <w:color w:val="auto"/>
          <w:sz w:val="28"/>
          <w:szCs w:val="28"/>
          <w:highlight w:val="none"/>
          <w:lang w:bidi="ar"/>
          <w:rPrChange w:id="94" w:author="刘朋" w:date="2026-06-10T04:22:51Z">
            <w:rPr>
              <w:rFonts w:ascii="宋体" w:hAnsi="宋体" w:cs="宋体"/>
              <w:color w:val="auto"/>
              <w:highlight w:val="none"/>
              <w:lang w:bidi="ar"/>
            </w:rPr>
          </w:rPrChange>
        </w:rPr>
        <w:t>系统通知使用部门验收工程师来现场进行质量验收，并在PDA上进行签字确认，</w:t>
      </w:r>
      <w:r>
        <w:rPr>
          <w:rFonts w:hint="eastAsia" w:ascii="仿宋_GB2312" w:hAnsi="仿宋_GB2312" w:eastAsia="仿宋_GB2312" w:cs="仿宋_GB2312"/>
          <w:color w:val="auto"/>
          <w:sz w:val="28"/>
          <w:szCs w:val="28"/>
          <w:highlight w:val="none"/>
          <w:lang w:val="en-US" w:eastAsia="zh-CN" w:bidi="ar"/>
          <w:rPrChange w:id="95" w:author="刘朋" w:date="2026-06-10T04:22:51Z">
            <w:rPr>
              <w:rFonts w:hint="eastAsia" w:ascii="宋体" w:hAnsi="宋体" w:cs="宋体"/>
              <w:color w:val="auto"/>
              <w:highlight w:val="none"/>
              <w:lang w:val="en-US" w:eastAsia="zh-CN" w:bidi="ar"/>
            </w:rPr>
          </w:rPrChange>
        </w:rPr>
        <w:t>最后经仓储</w:t>
      </w:r>
      <w:r>
        <w:rPr>
          <w:rFonts w:hint="eastAsia" w:ascii="仿宋_GB2312" w:hAnsi="仿宋_GB2312" w:eastAsia="仿宋_GB2312" w:cs="仿宋_GB2312"/>
          <w:color w:val="auto"/>
          <w:sz w:val="28"/>
          <w:szCs w:val="28"/>
          <w:highlight w:val="none"/>
          <w:lang w:bidi="ar"/>
          <w:rPrChange w:id="96" w:author="刘朋" w:date="2026-06-10T04:22:51Z">
            <w:rPr>
              <w:rFonts w:ascii="宋体" w:hAnsi="宋体" w:cs="宋体"/>
              <w:color w:val="auto"/>
              <w:highlight w:val="none"/>
              <w:lang w:bidi="ar"/>
            </w:rPr>
          </w:rPrChange>
        </w:rPr>
        <w:t>工班长审核之后，</w:t>
      </w:r>
      <w:r>
        <w:rPr>
          <w:rFonts w:hint="eastAsia" w:ascii="仿宋_GB2312" w:hAnsi="仿宋_GB2312" w:eastAsia="仿宋_GB2312" w:cs="仿宋_GB2312"/>
          <w:color w:val="auto"/>
          <w:sz w:val="28"/>
          <w:szCs w:val="28"/>
          <w:highlight w:val="none"/>
          <w:lang w:val="en-US" w:eastAsia="zh-CN" w:bidi="ar"/>
          <w:rPrChange w:id="97" w:author="刘朋" w:date="2026-06-10T04:22:51Z">
            <w:rPr>
              <w:rFonts w:hint="eastAsia" w:ascii="宋体" w:hAnsi="宋体" w:cs="宋体"/>
              <w:color w:val="auto"/>
              <w:highlight w:val="none"/>
              <w:lang w:val="en-US" w:eastAsia="zh-CN" w:bidi="ar"/>
            </w:rPr>
          </w:rPrChange>
        </w:rPr>
        <w:t>物资</w:t>
      </w:r>
      <w:r>
        <w:rPr>
          <w:rFonts w:hint="eastAsia" w:ascii="仿宋_GB2312" w:hAnsi="仿宋_GB2312" w:eastAsia="仿宋_GB2312" w:cs="仿宋_GB2312"/>
          <w:color w:val="auto"/>
          <w:sz w:val="28"/>
          <w:szCs w:val="28"/>
          <w:highlight w:val="none"/>
          <w:lang w:bidi="ar"/>
          <w:rPrChange w:id="98" w:author="刘朋" w:date="2026-06-10T04:22:51Z">
            <w:rPr>
              <w:rFonts w:ascii="宋体" w:hAnsi="宋体" w:cs="宋体"/>
              <w:color w:val="auto"/>
              <w:highlight w:val="none"/>
              <w:lang w:bidi="ar"/>
            </w:rPr>
          </w:rPrChange>
        </w:rPr>
        <w:t>上架，库存数据回传ERP完成入库记账。期间如果发生质量不合格等问题，可以在PDA上直接进行退至供应商，待检验清单重新进行数量统计。</w:t>
      </w:r>
    </w:p>
    <w:p w14:paraId="1801314A">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b/>
          <w:bCs/>
          <w:color w:val="auto"/>
          <w:sz w:val="28"/>
          <w:szCs w:val="28"/>
          <w:highlight w:val="none"/>
          <w:lang w:val="en-US" w:eastAsia="zh-CN"/>
          <w:rPrChange w:id="99"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pPr>
      <w:del w:id="100" w:author="刘朋" w:date="2026-06-10T04:23:56Z">
        <w:r>
          <w:rPr>
            <w:rFonts w:hint="eastAsia" w:ascii="仿宋_GB2312" w:hAnsi="仿宋_GB2312" w:eastAsia="仿宋_GB2312" w:cs="仿宋_GB2312"/>
            <w:b/>
            <w:bCs/>
            <w:color w:val="auto"/>
            <w:sz w:val="28"/>
            <w:szCs w:val="28"/>
            <w:highlight w:val="none"/>
            <w:rPrChange w:id="101" w:author="刘朋" w:date="2026-06-10T04:22:51Z">
              <w:rPr>
                <w:rFonts w:hint="eastAsia" w:asciiTheme="majorEastAsia" w:hAnsiTheme="majorEastAsia" w:eastAsiaTheme="majorEastAsia" w:cstheme="majorEastAsia"/>
                <w:b/>
                <w:bCs/>
                <w:color w:val="auto"/>
                <w:sz w:val="21"/>
                <w:szCs w:val="21"/>
                <w:highlight w:val="none"/>
              </w:rPr>
            </w:rPrChange>
          </w:rPr>
          <w:delText>2.</w:delText>
        </w:r>
      </w:del>
      <w:r>
        <w:rPr>
          <w:rFonts w:hint="eastAsia" w:ascii="仿宋_GB2312" w:hAnsi="仿宋_GB2312" w:eastAsia="仿宋_GB2312" w:cs="仿宋_GB2312"/>
          <w:b/>
          <w:bCs/>
          <w:color w:val="auto"/>
          <w:sz w:val="28"/>
          <w:szCs w:val="28"/>
          <w:highlight w:val="none"/>
          <w:rPrChange w:id="103" w:author="刘朋" w:date="2026-06-10T04:22:51Z">
            <w:rPr>
              <w:rFonts w:hint="eastAsia" w:asciiTheme="majorEastAsia" w:hAnsiTheme="majorEastAsia" w:eastAsiaTheme="majorEastAsia" w:cstheme="majorEastAsia"/>
              <w:b/>
              <w:bCs/>
              <w:color w:val="auto"/>
              <w:sz w:val="21"/>
              <w:szCs w:val="21"/>
              <w:highlight w:val="none"/>
            </w:rPr>
          </w:rPrChange>
        </w:rPr>
        <w:t>3.2 出库发料</w:t>
      </w:r>
      <w:r>
        <w:rPr>
          <w:rFonts w:hint="eastAsia" w:ascii="仿宋_GB2312" w:hAnsi="仿宋_GB2312" w:eastAsia="仿宋_GB2312" w:cs="仿宋_GB2312"/>
          <w:b/>
          <w:bCs/>
          <w:color w:val="auto"/>
          <w:sz w:val="28"/>
          <w:szCs w:val="28"/>
          <w:highlight w:val="none"/>
          <w:lang w:val="en-US" w:eastAsia="zh-CN"/>
          <w:rPrChange w:id="104"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流程</w:t>
      </w:r>
    </w:p>
    <w:p w14:paraId="27E568F4">
      <w:pPr>
        <w:jc w:val="center"/>
        <w:rPr>
          <w:rFonts w:hint="eastAsia" w:ascii="仿宋_GB2312" w:hAnsi="仿宋_GB2312" w:eastAsia="仿宋_GB2312" w:cs="仿宋_GB2312"/>
          <w:color w:val="auto"/>
          <w:sz w:val="28"/>
          <w:szCs w:val="28"/>
          <w:highlight w:val="none"/>
          <w:rPrChange w:id="105" w:author="刘朋" w:date="2026-06-10T04:22:51Z">
            <w:rPr>
              <w:color w:val="auto"/>
              <w:highlight w:val="none"/>
            </w:rPr>
          </w:rPrChange>
        </w:rPr>
      </w:pPr>
      <w:r>
        <w:rPr>
          <w:rFonts w:hint="eastAsia" w:ascii="仿宋_GB2312" w:hAnsi="仿宋_GB2312" w:eastAsia="仿宋_GB2312" w:cs="仿宋_GB2312"/>
          <w:color w:val="auto"/>
          <w:sz w:val="28"/>
          <w:szCs w:val="28"/>
          <w:highlight w:val="none"/>
          <w:rPrChange w:id="107" w:author="刘朋" w:date="2026-06-10T04:22:51Z">
            <w:rPr>
              <w:color w:val="auto"/>
              <w:highlight w:val="none"/>
            </w:rPr>
          </w:rPrChange>
        </w:rPr>
        <w:drawing>
          <wp:inline distT="0" distB="0" distL="114300" distR="114300">
            <wp:extent cx="2799080" cy="2734310"/>
            <wp:effectExtent l="0" t="0" r="1270" b="8890"/>
            <wp:docPr id="2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descr="IMG_258"/>
                    <pic:cNvPicPr>
                      <a:picLocks noChangeAspect="1"/>
                    </pic:cNvPicPr>
                  </pic:nvPicPr>
                  <pic:blipFill>
                    <a:blip r:embed="rId6"/>
                    <a:stretch>
                      <a:fillRect/>
                    </a:stretch>
                  </pic:blipFill>
                  <pic:spPr>
                    <a:xfrm>
                      <a:off x="0" y="0"/>
                      <a:ext cx="2799080" cy="2734310"/>
                    </a:xfrm>
                    <a:prstGeom prst="rect">
                      <a:avLst/>
                    </a:prstGeom>
                    <a:noFill/>
                    <a:ln w="9525">
                      <a:noFill/>
                    </a:ln>
                  </pic:spPr>
                </pic:pic>
              </a:graphicData>
            </a:graphic>
          </wp:inline>
        </w:drawing>
      </w:r>
    </w:p>
    <w:p w14:paraId="43806BA5">
      <w:pPr>
        <w:jc w:val="center"/>
        <w:rPr>
          <w:rFonts w:hint="eastAsia" w:ascii="仿宋_GB2312" w:hAnsi="仿宋_GB2312" w:eastAsia="仿宋_GB2312" w:cs="仿宋_GB2312"/>
          <w:color w:val="auto"/>
          <w:sz w:val="28"/>
          <w:szCs w:val="28"/>
          <w:highlight w:val="none"/>
          <w:rPrChange w:id="108" w:author="刘朋" w:date="2026-06-10T04:22:51Z">
            <w:rPr>
              <w:color w:val="auto"/>
              <w:highlight w:val="none"/>
            </w:rPr>
          </w:rPrChange>
        </w:rPr>
      </w:pPr>
      <w:r>
        <w:rPr>
          <w:rFonts w:hint="eastAsia" w:ascii="仿宋_GB2312" w:hAnsi="仿宋_GB2312" w:eastAsia="仿宋_GB2312" w:cs="仿宋_GB2312"/>
          <w:color w:val="auto"/>
          <w:sz w:val="28"/>
          <w:szCs w:val="28"/>
          <w:highlight w:val="none"/>
          <w:rPrChange w:id="109" w:author="刘朋" w:date="2026-06-10T04:22:51Z">
            <w:rPr>
              <w:rFonts w:hint="eastAsia"/>
              <w:color w:val="auto"/>
              <w:highlight w:val="none"/>
            </w:rPr>
          </w:rPrChange>
        </w:rPr>
        <w:t>图3：总库出移库流程</w:t>
      </w:r>
    </w:p>
    <w:p w14:paraId="757793BC">
      <w:pPr>
        <w:jc w:val="center"/>
        <w:rPr>
          <w:rFonts w:hint="eastAsia" w:ascii="仿宋_GB2312" w:hAnsi="仿宋_GB2312" w:eastAsia="仿宋_GB2312" w:cs="仿宋_GB2312"/>
          <w:color w:val="auto"/>
          <w:sz w:val="28"/>
          <w:szCs w:val="28"/>
          <w:highlight w:val="none"/>
          <w:lang w:bidi="ar"/>
          <w:rPrChange w:id="110" w:author="刘朋" w:date="2026-06-10T04:22:51Z">
            <w:rPr>
              <w:rFonts w:ascii="宋体" w:hAnsi="宋体" w:cs="宋体"/>
              <w:color w:val="auto"/>
              <w:sz w:val="24"/>
              <w:szCs w:val="24"/>
              <w:highlight w:val="none"/>
              <w:lang w:bidi="ar"/>
            </w:rPr>
          </w:rPrChange>
        </w:rPr>
      </w:pPr>
      <w:r>
        <w:rPr>
          <w:rFonts w:hint="eastAsia" w:ascii="仿宋_GB2312" w:hAnsi="仿宋_GB2312" w:eastAsia="仿宋_GB2312" w:cs="仿宋_GB2312"/>
          <w:color w:val="auto"/>
          <w:sz w:val="28"/>
          <w:szCs w:val="28"/>
          <w:highlight w:val="none"/>
          <w:rPrChange w:id="112" w:author="刘朋" w:date="2026-06-10T04:22:51Z">
            <w:rPr>
              <w:rFonts w:ascii="宋体" w:hAnsi="宋体" w:cs="宋体"/>
              <w:color w:val="auto"/>
              <w:sz w:val="24"/>
              <w:szCs w:val="24"/>
              <w:highlight w:val="none"/>
            </w:rPr>
          </w:rPrChange>
        </w:rPr>
        <w:drawing>
          <wp:inline distT="0" distB="0" distL="114300" distR="114300">
            <wp:extent cx="3162300" cy="2983230"/>
            <wp:effectExtent l="0" t="0" r="0" b="7620"/>
            <wp:docPr id="2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descr="IMG_259"/>
                    <pic:cNvPicPr>
                      <a:picLocks noChangeAspect="1"/>
                    </pic:cNvPicPr>
                  </pic:nvPicPr>
                  <pic:blipFill>
                    <a:blip r:embed="rId7"/>
                    <a:stretch>
                      <a:fillRect/>
                    </a:stretch>
                  </pic:blipFill>
                  <pic:spPr>
                    <a:xfrm>
                      <a:off x="0" y="0"/>
                      <a:ext cx="3162300" cy="2983230"/>
                    </a:xfrm>
                    <a:prstGeom prst="rect">
                      <a:avLst/>
                    </a:prstGeom>
                    <a:noFill/>
                    <a:ln w="9525">
                      <a:noFill/>
                    </a:ln>
                  </pic:spPr>
                </pic:pic>
              </a:graphicData>
            </a:graphic>
          </wp:inline>
        </w:drawing>
      </w:r>
    </w:p>
    <w:p w14:paraId="19025368">
      <w:pPr>
        <w:jc w:val="center"/>
        <w:rPr>
          <w:rFonts w:hint="eastAsia" w:ascii="仿宋_GB2312" w:hAnsi="仿宋_GB2312" w:eastAsia="仿宋_GB2312" w:cs="仿宋_GB2312"/>
          <w:color w:val="auto"/>
          <w:sz w:val="28"/>
          <w:szCs w:val="28"/>
          <w:highlight w:val="none"/>
          <w:rPrChange w:id="113" w:author="刘朋" w:date="2026-06-10T04:22:51Z">
            <w:rPr>
              <w:color w:val="auto"/>
              <w:highlight w:val="none"/>
            </w:rPr>
          </w:rPrChange>
        </w:rPr>
      </w:pPr>
      <w:r>
        <w:rPr>
          <w:rFonts w:hint="eastAsia" w:ascii="仿宋_GB2312" w:hAnsi="仿宋_GB2312" w:eastAsia="仿宋_GB2312" w:cs="仿宋_GB2312"/>
          <w:color w:val="auto"/>
          <w:sz w:val="28"/>
          <w:szCs w:val="28"/>
          <w:highlight w:val="none"/>
          <w:rPrChange w:id="114" w:author="刘朋" w:date="2026-06-10T04:22:51Z">
            <w:rPr>
              <w:rFonts w:hint="eastAsia"/>
              <w:color w:val="auto"/>
              <w:highlight w:val="none"/>
            </w:rPr>
          </w:rPrChange>
        </w:rPr>
        <w:t>图4：二级库出库流程</w:t>
      </w:r>
    </w:p>
    <w:p w14:paraId="52C943E3">
      <w:pPr>
        <w:spacing w:line="26" w:lineRule="atLeast"/>
        <w:ind w:firstLine="420"/>
        <w:jc w:val="left"/>
        <w:rPr>
          <w:rFonts w:hint="eastAsia" w:ascii="仿宋_GB2312" w:hAnsi="仿宋_GB2312" w:eastAsia="仿宋_GB2312" w:cs="仿宋_GB2312"/>
          <w:color w:val="auto"/>
          <w:sz w:val="28"/>
          <w:szCs w:val="28"/>
          <w:highlight w:val="none"/>
          <w:lang w:eastAsia="zh-CN" w:bidi="ar"/>
          <w:rPrChange w:id="115" w:author="刘朋" w:date="2026-06-10T04:22:51Z">
            <w:rPr>
              <w:rFonts w:hint="eastAsia" w:ascii="宋体" w:hAnsi="宋体" w:cs="宋体"/>
              <w:color w:val="auto"/>
              <w:highlight w:val="none"/>
              <w:lang w:eastAsia="zh-CN" w:bidi="ar"/>
            </w:rPr>
          </w:rPrChange>
        </w:rPr>
      </w:pPr>
      <w:r>
        <w:rPr>
          <w:rFonts w:hint="eastAsia" w:ascii="仿宋_GB2312" w:hAnsi="仿宋_GB2312" w:eastAsia="仿宋_GB2312" w:cs="仿宋_GB2312"/>
          <w:color w:val="auto"/>
          <w:sz w:val="28"/>
          <w:szCs w:val="28"/>
          <w:highlight w:val="none"/>
          <w:lang w:bidi="ar"/>
          <w:rPrChange w:id="116" w:author="刘朋" w:date="2026-06-10T04:22:51Z">
            <w:rPr>
              <w:rFonts w:ascii="宋体" w:hAnsi="宋体" w:cs="宋体"/>
              <w:color w:val="auto"/>
              <w:highlight w:val="none"/>
              <w:lang w:bidi="ar"/>
            </w:rPr>
          </w:rPrChange>
        </w:rPr>
        <w:t>出库发料分总库出库、总库移至二级库和二级库出库三种情况，其中总库出库移库流程</w:t>
      </w:r>
      <w:r>
        <w:rPr>
          <w:rFonts w:hint="eastAsia" w:ascii="仿宋_GB2312" w:hAnsi="仿宋_GB2312" w:eastAsia="仿宋_GB2312" w:cs="仿宋_GB2312"/>
          <w:color w:val="auto"/>
          <w:sz w:val="28"/>
          <w:szCs w:val="28"/>
          <w:highlight w:val="none"/>
          <w:lang w:val="en-US" w:eastAsia="zh-CN" w:bidi="ar"/>
          <w:rPrChange w:id="117" w:author="刘朋" w:date="2026-06-10T04:22:51Z">
            <w:rPr>
              <w:rFonts w:hint="eastAsia" w:ascii="宋体" w:hAnsi="宋体" w:cs="宋体"/>
              <w:color w:val="auto"/>
              <w:highlight w:val="none"/>
              <w:lang w:val="en-US" w:eastAsia="zh-CN" w:bidi="ar"/>
            </w:rPr>
          </w:rPrChange>
        </w:rPr>
        <w:t>相同</w:t>
      </w:r>
      <w:r>
        <w:rPr>
          <w:rFonts w:hint="eastAsia" w:ascii="仿宋_GB2312" w:hAnsi="仿宋_GB2312" w:eastAsia="仿宋_GB2312" w:cs="仿宋_GB2312"/>
          <w:color w:val="auto"/>
          <w:sz w:val="28"/>
          <w:szCs w:val="28"/>
          <w:highlight w:val="none"/>
          <w:lang w:bidi="ar"/>
          <w:rPrChange w:id="118" w:author="刘朋" w:date="2026-06-10T04:22:51Z">
            <w:rPr>
              <w:rFonts w:ascii="宋体" w:hAnsi="宋体" w:cs="宋体"/>
              <w:color w:val="auto"/>
              <w:highlight w:val="none"/>
              <w:lang w:bidi="ar"/>
            </w:rPr>
          </w:rPrChange>
        </w:rPr>
        <w:t>，都是用户通过ERP起草领料单，传至WMS后生成出库单，总库工班长通过物料上的专业属性分配至不同的库管员进行拣货备货，并通知领料人员领料</w:t>
      </w:r>
      <w:r>
        <w:rPr>
          <w:rFonts w:hint="eastAsia" w:ascii="仿宋_GB2312" w:hAnsi="仿宋_GB2312" w:eastAsia="仿宋_GB2312" w:cs="仿宋_GB2312"/>
          <w:color w:val="auto"/>
          <w:sz w:val="28"/>
          <w:szCs w:val="28"/>
          <w:highlight w:val="none"/>
          <w:lang w:eastAsia="zh-CN" w:bidi="ar"/>
          <w:rPrChange w:id="119" w:author="刘朋" w:date="2026-06-10T04:22:51Z">
            <w:rPr>
              <w:rFonts w:hint="eastAsia" w:ascii="宋体" w:hAnsi="宋体" w:cs="宋体"/>
              <w:color w:val="auto"/>
              <w:highlight w:val="none"/>
              <w:lang w:eastAsia="zh-CN" w:bidi="ar"/>
            </w:rPr>
          </w:rPrChange>
        </w:rPr>
        <w:t>。</w:t>
      </w:r>
    </w:p>
    <w:p w14:paraId="4A94FF9A">
      <w:pPr>
        <w:spacing w:line="26" w:lineRule="atLeast"/>
        <w:ind w:firstLine="420"/>
        <w:jc w:val="left"/>
        <w:rPr>
          <w:rFonts w:hint="eastAsia" w:ascii="仿宋_GB2312" w:hAnsi="仿宋_GB2312" w:eastAsia="仿宋_GB2312" w:cs="仿宋_GB2312"/>
          <w:color w:val="auto"/>
          <w:sz w:val="28"/>
          <w:szCs w:val="28"/>
          <w:highlight w:val="none"/>
          <w:lang w:bidi="ar"/>
          <w:rPrChange w:id="120" w:author="刘朋" w:date="2026-06-10T04:22:51Z">
            <w:rPr>
              <w:rFonts w:ascii="宋体" w:hAnsi="宋体" w:cs="宋体"/>
              <w:color w:val="auto"/>
              <w:highlight w:val="none"/>
              <w:lang w:bidi="ar"/>
            </w:rPr>
          </w:rPrChange>
        </w:rPr>
      </w:pPr>
      <w:r>
        <w:rPr>
          <w:rFonts w:hint="eastAsia" w:ascii="仿宋_GB2312" w:hAnsi="仿宋_GB2312" w:eastAsia="仿宋_GB2312" w:cs="仿宋_GB2312"/>
          <w:color w:val="auto"/>
          <w:sz w:val="28"/>
          <w:szCs w:val="28"/>
          <w:highlight w:val="none"/>
          <w:lang w:bidi="ar"/>
          <w:rPrChange w:id="121" w:author="刘朋" w:date="2026-06-10T04:22:51Z">
            <w:rPr>
              <w:rFonts w:ascii="宋体" w:hAnsi="宋体" w:cs="宋体"/>
              <w:color w:val="auto"/>
              <w:highlight w:val="none"/>
              <w:lang w:bidi="ar"/>
            </w:rPr>
          </w:rPrChange>
        </w:rPr>
        <w:t>二级库领料主要是采用设备维修工单领料的方式，工单系统将维修物料需求传至WMS生成领料单</w:t>
      </w:r>
      <w:r>
        <w:rPr>
          <w:rFonts w:hint="eastAsia" w:ascii="仿宋_GB2312" w:hAnsi="仿宋_GB2312" w:eastAsia="仿宋_GB2312" w:cs="仿宋_GB2312"/>
          <w:color w:val="auto"/>
          <w:sz w:val="28"/>
          <w:szCs w:val="28"/>
          <w:highlight w:val="none"/>
          <w:lang w:eastAsia="zh-CN" w:bidi="ar"/>
          <w:rPrChange w:id="122" w:author="刘朋" w:date="2026-06-10T04:22:51Z">
            <w:rPr>
              <w:rFonts w:hint="eastAsia" w:ascii="宋体" w:hAnsi="宋体" w:cs="宋体"/>
              <w:color w:val="auto"/>
              <w:highlight w:val="none"/>
              <w:lang w:eastAsia="zh-CN" w:bidi="ar"/>
            </w:rPr>
          </w:rPrChange>
        </w:rPr>
        <w:t>，</w:t>
      </w:r>
      <w:r>
        <w:rPr>
          <w:rFonts w:hint="eastAsia" w:ascii="仿宋_GB2312" w:hAnsi="仿宋_GB2312" w:eastAsia="仿宋_GB2312" w:cs="仿宋_GB2312"/>
          <w:color w:val="auto"/>
          <w:sz w:val="28"/>
          <w:szCs w:val="28"/>
          <w:highlight w:val="none"/>
          <w:lang w:val="en-US" w:eastAsia="zh-CN" w:bidi="ar"/>
          <w:rPrChange w:id="123" w:author="刘朋" w:date="2026-06-10T04:22:51Z">
            <w:rPr>
              <w:rFonts w:hint="eastAsia" w:ascii="宋体" w:hAnsi="宋体" w:cs="宋体"/>
              <w:color w:val="auto"/>
              <w:highlight w:val="none"/>
              <w:lang w:val="en-US" w:eastAsia="zh-CN" w:bidi="ar"/>
            </w:rPr>
          </w:rPrChange>
        </w:rPr>
        <w:t>二级库库管员直接扫码发料</w:t>
      </w:r>
      <w:r>
        <w:rPr>
          <w:rFonts w:hint="eastAsia" w:ascii="仿宋_GB2312" w:hAnsi="仿宋_GB2312" w:eastAsia="仿宋_GB2312" w:cs="仿宋_GB2312"/>
          <w:color w:val="auto"/>
          <w:sz w:val="28"/>
          <w:szCs w:val="28"/>
          <w:highlight w:val="none"/>
          <w:lang w:bidi="ar"/>
          <w:rPrChange w:id="124" w:author="刘朋" w:date="2026-06-10T04:22:51Z">
            <w:rPr>
              <w:rFonts w:ascii="宋体" w:hAnsi="宋体" w:cs="宋体"/>
              <w:color w:val="auto"/>
              <w:highlight w:val="none"/>
              <w:lang w:bidi="ar"/>
            </w:rPr>
          </w:rPrChange>
        </w:rPr>
        <w:t>。</w:t>
      </w:r>
    </w:p>
    <w:p w14:paraId="71C678AD">
      <w:pPr>
        <w:spacing w:line="26" w:lineRule="atLeast"/>
        <w:ind w:firstLine="420"/>
        <w:jc w:val="left"/>
        <w:rPr>
          <w:rFonts w:hint="eastAsia" w:ascii="仿宋_GB2312" w:hAnsi="仿宋_GB2312" w:eastAsia="仿宋_GB2312" w:cs="仿宋_GB2312"/>
          <w:color w:val="auto"/>
          <w:sz w:val="28"/>
          <w:szCs w:val="28"/>
          <w:highlight w:val="none"/>
          <w:lang w:val="en-US" w:eastAsia="zh-CN" w:bidi="ar"/>
          <w:rPrChange w:id="125" w:author="刘朋" w:date="2026-06-10T04:22:51Z">
            <w:rPr>
              <w:rFonts w:hint="default" w:ascii="宋体" w:hAnsi="宋体" w:cs="宋体"/>
              <w:color w:val="auto"/>
              <w:highlight w:val="none"/>
              <w:lang w:val="en-US" w:eastAsia="zh-CN" w:bidi="ar"/>
            </w:rPr>
          </w:rPrChange>
        </w:rPr>
      </w:pPr>
      <w:r>
        <w:rPr>
          <w:rFonts w:hint="eastAsia" w:ascii="仿宋_GB2312" w:hAnsi="仿宋_GB2312" w:eastAsia="仿宋_GB2312" w:cs="仿宋_GB2312"/>
          <w:color w:val="auto"/>
          <w:sz w:val="28"/>
          <w:szCs w:val="28"/>
          <w:highlight w:val="none"/>
          <w:lang w:val="en-US" w:eastAsia="zh-CN" w:bidi="ar"/>
          <w:rPrChange w:id="126" w:author="刘朋" w:date="2026-06-10T04:22:51Z">
            <w:rPr>
              <w:rFonts w:hint="eastAsia" w:ascii="宋体" w:hAnsi="宋体" w:cs="宋体"/>
              <w:color w:val="auto"/>
              <w:highlight w:val="none"/>
              <w:lang w:val="en-US" w:eastAsia="zh-CN" w:bidi="ar"/>
            </w:rPr>
          </w:rPrChange>
        </w:rPr>
        <w:t>总库发料和二级库发料最后都回传SCM记账。</w:t>
      </w:r>
    </w:p>
    <w:p w14:paraId="13A197FC">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b/>
          <w:bCs/>
          <w:color w:val="auto"/>
          <w:sz w:val="28"/>
          <w:szCs w:val="28"/>
          <w:highlight w:val="none"/>
          <w:lang w:val="en-US" w:eastAsia="zh-CN"/>
          <w:rPrChange w:id="127"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pPr>
      <w:del w:id="128" w:author="刘朋" w:date="2026-06-10T04:24:12Z">
        <w:r>
          <w:rPr>
            <w:rFonts w:hint="default" w:ascii="仿宋_GB2312" w:hAnsi="仿宋_GB2312" w:eastAsia="仿宋_GB2312" w:cs="仿宋_GB2312"/>
            <w:b/>
            <w:bCs/>
            <w:color w:val="auto"/>
            <w:sz w:val="28"/>
            <w:szCs w:val="28"/>
            <w:highlight w:val="none"/>
            <w:rPrChange w:id="129" w:author="刘朋" w:date="2026-06-10T04:22:51Z">
              <w:rPr>
                <w:rFonts w:hint="eastAsia" w:asciiTheme="majorEastAsia" w:hAnsiTheme="majorEastAsia" w:eastAsiaTheme="majorEastAsia" w:cstheme="majorEastAsia"/>
                <w:b/>
                <w:bCs/>
                <w:color w:val="auto"/>
                <w:sz w:val="21"/>
                <w:szCs w:val="21"/>
                <w:highlight w:val="none"/>
              </w:rPr>
            </w:rPrChange>
          </w:rPr>
          <w:delText>2.2.</w:delText>
        </w:r>
      </w:del>
      <w:ins w:id="131" w:author="刘朋" w:date="2026-06-10T04:24:12Z">
        <w:r>
          <w:rPr>
            <w:rFonts w:hint="eastAsia" w:ascii="仿宋_GB2312" w:hAnsi="仿宋_GB2312" w:eastAsia="仿宋_GB2312" w:cs="仿宋_GB2312"/>
            <w:b/>
            <w:bCs/>
            <w:color w:val="auto"/>
            <w:sz w:val="28"/>
            <w:szCs w:val="28"/>
            <w:highlight w:val="none"/>
            <w:lang w:eastAsia="zh-CN"/>
          </w:rPr>
          <w:t>3</w:t>
        </w:r>
      </w:ins>
      <w:ins w:id="132" w:author="刘朋" w:date="2026-06-10T04:24:13Z">
        <w:r>
          <w:rPr>
            <w:rFonts w:hint="eastAsia" w:ascii="仿宋_GB2312" w:hAnsi="仿宋_GB2312" w:eastAsia="仿宋_GB2312" w:cs="仿宋_GB2312"/>
            <w:b/>
            <w:bCs/>
            <w:color w:val="auto"/>
            <w:sz w:val="28"/>
            <w:szCs w:val="28"/>
            <w:highlight w:val="none"/>
            <w:lang w:val="en-US" w:eastAsia="zh-CN"/>
          </w:rPr>
          <w:t>.</w:t>
        </w:r>
      </w:ins>
      <w:r>
        <w:rPr>
          <w:rFonts w:hint="eastAsia" w:ascii="仿宋_GB2312" w:hAnsi="仿宋_GB2312" w:eastAsia="仿宋_GB2312" w:cs="仿宋_GB2312"/>
          <w:b/>
          <w:bCs/>
          <w:color w:val="auto"/>
          <w:sz w:val="28"/>
          <w:szCs w:val="28"/>
          <w:highlight w:val="none"/>
          <w:rPrChange w:id="133" w:author="刘朋" w:date="2026-06-10T04:22:51Z">
            <w:rPr>
              <w:rFonts w:hint="eastAsia" w:asciiTheme="majorEastAsia" w:hAnsiTheme="majorEastAsia" w:eastAsiaTheme="majorEastAsia" w:cstheme="majorEastAsia"/>
              <w:b/>
              <w:bCs/>
              <w:color w:val="auto"/>
              <w:sz w:val="21"/>
              <w:szCs w:val="21"/>
              <w:highlight w:val="none"/>
            </w:rPr>
          </w:rPrChange>
        </w:rPr>
        <w:t xml:space="preserve">3 </w:t>
      </w:r>
      <w:r>
        <w:rPr>
          <w:rFonts w:hint="eastAsia" w:ascii="仿宋_GB2312" w:hAnsi="仿宋_GB2312" w:eastAsia="仿宋_GB2312" w:cs="仿宋_GB2312"/>
          <w:b/>
          <w:bCs/>
          <w:color w:val="auto"/>
          <w:sz w:val="28"/>
          <w:szCs w:val="28"/>
          <w:highlight w:val="none"/>
          <w:lang w:val="en-US" w:eastAsia="zh-CN"/>
          <w:rPrChange w:id="134"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库内</w:t>
      </w:r>
      <w:r>
        <w:rPr>
          <w:rFonts w:hint="eastAsia" w:ascii="仿宋_GB2312" w:hAnsi="仿宋_GB2312" w:eastAsia="仿宋_GB2312" w:cs="仿宋_GB2312"/>
          <w:b/>
          <w:bCs/>
          <w:color w:val="auto"/>
          <w:sz w:val="28"/>
          <w:szCs w:val="28"/>
          <w:highlight w:val="none"/>
          <w:rPrChange w:id="135" w:author="刘朋" w:date="2026-06-10T04:22:51Z">
            <w:rPr>
              <w:rFonts w:hint="eastAsia" w:asciiTheme="majorEastAsia" w:hAnsiTheme="majorEastAsia" w:eastAsiaTheme="majorEastAsia" w:cstheme="majorEastAsia"/>
              <w:b/>
              <w:bCs/>
              <w:color w:val="auto"/>
              <w:sz w:val="21"/>
              <w:szCs w:val="21"/>
              <w:highlight w:val="none"/>
            </w:rPr>
          </w:rPrChange>
        </w:rPr>
        <w:t>盘点</w:t>
      </w:r>
      <w:r>
        <w:rPr>
          <w:rFonts w:hint="eastAsia" w:ascii="仿宋_GB2312" w:hAnsi="仿宋_GB2312" w:eastAsia="仿宋_GB2312" w:cs="仿宋_GB2312"/>
          <w:b/>
          <w:bCs/>
          <w:color w:val="auto"/>
          <w:sz w:val="28"/>
          <w:szCs w:val="28"/>
          <w:highlight w:val="none"/>
          <w:lang w:val="en-US" w:eastAsia="zh-CN"/>
          <w:rPrChange w:id="136" w:author="刘朋" w:date="2026-06-10T04:22:51Z">
            <w:rPr>
              <w:rFonts w:hint="eastAsia" w:asciiTheme="majorEastAsia" w:hAnsiTheme="majorEastAsia" w:eastAsiaTheme="majorEastAsia" w:cstheme="majorEastAsia"/>
              <w:b/>
              <w:bCs/>
              <w:color w:val="auto"/>
              <w:sz w:val="21"/>
              <w:szCs w:val="21"/>
              <w:highlight w:val="none"/>
              <w:lang w:val="en-US" w:eastAsia="zh-CN"/>
            </w:rPr>
          </w:rPrChange>
        </w:rPr>
        <w:t>流程</w:t>
      </w:r>
    </w:p>
    <w:p w14:paraId="51023DE8">
      <w:pPr>
        <w:jc w:val="center"/>
        <w:rPr>
          <w:rFonts w:hint="eastAsia" w:ascii="仿宋_GB2312" w:hAnsi="仿宋_GB2312" w:eastAsia="仿宋_GB2312" w:cs="仿宋_GB2312"/>
          <w:color w:val="auto"/>
          <w:sz w:val="28"/>
          <w:szCs w:val="28"/>
          <w:highlight w:val="none"/>
          <w:rPrChange w:id="137" w:author="刘朋" w:date="2026-06-10T04:22:51Z">
            <w:rPr>
              <w:color w:val="auto"/>
              <w:highlight w:val="none"/>
            </w:rPr>
          </w:rPrChange>
        </w:rPr>
      </w:pPr>
      <w:r>
        <w:rPr>
          <w:rFonts w:hint="eastAsia" w:ascii="仿宋_GB2312" w:hAnsi="仿宋_GB2312" w:eastAsia="仿宋_GB2312" w:cs="仿宋_GB2312"/>
          <w:color w:val="auto"/>
          <w:sz w:val="28"/>
          <w:szCs w:val="28"/>
          <w:highlight w:val="none"/>
          <w:rPrChange w:id="139" w:author="刘朋" w:date="2026-06-10T04:22:51Z">
            <w:rPr>
              <w:color w:val="auto"/>
              <w:highlight w:val="none"/>
            </w:rPr>
          </w:rPrChange>
        </w:rPr>
        <w:drawing>
          <wp:inline distT="0" distB="0" distL="114300" distR="114300">
            <wp:extent cx="3478530" cy="2665730"/>
            <wp:effectExtent l="0" t="0" r="7620" b="1270"/>
            <wp:docPr id="2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IMG_260"/>
                    <pic:cNvPicPr>
                      <a:picLocks noChangeAspect="1"/>
                    </pic:cNvPicPr>
                  </pic:nvPicPr>
                  <pic:blipFill>
                    <a:blip r:embed="rId8"/>
                    <a:stretch>
                      <a:fillRect/>
                    </a:stretch>
                  </pic:blipFill>
                  <pic:spPr>
                    <a:xfrm>
                      <a:off x="0" y="0"/>
                      <a:ext cx="3478530" cy="2665730"/>
                    </a:xfrm>
                    <a:prstGeom prst="rect">
                      <a:avLst/>
                    </a:prstGeom>
                    <a:noFill/>
                    <a:ln w="9525">
                      <a:noFill/>
                    </a:ln>
                  </pic:spPr>
                </pic:pic>
              </a:graphicData>
            </a:graphic>
          </wp:inline>
        </w:drawing>
      </w:r>
    </w:p>
    <w:p w14:paraId="4930CA72">
      <w:pPr>
        <w:pageBreakBefore w:val="0"/>
        <w:widowControl/>
        <w:kinsoku/>
        <w:wordWrap/>
        <w:overflowPunct/>
        <w:topLinePunct w:val="0"/>
        <w:autoSpaceDE/>
        <w:autoSpaceDN/>
        <w:bidi w:val="0"/>
        <w:adjustRightInd/>
        <w:snapToGrid/>
        <w:jc w:val="center"/>
        <w:textAlignment w:val="auto"/>
        <w:rPr>
          <w:rFonts w:hint="eastAsia" w:ascii="仿宋_GB2312" w:hAnsi="仿宋_GB2312" w:eastAsia="仿宋_GB2312" w:cs="仿宋_GB2312"/>
          <w:color w:val="auto"/>
          <w:sz w:val="28"/>
          <w:szCs w:val="28"/>
          <w:highlight w:val="none"/>
          <w:rPrChange w:id="140" w:author="刘朋" w:date="2026-06-10T04:22:51Z">
            <w:rPr>
              <w:color w:val="auto"/>
              <w:highlight w:val="none"/>
            </w:rPr>
          </w:rPrChange>
        </w:rPr>
      </w:pPr>
      <w:r>
        <w:rPr>
          <w:rFonts w:hint="eastAsia" w:ascii="仿宋_GB2312" w:hAnsi="仿宋_GB2312" w:eastAsia="仿宋_GB2312" w:cs="仿宋_GB2312"/>
          <w:color w:val="auto"/>
          <w:sz w:val="28"/>
          <w:szCs w:val="28"/>
          <w:highlight w:val="none"/>
          <w:rPrChange w:id="141" w:author="刘朋" w:date="2026-06-10T04:22:51Z">
            <w:rPr>
              <w:rFonts w:hint="eastAsia"/>
              <w:color w:val="auto"/>
              <w:highlight w:val="none"/>
            </w:rPr>
          </w:rPrChange>
        </w:rPr>
        <w:t>图5：库内盘点流程</w:t>
      </w:r>
    </w:p>
    <w:p w14:paraId="5902F6D9">
      <w:pPr>
        <w:pageBreakBefore w:val="0"/>
        <w:widowControl/>
        <w:kinsoku/>
        <w:wordWrap/>
        <w:overflowPunct/>
        <w:topLinePunct w:val="0"/>
        <w:autoSpaceDE/>
        <w:autoSpaceDN/>
        <w:bidi w:val="0"/>
        <w:adjustRightInd/>
        <w:snapToGrid/>
        <w:spacing w:line="26" w:lineRule="atLeast"/>
        <w:ind w:firstLine="420"/>
        <w:jc w:val="left"/>
        <w:textAlignment w:val="auto"/>
        <w:rPr>
          <w:rFonts w:hint="eastAsia" w:ascii="仿宋_GB2312" w:hAnsi="仿宋_GB2312" w:eastAsia="仿宋_GB2312" w:cs="仿宋_GB2312"/>
          <w:color w:val="auto"/>
          <w:sz w:val="28"/>
          <w:szCs w:val="28"/>
          <w:highlight w:val="none"/>
          <w:lang w:eastAsia="zh-CN"/>
          <w:rPrChange w:id="142" w:author="刘朋" w:date="2026-06-10T04:22:51Z">
            <w:rPr>
              <w:rFonts w:hint="eastAsia" w:eastAsia="宋体"/>
              <w:color w:val="auto"/>
              <w:highlight w:val="none"/>
              <w:lang w:eastAsia="zh-CN"/>
            </w:rPr>
          </w:rPrChange>
        </w:rPr>
      </w:pPr>
      <w:r>
        <w:rPr>
          <w:rFonts w:hint="eastAsia" w:ascii="仿宋_GB2312" w:hAnsi="仿宋_GB2312" w:eastAsia="仿宋_GB2312" w:cs="仿宋_GB2312"/>
          <w:color w:val="auto"/>
          <w:sz w:val="28"/>
          <w:szCs w:val="28"/>
          <w:highlight w:val="none"/>
          <w:lang w:val="en-US" w:eastAsia="zh-CN" w:bidi="ar"/>
          <w:rPrChange w:id="143" w:author="刘朋" w:date="2026-06-10T04:22:51Z">
            <w:rPr>
              <w:rFonts w:hint="eastAsia" w:ascii="宋体" w:hAnsi="宋体" w:cs="宋体"/>
              <w:color w:val="auto"/>
              <w:highlight w:val="none"/>
              <w:lang w:val="en-US" w:eastAsia="zh-CN" w:bidi="ar"/>
            </w:rPr>
          </w:rPrChange>
        </w:rPr>
        <w:t>WMS支持</w:t>
      </w:r>
      <w:r>
        <w:rPr>
          <w:rFonts w:hint="eastAsia" w:ascii="仿宋_GB2312" w:hAnsi="仿宋_GB2312" w:eastAsia="仿宋_GB2312" w:cs="仿宋_GB2312"/>
          <w:color w:val="auto"/>
          <w:sz w:val="28"/>
          <w:szCs w:val="28"/>
          <w:highlight w:val="none"/>
          <w:lang w:bidi="ar"/>
          <w:rPrChange w:id="144" w:author="刘朋" w:date="2026-06-10T04:22:51Z">
            <w:rPr>
              <w:rFonts w:ascii="宋体" w:hAnsi="宋体" w:cs="宋体"/>
              <w:color w:val="auto"/>
              <w:highlight w:val="none"/>
              <w:lang w:bidi="ar"/>
            </w:rPr>
          </w:rPrChange>
        </w:rPr>
        <w:t>多种盘点方式，</w:t>
      </w:r>
      <w:r>
        <w:rPr>
          <w:rFonts w:hint="eastAsia" w:ascii="仿宋_GB2312" w:hAnsi="仿宋_GB2312" w:eastAsia="仿宋_GB2312" w:cs="仿宋_GB2312"/>
          <w:color w:val="auto"/>
          <w:sz w:val="28"/>
          <w:szCs w:val="28"/>
          <w:highlight w:val="none"/>
          <w:lang w:val="en-US" w:eastAsia="zh-CN" w:bidi="ar"/>
          <w:rPrChange w:id="145" w:author="刘朋" w:date="2026-06-10T04:22:51Z">
            <w:rPr>
              <w:rFonts w:hint="eastAsia" w:ascii="宋体" w:hAnsi="宋体" w:cs="宋体"/>
              <w:color w:val="auto"/>
              <w:highlight w:val="none"/>
              <w:lang w:val="en-US" w:eastAsia="zh-CN" w:bidi="ar"/>
            </w:rPr>
          </w:rPrChange>
        </w:rPr>
        <w:t>包括</w:t>
      </w:r>
      <w:r>
        <w:rPr>
          <w:rFonts w:hint="eastAsia" w:ascii="仿宋_GB2312" w:hAnsi="仿宋_GB2312" w:eastAsia="仿宋_GB2312" w:cs="仿宋_GB2312"/>
          <w:color w:val="auto"/>
          <w:sz w:val="28"/>
          <w:szCs w:val="28"/>
          <w:highlight w:val="none"/>
          <w:lang w:bidi="ar"/>
          <w:rPrChange w:id="146" w:author="刘朋" w:date="2026-06-10T04:22:51Z">
            <w:rPr>
              <w:rFonts w:ascii="宋体" w:hAnsi="宋体" w:cs="宋体"/>
              <w:color w:val="auto"/>
              <w:highlight w:val="none"/>
              <w:lang w:bidi="ar"/>
            </w:rPr>
          </w:rPrChange>
        </w:rPr>
        <w:t>全盘，月盘和抽盘等，盘点作业操作支持停仓静态盘点和不影响作业的动态盘点，盘点</w:t>
      </w:r>
      <w:r>
        <w:rPr>
          <w:rFonts w:hint="eastAsia" w:ascii="仿宋_GB2312" w:hAnsi="仿宋_GB2312" w:eastAsia="仿宋_GB2312" w:cs="仿宋_GB2312"/>
          <w:color w:val="auto"/>
          <w:sz w:val="28"/>
          <w:szCs w:val="28"/>
          <w:highlight w:val="none"/>
          <w:lang w:val="en-US" w:eastAsia="zh-CN" w:bidi="ar"/>
          <w:rPrChange w:id="147" w:author="刘朋" w:date="2026-06-10T04:22:51Z">
            <w:rPr>
              <w:rFonts w:hint="eastAsia" w:ascii="宋体" w:hAnsi="宋体" w:cs="宋体"/>
              <w:color w:val="auto"/>
              <w:highlight w:val="none"/>
              <w:lang w:val="en-US" w:eastAsia="zh-CN" w:bidi="ar"/>
            </w:rPr>
          </w:rPrChange>
        </w:rPr>
        <w:t>类型</w:t>
      </w:r>
      <w:r>
        <w:rPr>
          <w:rFonts w:hint="eastAsia" w:ascii="仿宋_GB2312" w:hAnsi="仿宋_GB2312" w:eastAsia="仿宋_GB2312" w:cs="仿宋_GB2312"/>
          <w:color w:val="auto"/>
          <w:sz w:val="28"/>
          <w:szCs w:val="28"/>
          <w:highlight w:val="none"/>
          <w:lang w:bidi="ar"/>
          <w:rPrChange w:id="148" w:author="刘朋" w:date="2026-06-10T04:22:51Z">
            <w:rPr>
              <w:rFonts w:ascii="宋体" w:hAnsi="宋体" w:cs="宋体"/>
              <w:color w:val="auto"/>
              <w:highlight w:val="none"/>
              <w:lang w:bidi="ar"/>
            </w:rPr>
          </w:rPrChange>
        </w:rPr>
        <w:t>可以是明盘也可以是暗盘</w:t>
      </w:r>
      <w:r>
        <w:rPr>
          <w:rFonts w:hint="eastAsia" w:ascii="仿宋_GB2312" w:hAnsi="仿宋_GB2312" w:eastAsia="仿宋_GB2312" w:cs="仿宋_GB2312"/>
          <w:color w:val="auto"/>
          <w:sz w:val="28"/>
          <w:szCs w:val="28"/>
          <w:highlight w:val="none"/>
          <w:lang w:eastAsia="zh-CN" w:bidi="ar"/>
          <w:rPrChange w:id="149" w:author="刘朋" w:date="2026-06-10T04:22:51Z">
            <w:rPr>
              <w:rFonts w:hint="eastAsia" w:ascii="宋体" w:hAnsi="宋体" w:cs="宋体"/>
              <w:color w:val="auto"/>
              <w:highlight w:val="none"/>
              <w:lang w:eastAsia="zh-CN" w:bidi="ar"/>
            </w:rPr>
          </w:rPrChange>
        </w:rPr>
        <w:t>。</w:t>
      </w:r>
    </w:p>
    <w:p w14:paraId="14BEC010">
      <w:pPr>
        <w:pStyle w:val="3"/>
        <w:pageBreakBefore w:val="0"/>
        <w:widowControl/>
        <w:numPr>
          <w:ilvl w:val="-1"/>
          <w:numId w:val="0"/>
        </w:numPr>
        <w:kinsoku/>
        <w:wordWrap/>
        <w:overflowPunct/>
        <w:topLinePunct w:val="0"/>
        <w:autoSpaceDE/>
        <w:autoSpaceDN/>
        <w:bidi w:val="0"/>
        <w:adjustRightInd/>
        <w:snapToGrid/>
        <w:spacing w:before="0" w:after="0" w:line="240" w:lineRule="auto"/>
        <w:ind w:left="-357" w:leftChars="-170" w:firstLine="281" w:firstLineChars="100"/>
        <w:textAlignment w:val="auto"/>
        <w:rPr>
          <w:rFonts w:hint="eastAsia" w:ascii="仿宋_GB2312" w:hAnsi="仿宋_GB2312" w:eastAsia="仿宋_GB2312" w:cs="仿宋_GB2312"/>
          <w:color w:val="auto"/>
          <w:sz w:val="28"/>
          <w:szCs w:val="28"/>
          <w:highlight w:val="none"/>
          <w:lang w:val="en-US" w:eastAsia="zh-CN"/>
          <w:rPrChange w:id="151" w:author="刘朋" w:date="2026-06-10T04:22:51Z">
            <w:rPr>
              <w:rFonts w:hint="eastAsia" w:ascii="黑体" w:hAnsi="黑体" w:eastAsia="黑体"/>
              <w:color w:val="auto"/>
              <w:sz w:val="28"/>
              <w:szCs w:val="28"/>
              <w:highlight w:val="none"/>
              <w:lang w:val="en-US" w:eastAsia="zh-CN"/>
            </w:rPr>
          </w:rPrChange>
        </w:rPr>
        <w:pPrChange w:id="150" w:author="刘朋" w:date="2026-06-10T04:24:21Z">
          <w:pPr>
            <w:pStyle w:val="3"/>
            <w:pageBreakBefore w:val="0"/>
            <w:widowControl/>
            <w:numPr>
              <w:ilvl w:val="0"/>
              <w:numId w:val="1"/>
            </w:numPr>
            <w:kinsoku/>
            <w:wordWrap/>
            <w:overflowPunct/>
            <w:topLinePunct w:val="0"/>
            <w:autoSpaceDE/>
            <w:autoSpaceDN/>
            <w:bidi w:val="0"/>
            <w:adjustRightInd/>
            <w:snapToGrid/>
            <w:spacing w:before="0" w:after="0" w:line="240" w:lineRule="auto"/>
            <w:ind w:left="478" w:hanging="478" w:hangingChars="170"/>
            <w:textAlignment w:val="auto"/>
          </w:pPr>
        </w:pPrChange>
      </w:pPr>
      <w:ins w:id="152" w:author="刘朋" w:date="2026-06-10T04:24:19Z">
        <w:r>
          <w:rPr>
            <w:rFonts w:hint="eastAsia" w:ascii="仿宋_GB2312" w:hAnsi="仿宋_GB2312" w:eastAsia="仿宋_GB2312" w:cs="仿宋_GB2312"/>
            <w:color w:val="auto"/>
            <w:sz w:val="28"/>
            <w:szCs w:val="28"/>
            <w:highlight w:val="none"/>
            <w:lang w:val="en-US" w:eastAsia="zh-CN"/>
          </w:rPr>
          <w:t>4.</w:t>
        </w:r>
      </w:ins>
      <w:r>
        <w:rPr>
          <w:rFonts w:hint="eastAsia" w:ascii="仿宋_GB2312" w:hAnsi="仿宋_GB2312" w:eastAsia="仿宋_GB2312" w:cs="仿宋_GB2312"/>
          <w:color w:val="auto"/>
          <w:sz w:val="28"/>
          <w:szCs w:val="28"/>
          <w:highlight w:val="none"/>
          <w:lang w:val="en-US" w:eastAsia="zh-CN"/>
          <w:rPrChange w:id="153" w:author="刘朋" w:date="2026-06-10T04:22:51Z">
            <w:rPr>
              <w:rFonts w:hint="eastAsia" w:ascii="黑体" w:hAnsi="黑体" w:eastAsia="黑体"/>
              <w:color w:val="auto"/>
              <w:sz w:val="28"/>
              <w:szCs w:val="28"/>
              <w:highlight w:val="none"/>
              <w:lang w:val="en-US" w:eastAsia="zh-CN"/>
            </w:rPr>
          </w:rPrChange>
        </w:rPr>
        <w:t>WMS的应用特点</w:t>
      </w:r>
    </w:p>
    <w:p w14:paraId="484483D4">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color w:val="auto"/>
          <w:sz w:val="28"/>
          <w:szCs w:val="28"/>
          <w:highlight w:val="none"/>
          <w:lang w:val="en-US" w:eastAsia="zh-CN"/>
          <w:rPrChange w:id="154" w:author="刘朋" w:date="2026-06-10T04:22:51Z">
            <w:rPr>
              <w:rFonts w:hint="eastAsia" w:ascii="宋体" w:hAnsi="宋体" w:eastAsia="宋体" w:cs="宋体"/>
              <w:color w:val="auto"/>
              <w:sz w:val="21"/>
              <w:szCs w:val="21"/>
              <w:highlight w:val="none"/>
              <w:lang w:val="en-US" w:eastAsia="zh-CN"/>
            </w:rPr>
          </w:rPrChange>
        </w:rPr>
      </w:pPr>
      <w:del w:id="155" w:author="刘朋" w:date="2026-06-10T04:24:24Z">
        <w:r>
          <w:rPr>
            <w:rFonts w:hint="default" w:ascii="仿宋_GB2312" w:hAnsi="仿宋_GB2312" w:eastAsia="仿宋_GB2312" w:cs="仿宋_GB2312"/>
            <w:color w:val="auto"/>
            <w:sz w:val="28"/>
            <w:szCs w:val="28"/>
            <w:highlight w:val="none"/>
            <w:lang w:val="en-US" w:eastAsia="zh-CN"/>
            <w:rPrChange w:id="156" w:author="刘朋" w:date="2026-06-10T04:22:51Z">
              <w:rPr>
                <w:rFonts w:hint="eastAsia" w:ascii="宋体" w:hAnsi="宋体" w:eastAsia="宋体" w:cs="宋体"/>
                <w:color w:val="auto"/>
                <w:sz w:val="21"/>
                <w:szCs w:val="21"/>
                <w:highlight w:val="none"/>
                <w:lang w:val="en-US" w:eastAsia="zh-CN"/>
              </w:rPr>
            </w:rPrChange>
          </w:rPr>
          <w:delText>3.</w:delText>
        </w:r>
      </w:del>
      <w:ins w:id="158" w:author="刘朋" w:date="2026-06-10T04:24:24Z">
        <w:r>
          <w:rPr>
            <w:rFonts w:hint="eastAsia" w:ascii="仿宋_GB2312" w:hAnsi="仿宋_GB2312" w:eastAsia="仿宋_GB2312" w:cs="仿宋_GB2312"/>
            <w:color w:val="auto"/>
            <w:sz w:val="28"/>
            <w:szCs w:val="28"/>
            <w:highlight w:val="none"/>
            <w:lang w:val="en-US" w:eastAsia="zh-CN"/>
          </w:rPr>
          <w:t>4.</w:t>
        </w:r>
      </w:ins>
      <w:r>
        <w:rPr>
          <w:rFonts w:hint="eastAsia" w:ascii="仿宋_GB2312" w:hAnsi="仿宋_GB2312" w:eastAsia="仿宋_GB2312" w:cs="仿宋_GB2312"/>
          <w:color w:val="auto"/>
          <w:sz w:val="28"/>
          <w:szCs w:val="28"/>
          <w:highlight w:val="none"/>
          <w:lang w:val="en-US" w:eastAsia="zh-CN"/>
          <w:rPrChange w:id="159" w:author="刘朋" w:date="2026-06-10T04:22:51Z">
            <w:rPr>
              <w:rFonts w:hint="eastAsia" w:ascii="宋体" w:hAnsi="宋体" w:eastAsia="宋体" w:cs="宋体"/>
              <w:color w:val="auto"/>
              <w:sz w:val="21"/>
              <w:szCs w:val="21"/>
              <w:highlight w:val="none"/>
              <w:lang w:val="en-US" w:eastAsia="zh-CN"/>
            </w:rPr>
          </w:rPrChange>
        </w:rPr>
        <w:t>1实现上下游业务数据共享</w:t>
      </w:r>
    </w:p>
    <w:p w14:paraId="13A6139A">
      <w:pPr>
        <w:pageBreakBefore w:val="0"/>
        <w:widowControl/>
        <w:kinsoku/>
        <w:wordWrap/>
        <w:overflowPunct/>
        <w:topLinePunct w:val="0"/>
        <w:autoSpaceDE/>
        <w:autoSpaceDN/>
        <w:bidi w:val="0"/>
        <w:adjustRightInd/>
        <w:snapToGrid/>
        <w:spacing w:line="26" w:lineRule="atLeast"/>
        <w:ind w:firstLine="560" w:firstLineChars="200"/>
        <w:jc w:val="left"/>
        <w:textAlignment w:val="auto"/>
        <w:rPr>
          <w:rFonts w:hint="eastAsia" w:ascii="仿宋_GB2312" w:hAnsi="仿宋_GB2312" w:eastAsia="仿宋_GB2312" w:cs="仿宋_GB2312"/>
          <w:color w:val="auto"/>
          <w:sz w:val="28"/>
          <w:szCs w:val="28"/>
          <w:highlight w:val="none"/>
          <w:lang w:val="en-US" w:eastAsia="zh-CN" w:bidi="ar"/>
          <w:rPrChange w:id="160" w:author="刘朋" w:date="2026-06-10T04:22:51Z">
            <w:rPr>
              <w:rFonts w:hint="eastAsia" w:ascii="宋体" w:hAnsi="宋体" w:cs="宋体"/>
              <w:color w:val="auto"/>
              <w:sz w:val="21"/>
              <w:szCs w:val="21"/>
              <w:highlight w:val="none"/>
              <w:lang w:val="en-US" w:eastAsia="zh-CN" w:bidi="ar"/>
            </w:rPr>
          </w:rPrChange>
        </w:rPr>
      </w:pPr>
      <w:r>
        <w:rPr>
          <w:rFonts w:hint="eastAsia" w:ascii="仿宋_GB2312" w:hAnsi="仿宋_GB2312" w:eastAsia="仿宋_GB2312" w:cs="仿宋_GB2312"/>
          <w:color w:val="auto"/>
          <w:sz w:val="28"/>
          <w:szCs w:val="28"/>
          <w:highlight w:val="none"/>
          <w:lang w:val="en-US" w:eastAsia="zh-CN" w:bidi="ar"/>
          <w:rPrChange w:id="161" w:author="刘朋" w:date="2026-06-10T04:22:51Z">
            <w:rPr>
              <w:rFonts w:hint="eastAsia" w:ascii="宋体" w:hAnsi="宋体" w:cs="宋体"/>
              <w:color w:val="auto"/>
              <w:sz w:val="21"/>
              <w:szCs w:val="21"/>
              <w:highlight w:val="none"/>
              <w:lang w:val="en-US" w:eastAsia="zh-CN" w:bidi="ar"/>
            </w:rPr>
          </w:rPrChange>
        </w:rPr>
        <w:t>WMS在与主数据系统（MDM）的部门、人员信息集成同时，与ERP的采购订单、领料申请单、建设移交单、资产事务处理单以及维修工单集成，库内作业完成之后，将相应的数据反馈给ERP各模块，实现业务数据的完整闭环。</w:t>
      </w:r>
    </w:p>
    <w:p w14:paraId="6FA42E5D">
      <w:pPr>
        <w:jc w:val="center"/>
        <w:rPr>
          <w:rFonts w:hint="eastAsia" w:ascii="仿宋_GB2312" w:hAnsi="仿宋_GB2312" w:eastAsia="仿宋_GB2312" w:cs="仿宋_GB2312"/>
          <w:color w:val="auto"/>
          <w:sz w:val="28"/>
          <w:szCs w:val="28"/>
          <w:highlight w:val="none"/>
          <w:lang w:val="en-US" w:eastAsia="zh-CN"/>
          <w:rPrChange w:id="162" w:author="刘朋" w:date="2026-06-10T04:22:51Z">
            <w:rPr>
              <w:rFonts w:hint="eastAsia"/>
              <w:color w:val="auto"/>
              <w:highlight w:val="none"/>
              <w:lang w:val="en-US" w:eastAsia="zh-CN"/>
            </w:rPr>
          </w:rPrChange>
        </w:rPr>
      </w:pPr>
      <w:r>
        <w:rPr>
          <w:rFonts w:hint="eastAsia" w:ascii="仿宋_GB2312" w:hAnsi="仿宋_GB2312" w:eastAsia="仿宋_GB2312" w:cs="仿宋_GB2312"/>
          <w:color w:val="auto"/>
          <w:sz w:val="28"/>
          <w:szCs w:val="28"/>
          <w:highlight w:val="none"/>
          <w:rPrChange w:id="164" w:author="刘朋" w:date="2026-06-10T04:22:51Z">
            <w:rPr>
              <w:color w:val="auto"/>
              <w:highlight w:val="none"/>
            </w:rPr>
          </w:rPrChange>
        </w:rPr>
        <w:drawing>
          <wp:inline distT="0" distB="0" distL="114300" distR="114300">
            <wp:extent cx="4465955" cy="2179955"/>
            <wp:effectExtent l="0" t="0" r="10795" b="10795"/>
            <wp:docPr id="2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descr="IMG_261"/>
                    <pic:cNvPicPr>
                      <a:picLocks noChangeAspect="1"/>
                    </pic:cNvPicPr>
                  </pic:nvPicPr>
                  <pic:blipFill>
                    <a:blip r:embed="rId9"/>
                    <a:stretch>
                      <a:fillRect/>
                    </a:stretch>
                  </pic:blipFill>
                  <pic:spPr>
                    <a:xfrm>
                      <a:off x="0" y="0"/>
                      <a:ext cx="4465955" cy="2179955"/>
                    </a:xfrm>
                    <a:prstGeom prst="rect">
                      <a:avLst/>
                    </a:prstGeom>
                    <a:noFill/>
                    <a:ln w="9525">
                      <a:noFill/>
                    </a:ln>
                  </pic:spPr>
                </pic:pic>
              </a:graphicData>
            </a:graphic>
          </wp:inline>
        </w:drawing>
      </w:r>
    </w:p>
    <w:p w14:paraId="6B1C8CAD">
      <w:pPr>
        <w:jc w:val="center"/>
        <w:rPr>
          <w:rFonts w:hint="eastAsia" w:ascii="仿宋_GB2312" w:hAnsi="仿宋_GB2312" w:eastAsia="仿宋_GB2312" w:cs="仿宋_GB2312"/>
          <w:b/>
          <w:bCs/>
          <w:color w:val="auto"/>
          <w:sz w:val="28"/>
          <w:szCs w:val="28"/>
          <w:highlight w:val="none"/>
          <w:lang w:val="en-US" w:bidi="ar"/>
          <w:rPrChange w:id="165" w:author="刘朋" w:date="2026-06-10T04:22:51Z">
            <w:rPr>
              <w:rFonts w:hint="default" w:ascii="宋体" w:hAnsi="宋体" w:cs="宋体"/>
              <w:b/>
              <w:bCs/>
              <w:color w:val="auto"/>
              <w:sz w:val="21"/>
              <w:szCs w:val="21"/>
              <w:highlight w:val="none"/>
              <w:lang w:val="en-US" w:bidi="ar"/>
            </w:rPr>
          </w:rPrChange>
        </w:rPr>
      </w:pPr>
      <w:r>
        <w:rPr>
          <w:rFonts w:hint="eastAsia" w:ascii="仿宋_GB2312" w:hAnsi="仿宋_GB2312" w:eastAsia="仿宋_GB2312" w:cs="仿宋_GB2312"/>
          <w:color w:val="auto"/>
          <w:sz w:val="28"/>
          <w:szCs w:val="28"/>
          <w:highlight w:val="none"/>
          <w:rPrChange w:id="166" w:author="刘朋" w:date="2026-06-10T04:22:51Z">
            <w:rPr>
              <w:rFonts w:hint="eastAsia"/>
              <w:color w:val="auto"/>
              <w:highlight w:val="none"/>
            </w:rPr>
          </w:rPrChange>
        </w:rPr>
        <w:t>图</w:t>
      </w:r>
      <w:r>
        <w:rPr>
          <w:rFonts w:hint="eastAsia" w:ascii="仿宋_GB2312" w:hAnsi="仿宋_GB2312" w:eastAsia="仿宋_GB2312" w:cs="仿宋_GB2312"/>
          <w:color w:val="auto"/>
          <w:sz w:val="28"/>
          <w:szCs w:val="28"/>
          <w:highlight w:val="none"/>
          <w:lang w:val="en-US" w:eastAsia="zh-CN"/>
          <w:rPrChange w:id="167" w:author="刘朋" w:date="2026-06-10T04:22:51Z">
            <w:rPr>
              <w:rFonts w:hint="eastAsia"/>
              <w:color w:val="auto"/>
              <w:highlight w:val="none"/>
              <w:lang w:val="en-US" w:eastAsia="zh-CN"/>
            </w:rPr>
          </w:rPrChange>
        </w:rPr>
        <w:t>6</w:t>
      </w:r>
      <w:r>
        <w:rPr>
          <w:rFonts w:hint="eastAsia" w:ascii="仿宋_GB2312" w:hAnsi="仿宋_GB2312" w:eastAsia="仿宋_GB2312" w:cs="仿宋_GB2312"/>
          <w:color w:val="auto"/>
          <w:sz w:val="28"/>
          <w:szCs w:val="28"/>
          <w:highlight w:val="none"/>
          <w:rPrChange w:id="168" w:author="刘朋" w:date="2026-06-10T04:22:51Z">
            <w:rPr>
              <w:rFonts w:hint="eastAsia"/>
              <w:color w:val="auto"/>
              <w:highlight w:val="none"/>
            </w:rPr>
          </w:rPrChange>
        </w:rPr>
        <w:t>：</w:t>
      </w:r>
      <w:r>
        <w:rPr>
          <w:rFonts w:hint="eastAsia" w:ascii="仿宋_GB2312" w:hAnsi="仿宋_GB2312" w:eastAsia="仿宋_GB2312" w:cs="仿宋_GB2312"/>
          <w:color w:val="auto"/>
          <w:sz w:val="28"/>
          <w:szCs w:val="28"/>
          <w:highlight w:val="none"/>
          <w:lang w:val="en-US" w:eastAsia="zh-CN"/>
          <w:rPrChange w:id="169" w:author="刘朋" w:date="2026-06-10T04:22:51Z">
            <w:rPr>
              <w:rFonts w:hint="eastAsia"/>
              <w:color w:val="auto"/>
              <w:highlight w:val="none"/>
              <w:lang w:val="en-US" w:eastAsia="zh-CN"/>
            </w:rPr>
          </w:rPrChange>
        </w:rPr>
        <w:t>数据集成情况</w:t>
      </w:r>
    </w:p>
    <w:p w14:paraId="56D66CC8">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color w:val="auto"/>
          <w:sz w:val="28"/>
          <w:szCs w:val="28"/>
          <w:highlight w:val="none"/>
          <w:lang w:val="en-US" w:eastAsia="zh-CN"/>
          <w:rPrChange w:id="170" w:author="刘朋" w:date="2026-06-10T04:22:51Z">
            <w:rPr>
              <w:rFonts w:hint="eastAsia" w:ascii="宋体" w:hAnsi="宋体" w:eastAsia="宋体" w:cs="宋体"/>
              <w:color w:val="auto"/>
              <w:sz w:val="21"/>
              <w:szCs w:val="21"/>
              <w:highlight w:val="none"/>
              <w:lang w:val="en-US" w:eastAsia="zh-CN"/>
            </w:rPr>
          </w:rPrChange>
        </w:rPr>
      </w:pPr>
      <w:del w:id="171" w:author="刘朋" w:date="2026-06-10T04:24:37Z">
        <w:r>
          <w:rPr>
            <w:rFonts w:hint="default" w:ascii="仿宋_GB2312" w:hAnsi="仿宋_GB2312" w:eastAsia="仿宋_GB2312" w:cs="仿宋_GB2312"/>
            <w:color w:val="auto"/>
            <w:sz w:val="28"/>
            <w:szCs w:val="28"/>
            <w:highlight w:val="none"/>
            <w:lang w:val="en-US" w:eastAsia="zh-CN"/>
            <w:rPrChange w:id="172" w:author="刘朋" w:date="2026-06-10T04:22:51Z">
              <w:rPr>
                <w:rFonts w:hint="eastAsia" w:ascii="宋体" w:hAnsi="宋体" w:eastAsia="宋体" w:cs="宋体"/>
                <w:color w:val="auto"/>
                <w:sz w:val="21"/>
                <w:szCs w:val="21"/>
                <w:highlight w:val="none"/>
                <w:lang w:val="en-US" w:eastAsia="zh-CN"/>
              </w:rPr>
            </w:rPrChange>
          </w:rPr>
          <w:delText>3</w:delText>
        </w:r>
      </w:del>
      <w:ins w:id="174" w:author="刘朋" w:date="2026-06-10T04:24:37Z">
        <w:r>
          <w:rPr>
            <w:rFonts w:hint="eastAsia" w:ascii="仿宋_GB2312" w:hAnsi="仿宋_GB2312" w:eastAsia="仿宋_GB2312" w:cs="仿宋_GB2312"/>
            <w:color w:val="auto"/>
            <w:sz w:val="28"/>
            <w:szCs w:val="28"/>
            <w:highlight w:val="none"/>
            <w:lang w:val="en-US" w:eastAsia="zh-CN"/>
          </w:rPr>
          <w:t>4</w:t>
        </w:r>
      </w:ins>
      <w:r>
        <w:rPr>
          <w:rFonts w:hint="eastAsia" w:ascii="仿宋_GB2312" w:hAnsi="仿宋_GB2312" w:eastAsia="仿宋_GB2312" w:cs="仿宋_GB2312"/>
          <w:color w:val="auto"/>
          <w:sz w:val="28"/>
          <w:szCs w:val="28"/>
          <w:highlight w:val="none"/>
          <w:lang w:val="en-US" w:eastAsia="zh-CN"/>
          <w:rPrChange w:id="175" w:author="刘朋" w:date="2026-06-10T04:22:51Z">
            <w:rPr>
              <w:rFonts w:hint="eastAsia" w:ascii="宋体" w:hAnsi="宋体" w:eastAsia="宋体" w:cs="宋体"/>
              <w:color w:val="auto"/>
              <w:sz w:val="21"/>
              <w:szCs w:val="21"/>
              <w:highlight w:val="none"/>
              <w:lang w:val="en-US" w:eastAsia="zh-CN"/>
            </w:rPr>
          </w:rPrChange>
        </w:rPr>
        <w:t>.2实现与立体仓库控制系统的集成</w:t>
      </w:r>
    </w:p>
    <w:p w14:paraId="1ED8E801">
      <w:pPr>
        <w:spacing w:line="26" w:lineRule="atLeast"/>
        <w:ind w:firstLine="560" w:firstLineChars="200"/>
        <w:jc w:val="left"/>
        <w:rPr>
          <w:rFonts w:hint="eastAsia" w:ascii="仿宋_GB2312" w:hAnsi="仿宋_GB2312" w:eastAsia="仿宋_GB2312" w:cs="仿宋_GB2312"/>
          <w:color w:val="auto"/>
          <w:sz w:val="28"/>
          <w:szCs w:val="28"/>
          <w:highlight w:val="none"/>
          <w:lang w:val="en-US" w:eastAsia="zh-CN" w:bidi="ar"/>
          <w:rPrChange w:id="176" w:author="刘朋" w:date="2026-06-10T04:22:51Z">
            <w:rPr>
              <w:rFonts w:hint="eastAsia" w:ascii="宋体" w:hAnsi="宋体" w:cs="宋体"/>
              <w:color w:val="auto"/>
              <w:sz w:val="21"/>
              <w:szCs w:val="21"/>
              <w:highlight w:val="none"/>
              <w:lang w:val="en-US" w:eastAsia="zh-CN" w:bidi="ar"/>
            </w:rPr>
          </w:rPrChange>
        </w:rPr>
      </w:pPr>
      <w:r>
        <w:rPr>
          <w:rFonts w:hint="eastAsia" w:ascii="仿宋_GB2312" w:hAnsi="仿宋_GB2312" w:eastAsia="仿宋_GB2312" w:cs="仿宋_GB2312"/>
          <w:color w:val="auto"/>
          <w:sz w:val="28"/>
          <w:szCs w:val="28"/>
          <w:highlight w:val="none"/>
          <w:lang w:val="en-US" w:eastAsia="zh-CN" w:bidi="ar"/>
          <w:rPrChange w:id="177" w:author="刘朋" w:date="2026-06-10T04:22:51Z">
            <w:rPr>
              <w:rFonts w:hint="eastAsia" w:ascii="宋体" w:hAnsi="宋体" w:cs="宋体"/>
              <w:color w:val="auto"/>
              <w:sz w:val="21"/>
              <w:szCs w:val="21"/>
              <w:highlight w:val="none"/>
              <w:lang w:val="en-US" w:eastAsia="zh-CN" w:bidi="ar"/>
            </w:rPr>
          </w:rPrChange>
        </w:rPr>
        <w:t>WCS为立体仓库控制系统，负责控制硬件设施，比如堆垛机进行出入库上架，但不对库存进行精细化管理。</w:t>
      </w:r>
    </w:p>
    <w:p w14:paraId="0994DD35">
      <w:pPr>
        <w:spacing w:line="26" w:lineRule="atLeast"/>
        <w:ind w:firstLine="560" w:firstLineChars="200"/>
        <w:jc w:val="left"/>
        <w:rPr>
          <w:rFonts w:hint="eastAsia" w:ascii="仿宋_GB2312" w:hAnsi="仿宋_GB2312" w:eastAsia="仿宋_GB2312" w:cs="仿宋_GB2312"/>
          <w:color w:val="auto"/>
          <w:sz w:val="28"/>
          <w:szCs w:val="28"/>
          <w:highlight w:val="none"/>
          <w:lang w:val="en-US" w:eastAsia="zh-CN" w:bidi="ar"/>
          <w:rPrChange w:id="178" w:author="刘朋" w:date="2026-06-10T04:22:51Z">
            <w:rPr>
              <w:rFonts w:hint="eastAsia" w:ascii="宋体" w:hAnsi="宋体" w:cs="宋体"/>
              <w:color w:val="auto"/>
              <w:sz w:val="21"/>
              <w:szCs w:val="21"/>
              <w:highlight w:val="none"/>
              <w:lang w:val="en-US" w:eastAsia="zh-CN" w:bidi="ar"/>
            </w:rPr>
          </w:rPrChange>
        </w:rPr>
      </w:pPr>
      <w:r>
        <w:rPr>
          <w:rFonts w:hint="eastAsia" w:ascii="仿宋_GB2312" w:hAnsi="仿宋_GB2312" w:eastAsia="仿宋_GB2312" w:cs="仿宋_GB2312"/>
          <w:color w:val="auto"/>
          <w:sz w:val="28"/>
          <w:szCs w:val="28"/>
          <w:highlight w:val="none"/>
          <w:lang w:val="en-US" w:eastAsia="zh-CN" w:bidi="ar"/>
          <w:rPrChange w:id="179" w:author="刘朋" w:date="2026-06-10T04:22:51Z">
            <w:rPr>
              <w:rFonts w:hint="eastAsia" w:ascii="宋体" w:hAnsi="宋体" w:cs="宋体"/>
              <w:color w:val="auto"/>
              <w:sz w:val="21"/>
              <w:szCs w:val="21"/>
              <w:highlight w:val="none"/>
              <w:lang w:val="en-US" w:eastAsia="zh-CN" w:bidi="ar"/>
            </w:rPr>
          </w:rPrChange>
        </w:rPr>
        <w:t>WMS与WCS集成之后，WMS会根据物资货位推荐机制下达指令，WCS负责识别解析指令，操作设备执行指令，并将执行情况实时反馈至WMS，该方式使得立库使用效率获得提升。</w:t>
      </w:r>
    </w:p>
    <w:p w14:paraId="1C1EDA6C">
      <w:pPr>
        <w:spacing w:line="26" w:lineRule="atLeast"/>
        <w:ind w:firstLine="560" w:firstLineChars="200"/>
        <w:jc w:val="left"/>
        <w:rPr>
          <w:rFonts w:hint="eastAsia" w:ascii="仿宋_GB2312" w:hAnsi="仿宋_GB2312" w:eastAsia="仿宋_GB2312" w:cs="仿宋_GB2312"/>
          <w:color w:val="auto"/>
          <w:sz w:val="28"/>
          <w:szCs w:val="28"/>
          <w:highlight w:val="none"/>
          <w:lang w:val="en-US" w:eastAsia="zh-CN" w:bidi="ar"/>
          <w:rPrChange w:id="180" w:author="刘朋" w:date="2026-06-10T04:22:51Z">
            <w:rPr>
              <w:rFonts w:hint="default" w:ascii="宋体" w:hAnsi="宋体" w:cs="宋体"/>
              <w:color w:val="auto"/>
              <w:sz w:val="21"/>
              <w:szCs w:val="21"/>
              <w:highlight w:val="none"/>
              <w:lang w:val="en-US" w:eastAsia="zh-CN" w:bidi="ar"/>
            </w:rPr>
          </w:rPrChange>
        </w:rPr>
      </w:pPr>
      <w:r>
        <w:rPr>
          <w:rFonts w:hint="eastAsia" w:ascii="仿宋_GB2312" w:hAnsi="仿宋_GB2312" w:eastAsia="仿宋_GB2312" w:cs="仿宋_GB2312"/>
          <w:color w:val="auto"/>
          <w:sz w:val="28"/>
          <w:szCs w:val="28"/>
          <w:highlight w:val="none"/>
          <w:lang w:val="en-US" w:eastAsia="zh-CN" w:bidi="ar"/>
          <w:rPrChange w:id="181" w:author="刘朋" w:date="2026-06-10T04:22:51Z">
            <w:rPr>
              <w:rFonts w:hint="eastAsia" w:ascii="宋体" w:hAnsi="宋体" w:cs="宋体"/>
              <w:color w:val="auto"/>
              <w:sz w:val="21"/>
              <w:szCs w:val="21"/>
              <w:highlight w:val="none"/>
              <w:lang w:val="en-US" w:eastAsia="zh-CN" w:bidi="ar"/>
            </w:rPr>
          </w:rPrChange>
        </w:rPr>
        <w:t>在地铁公司WMS属于办公网，立库系统属于生产网，两者之间需要通过网闸并设置相应的网络策略进行对接。</w:t>
      </w:r>
    </w:p>
    <w:p w14:paraId="33B1F58C">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color w:val="auto"/>
          <w:sz w:val="28"/>
          <w:szCs w:val="28"/>
          <w:highlight w:val="none"/>
          <w:lang w:val="en-US" w:eastAsia="zh-CN"/>
          <w:rPrChange w:id="182" w:author="刘朋" w:date="2026-06-10T04:22:51Z">
            <w:rPr>
              <w:rFonts w:hint="default" w:ascii="宋体" w:hAnsi="宋体" w:eastAsia="宋体" w:cs="宋体"/>
              <w:color w:val="auto"/>
              <w:sz w:val="21"/>
              <w:szCs w:val="21"/>
              <w:highlight w:val="none"/>
              <w:lang w:val="en-US" w:eastAsia="zh-CN"/>
            </w:rPr>
          </w:rPrChange>
        </w:rPr>
      </w:pPr>
      <w:del w:id="183" w:author="刘朋" w:date="2026-06-10T04:24:40Z">
        <w:r>
          <w:rPr>
            <w:rFonts w:hint="default" w:ascii="仿宋_GB2312" w:hAnsi="仿宋_GB2312" w:eastAsia="仿宋_GB2312" w:cs="仿宋_GB2312"/>
            <w:color w:val="auto"/>
            <w:sz w:val="28"/>
            <w:szCs w:val="28"/>
            <w:highlight w:val="none"/>
            <w:lang w:val="en-US" w:eastAsia="zh-CN"/>
            <w:rPrChange w:id="184" w:author="刘朋" w:date="2026-06-10T04:22:51Z">
              <w:rPr>
                <w:rFonts w:hint="eastAsia" w:ascii="宋体" w:hAnsi="宋体" w:cs="宋体"/>
                <w:color w:val="auto"/>
                <w:sz w:val="21"/>
                <w:szCs w:val="21"/>
                <w:highlight w:val="none"/>
                <w:lang w:val="en-US" w:eastAsia="zh-CN"/>
              </w:rPr>
            </w:rPrChange>
          </w:rPr>
          <w:delText>3</w:delText>
        </w:r>
      </w:del>
      <w:ins w:id="186" w:author="刘朋" w:date="2026-06-10T04:24:40Z">
        <w:r>
          <w:rPr>
            <w:rFonts w:hint="eastAsia" w:ascii="仿宋_GB2312" w:hAnsi="仿宋_GB2312" w:eastAsia="仿宋_GB2312" w:cs="仿宋_GB2312"/>
            <w:color w:val="auto"/>
            <w:sz w:val="28"/>
            <w:szCs w:val="28"/>
            <w:highlight w:val="none"/>
            <w:lang w:val="en-US" w:eastAsia="zh-CN"/>
          </w:rPr>
          <w:t>4</w:t>
        </w:r>
      </w:ins>
      <w:r>
        <w:rPr>
          <w:rFonts w:hint="eastAsia" w:ascii="仿宋_GB2312" w:hAnsi="仿宋_GB2312" w:eastAsia="仿宋_GB2312" w:cs="仿宋_GB2312"/>
          <w:color w:val="auto"/>
          <w:sz w:val="28"/>
          <w:szCs w:val="28"/>
          <w:highlight w:val="none"/>
          <w:lang w:val="en-US" w:eastAsia="zh-CN"/>
          <w:rPrChange w:id="187" w:author="刘朋" w:date="2026-06-10T04:22:51Z">
            <w:rPr>
              <w:rFonts w:hint="eastAsia" w:ascii="宋体" w:hAnsi="宋体" w:cs="宋体"/>
              <w:color w:val="auto"/>
              <w:sz w:val="21"/>
              <w:szCs w:val="21"/>
              <w:highlight w:val="none"/>
              <w:lang w:val="en-US" w:eastAsia="zh-CN"/>
            </w:rPr>
          </w:rPrChange>
        </w:rPr>
        <w:t>.3</w:t>
      </w:r>
      <w:r>
        <w:rPr>
          <w:rFonts w:hint="eastAsia" w:ascii="仿宋_GB2312" w:hAnsi="仿宋_GB2312" w:eastAsia="仿宋_GB2312" w:cs="仿宋_GB2312"/>
          <w:color w:val="auto"/>
          <w:sz w:val="28"/>
          <w:szCs w:val="28"/>
          <w:highlight w:val="none"/>
          <w:lang w:val="en-US" w:eastAsia="zh-CN"/>
          <w:rPrChange w:id="188" w:author="刘朋" w:date="2026-06-10T04:22:51Z">
            <w:rPr>
              <w:rFonts w:hint="eastAsia" w:ascii="宋体" w:hAnsi="宋体" w:eastAsia="宋体" w:cs="宋体"/>
              <w:color w:val="auto"/>
              <w:sz w:val="21"/>
              <w:szCs w:val="21"/>
              <w:highlight w:val="none"/>
              <w:lang w:val="en-US" w:eastAsia="zh-CN"/>
            </w:rPr>
          </w:rPrChange>
        </w:rPr>
        <w:t>启用批次管理，效期物资管理更加精准</w:t>
      </w:r>
    </w:p>
    <w:p w14:paraId="382D8DB1">
      <w:pPr>
        <w:spacing w:line="26" w:lineRule="atLeast"/>
        <w:ind w:firstLine="560" w:firstLineChars="200"/>
        <w:jc w:val="left"/>
        <w:rPr>
          <w:rFonts w:hint="eastAsia" w:ascii="仿宋_GB2312" w:hAnsi="仿宋_GB2312" w:eastAsia="仿宋_GB2312" w:cs="仿宋_GB2312"/>
          <w:color w:val="auto"/>
          <w:sz w:val="28"/>
          <w:szCs w:val="28"/>
          <w:highlight w:val="none"/>
          <w:lang w:bidi="ar"/>
          <w:rPrChange w:id="189" w:author="刘朋" w:date="2026-06-10T04:22:51Z">
            <w:rPr>
              <w:rFonts w:ascii="宋体" w:hAnsi="宋体" w:cs="宋体"/>
              <w:color w:val="auto"/>
              <w:sz w:val="21"/>
              <w:szCs w:val="21"/>
              <w:highlight w:val="none"/>
              <w:lang w:bidi="ar"/>
            </w:rPr>
          </w:rPrChange>
        </w:rPr>
      </w:pPr>
      <w:r>
        <w:rPr>
          <w:rFonts w:hint="eastAsia" w:ascii="仿宋_GB2312" w:hAnsi="仿宋_GB2312" w:eastAsia="仿宋_GB2312" w:cs="仿宋_GB2312"/>
          <w:color w:val="auto"/>
          <w:sz w:val="28"/>
          <w:szCs w:val="28"/>
          <w:highlight w:val="none"/>
          <w:lang w:bidi="ar"/>
          <w:rPrChange w:id="190" w:author="刘朋" w:date="2026-06-10T04:22:51Z">
            <w:rPr>
              <w:rFonts w:ascii="宋体" w:hAnsi="宋体" w:cs="宋体"/>
              <w:color w:val="auto"/>
              <w:sz w:val="21"/>
              <w:szCs w:val="21"/>
              <w:highlight w:val="none"/>
              <w:lang w:bidi="ar"/>
            </w:rPr>
          </w:rPrChange>
        </w:rPr>
        <w:t>在ERP系统中，原有的物资编码体系，只能管理到数量，对效期物资、部门专属物资无法进行体现，WMS</w:t>
      </w:r>
      <w:r>
        <w:rPr>
          <w:rFonts w:hint="eastAsia" w:ascii="仿宋_GB2312" w:hAnsi="仿宋_GB2312" w:eastAsia="仿宋_GB2312" w:cs="仿宋_GB2312"/>
          <w:color w:val="auto"/>
          <w:sz w:val="28"/>
          <w:szCs w:val="28"/>
          <w:highlight w:val="none"/>
          <w:lang w:val="en-US" w:eastAsia="zh-CN" w:bidi="ar"/>
          <w:rPrChange w:id="191" w:author="刘朋" w:date="2026-06-10T04:22:51Z">
            <w:rPr>
              <w:rFonts w:hint="eastAsia" w:ascii="宋体" w:hAnsi="宋体" w:cs="宋体"/>
              <w:color w:val="auto"/>
              <w:sz w:val="21"/>
              <w:szCs w:val="21"/>
              <w:highlight w:val="none"/>
              <w:lang w:val="en-US" w:eastAsia="zh-CN" w:bidi="ar"/>
            </w:rPr>
          </w:rPrChange>
        </w:rPr>
        <w:t>上线后</w:t>
      </w:r>
      <w:r>
        <w:rPr>
          <w:rFonts w:hint="eastAsia" w:ascii="仿宋_GB2312" w:hAnsi="仿宋_GB2312" w:eastAsia="仿宋_GB2312" w:cs="仿宋_GB2312"/>
          <w:color w:val="auto"/>
          <w:sz w:val="28"/>
          <w:szCs w:val="28"/>
          <w:highlight w:val="none"/>
          <w:lang w:bidi="ar"/>
          <w:rPrChange w:id="192" w:author="刘朋" w:date="2026-06-10T04:22:51Z">
            <w:rPr>
              <w:rFonts w:ascii="宋体" w:hAnsi="宋体" w:cs="宋体"/>
              <w:color w:val="auto"/>
              <w:sz w:val="21"/>
              <w:szCs w:val="21"/>
              <w:highlight w:val="none"/>
              <w:lang w:bidi="ar"/>
            </w:rPr>
          </w:rPrChange>
        </w:rPr>
        <w:t>启用批次管理物料，</w:t>
      </w:r>
      <w:del w:id="193" w:author="刘朋" w:date="2026-06-10T04:30:26Z">
        <w:bookmarkStart w:id="0" w:name="_GoBack"/>
        <w:bookmarkEnd w:id="0"/>
        <w:r>
          <w:rPr>
            <w:rFonts w:hint="eastAsia" w:ascii="仿宋_GB2312" w:hAnsi="仿宋_GB2312" w:eastAsia="仿宋_GB2312" w:cs="仿宋_GB2312"/>
            <w:color w:val="auto"/>
            <w:sz w:val="28"/>
            <w:szCs w:val="28"/>
            <w:highlight w:val="none"/>
            <w:lang w:bidi="ar"/>
            <w:rPrChange w:id="194" w:author="刘朋" w:date="2026-06-10T04:22:51Z">
              <w:rPr>
                <w:rFonts w:ascii="宋体" w:hAnsi="宋体" w:cs="宋体"/>
                <w:color w:val="auto"/>
                <w:sz w:val="21"/>
                <w:szCs w:val="21"/>
                <w:highlight w:val="none"/>
                <w:lang w:bidi="ar"/>
              </w:rPr>
            </w:rPrChange>
          </w:rPr>
          <w:delText>编码规则为物料编码+6位日期+3位流水号，同时</w:delText>
        </w:r>
      </w:del>
      <w:r>
        <w:rPr>
          <w:rFonts w:hint="eastAsia" w:ascii="仿宋_GB2312" w:hAnsi="仿宋_GB2312" w:eastAsia="仿宋_GB2312" w:cs="仿宋_GB2312"/>
          <w:color w:val="auto"/>
          <w:sz w:val="28"/>
          <w:szCs w:val="28"/>
          <w:highlight w:val="none"/>
          <w:lang w:bidi="ar"/>
          <w:rPrChange w:id="196" w:author="刘朋" w:date="2026-06-10T04:22:51Z">
            <w:rPr>
              <w:rFonts w:ascii="宋体" w:hAnsi="宋体" w:cs="宋体"/>
              <w:color w:val="auto"/>
              <w:sz w:val="21"/>
              <w:szCs w:val="21"/>
              <w:highlight w:val="none"/>
              <w:lang w:bidi="ar"/>
            </w:rPr>
          </w:rPrChange>
        </w:rPr>
        <w:t>在物料属性上增加批次属性，包括部门、品牌型号、生产日期、到期日</w:t>
      </w:r>
      <w:r>
        <w:rPr>
          <w:rFonts w:hint="eastAsia" w:ascii="仿宋_GB2312" w:hAnsi="仿宋_GB2312" w:eastAsia="仿宋_GB2312" w:cs="仿宋_GB2312"/>
          <w:color w:val="auto"/>
          <w:sz w:val="28"/>
          <w:szCs w:val="28"/>
          <w:highlight w:val="none"/>
          <w:lang w:val="en-US" w:eastAsia="zh-CN" w:bidi="ar"/>
          <w:rPrChange w:id="197" w:author="刘朋" w:date="2026-06-10T04:22:51Z">
            <w:rPr>
              <w:rFonts w:hint="eastAsia" w:ascii="宋体" w:hAnsi="宋体" w:cs="宋体"/>
              <w:color w:val="auto"/>
              <w:sz w:val="21"/>
              <w:szCs w:val="21"/>
              <w:highlight w:val="none"/>
              <w:lang w:val="en-US" w:eastAsia="zh-CN" w:bidi="ar"/>
            </w:rPr>
          </w:rPrChange>
        </w:rPr>
        <w:t>期</w:t>
      </w:r>
      <w:r>
        <w:rPr>
          <w:rFonts w:hint="eastAsia" w:ascii="仿宋_GB2312" w:hAnsi="仿宋_GB2312" w:eastAsia="仿宋_GB2312" w:cs="仿宋_GB2312"/>
          <w:color w:val="auto"/>
          <w:sz w:val="28"/>
          <w:szCs w:val="28"/>
          <w:highlight w:val="none"/>
          <w:lang w:bidi="ar"/>
          <w:rPrChange w:id="198" w:author="刘朋" w:date="2026-06-10T04:22:51Z">
            <w:rPr>
              <w:rFonts w:ascii="宋体" w:hAnsi="宋体" w:cs="宋体"/>
              <w:color w:val="auto"/>
              <w:sz w:val="21"/>
              <w:szCs w:val="21"/>
              <w:highlight w:val="none"/>
              <w:lang w:bidi="ar"/>
            </w:rPr>
          </w:rPrChange>
        </w:rPr>
        <w:t>等信息。</w:t>
      </w:r>
      <w:r>
        <w:rPr>
          <w:rFonts w:hint="eastAsia" w:ascii="仿宋_GB2312" w:hAnsi="仿宋_GB2312" w:eastAsia="仿宋_GB2312" w:cs="仿宋_GB2312"/>
          <w:color w:val="auto"/>
          <w:sz w:val="28"/>
          <w:szCs w:val="28"/>
          <w:highlight w:val="none"/>
          <w:lang w:val="en-US" w:eastAsia="zh-CN" w:bidi="ar"/>
          <w:rPrChange w:id="199" w:author="刘朋" w:date="2026-06-10T04:22:51Z">
            <w:rPr>
              <w:rFonts w:hint="eastAsia" w:ascii="宋体" w:hAnsi="宋体" w:cs="宋体"/>
              <w:color w:val="auto"/>
              <w:sz w:val="21"/>
              <w:szCs w:val="21"/>
              <w:highlight w:val="none"/>
              <w:lang w:val="en-US" w:eastAsia="zh-CN" w:bidi="ar"/>
            </w:rPr>
          </w:rPrChange>
        </w:rPr>
        <w:t>实现了对</w:t>
      </w:r>
      <w:r>
        <w:rPr>
          <w:rFonts w:hint="eastAsia" w:ascii="仿宋_GB2312" w:hAnsi="仿宋_GB2312" w:eastAsia="仿宋_GB2312" w:cs="仿宋_GB2312"/>
          <w:color w:val="auto"/>
          <w:sz w:val="28"/>
          <w:szCs w:val="28"/>
          <w:highlight w:val="none"/>
          <w:lang w:bidi="ar"/>
          <w:rPrChange w:id="200" w:author="刘朋" w:date="2026-06-10T04:22:51Z">
            <w:rPr>
              <w:rFonts w:ascii="宋体" w:hAnsi="宋体" w:cs="宋体"/>
              <w:color w:val="auto"/>
              <w:sz w:val="21"/>
              <w:szCs w:val="21"/>
              <w:highlight w:val="none"/>
              <w:lang w:bidi="ar"/>
            </w:rPr>
          </w:rPrChange>
        </w:rPr>
        <w:t>部门库存、选型类物资、效期物资的管控，</w:t>
      </w:r>
      <w:r>
        <w:rPr>
          <w:rFonts w:hint="eastAsia" w:ascii="仿宋_GB2312" w:hAnsi="仿宋_GB2312" w:eastAsia="仿宋_GB2312" w:cs="仿宋_GB2312"/>
          <w:color w:val="auto"/>
          <w:sz w:val="28"/>
          <w:szCs w:val="28"/>
          <w:highlight w:val="none"/>
          <w:lang w:val="en-US" w:eastAsia="zh-CN" w:bidi="ar"/>
          <w:rPrChange w:id="201" w:author="刘朋" w:date="2026-06-10T04:22:51Z">
            <w:rPr>
              <w:rFonts w:hint="eastAsia" w:ascii="宋体" w:hAnsi="宋体" w:cs="宋体"/>
              <w:color w:val="auto"/>
              <w:sz w:val="21"/>
              <w:szCs w:val="21"/>
              <w:highlight w:val="none"/>
              <w:lang w:val="en-US" w:eastAsia="zh-CN" w:bidi="ar"/>
            </w:rPr>
          </w:rPrChange>
        </w:rPr>
        <w:t>比如，</w:t>
      </w:r>
      <w:r>
        <w:rPr>
          <w:rFonts w:hint="eastAsia" w:ascii="仿宋_GB2312" w:hAnsi="仿宋_GB2312" w:eastAsia="仿宋_GB2312" w:cs="仿宋_GB2312"/>
          <w:color w:val="auto"/>
          <w:sz w:val="28"/>
          <w:szCs w:val="28"/>
          <w:highlight w:val="none"/>
          <w:lang w:bidi="ar"/>
          <w:rPrChange w:id="202" w:author="刘朋" w:date="2026-06-10T04:22:51Z">
            <w:rPr>
              <w:rFonts w:ascii="宋体" w:hAnsi="宋体" w:cs="宋体"/>
              <w:color w:val="auto"/>
              <w:sz w:val="21"/>
              <w:szCs w:val="21"/>
              <w:highlight w:val="none"/>
              <w:lang w:bidi="ar"/>
            </w:rPr>
          </w:rPrChange>
        </w:rPr>
        <w:t>针对超期的效期物资进行冻结处理等</w:t>
      </w:r>
      <w:r>
        <w:rPr>
          <w:rFonts w:hint="eastAsia" w:ascii="仿宋_GB2312" w:hAnsi="仿宋_GB2312" w:eastAsia="仿宋_GB2312" w:cs="仿宋_GB2312"/>
          <w:color w:val="auto"/>
          <w:sz w:val="28"/>
          <w:szCs w:val="28"/>
          <w:highlight w:val="none"/>
          <w:lang w:eastAsia="zh-CN" w:bidi="ar"/>
          <w:rPrChange w:id="203" w:author="刘朋" w:date="2026-06-10T04:22:51Z">
            <w:rPr>
              <w:rFonts w:hint="eastAsia" w:ascii="宋体" w:hAnsi="宋体" w:cs="宋体"/>
              <w:color w:val="auto"/>
              <w:sz w:val="21"/>
              <w:szCs w:val="21"/>
              <w:highlight w:val="none"/>
              <w:lang w:eastAsia="zh-CN" w:bidi="ar"/>
            </w:rPr>
          </w:rPrChange>
        </w:rPr>
        <w:t>。</w:t>
      </w:r>
    </w:p>
    <w:p w14:paraId="48F5979A">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color w:val="auto"/>
          <w:sz w:val="28"/>
          <w:szCs w:val="28"/>
          <w:highlight w:val="none"/>
          <w:lang w:val="en-US" w:eastAsia="zh-CN"/>
          <w:rPrChange w:id="204" w:author="刘朋" w:date="2026-06-10T04:22:51Z">
            <w:rPr>
              <w:rFonts w:hint="default" w:ascii="宋体" w:hAnsi="宋体" w:eastAsia="宋体" w:cs="宋体"/>
              <w:color w:val="auto"/>
              <w:sz w:val="21"/>
              <w:szCs w:val="21"/>
              <w:highlight w:val="none"/>
              <w:lang w:val="en-US" w:eastAsia="zh-CN"/>
            </w:rPr>
          </w:rPrChange>
        </w:rPr>
      </w:pPr>
      <w:del w:id="205" w:author="刘朋" w:date="2026-06-10T04:24:43Z">
        <w:r>
          <w:rPr>
            <w:rFonts w:hint="default" w:ascii="仿宋_GB2312" w:hAnsi="仿宋_GB2312" w:eastAsia="仿宋_GB2312" w:cs="仿宋_GB2312"/>
            <w:color w:val="auto"/>
            <w:sz w:val="28"/>
            <w:szCs w:val="28"/>
            <w:highlight w:val="none"/>
            <w:lang w:val="en-US" w:eastAsia="zh-CN"/>
            <w:rPrChange w:id="206" w:author="刘朋" w:date="2026-06-10T04:22:51Z">
              <w:rPr>
                <w:rFonts w:hint="eastAsia" w:ascii="宋体" w:hAnsi="宋体" w:cs="宋体"/>
                <w:color w:val="auto"/>
                <w:sz w:val="21"/>
                <w:szCs w:val="21"/>
                <w:highlight w:val="none"/>
                <w:lang w:val="en-US" w:eastAsia="zh-CN"/>
              </w:rPr>
            </w:rPrChange>
          </w:rPr>
          <w:delText>3</w:delText>
        </w:r>
      </w:del>
      <w:ins w:id="208" w:author="刘朋" w:date="2026-06-10T04:24:43Z">
        <w:r>
          <w:rPr>
            <w:rFonts w:hint="eastAsia" w:ascii="仿宋_GB2312" w:hAnsi="仿宋_GB2312" w:eastAsia="仿宋_GB2312" w:cs="仿宋_GB2312"/>
            <w:color w:val="auto"/>
            <w:sz w:val="28"/>
            <w:szCs w:val="28"/>
            <w:highlight w:val="none"/>
            <w:lang w:val="en-US" w:eastAsia="zh-CN"/>
          </w:rPr>
          <w:t>4</w:t>
        </w:r>
      </w:ins>
      <w:r>
        <w:rPr>
          <w:rFonts w:hint="eastAsia" w:ascii="仿宋_GB2312" w:hAnsi="仿宋_GB2312" w:eastAsia="仿宋_GB2312" w:cs="仿宋_GB2312"/>
          <w:color w:val="auto"/>
          <w:sz w:val="28"/>
          <w:szCs w:val="28"/>
          <w:highlight w:val="none"/>
          <w:lang w:val="en-US" w:eastAsia="zh-CN"/>
          <w:rPrChange w:id="209" w:author="刘朋" w:date="2026-06-10T04:22:51Z">
            <w:rPr>
              <w:rFonts w:hint="eastAsia" w:ascii="宋体" w:hAnsi="宋体" w:eastAsia="宋体" w:cs="宋体"/>
              <w:color w:val="auto"/>
              <w:sz w:val="21"/>
              <w:szCs w:val="21"/>
              <w:highlight w:val="none"/>
              <w:lang w:val="en-US" w:eastAsia="zh-CN"/>
            </w:rPr>
          </w:rPrChange>
        </w:rPr>
        <w:t>.4建立单据、物资、货位及容器编码标准化体系</w:t>
      </w:r>
    </w:p>
    <w:p w14:paraId="01990785">
      <w:pPr>
        <w:spacing w:line="26" w:lineRule="atLeast"/>
        <w:ind w:firstLine="560" w:firstLineChars="200"/>
        <w:jc w:val="left"/>
        <w:rPr>
          <w:rFonts w:hint="eastAsia" w:ascii="仿宋_GB2312" w:hAnsi="仿宋_GB2312" w:eastAsia="仿宋_GB2312" w:cs="仿宋_GB2312"/>
          <w:color w:val="auto"/>
          <w:sz w:val="28"/>
          <w:szCs w:val="28"/>
          <w:highlight w:val="none"/>
          <w:lang w:eastAsia="zh-CN" w:bidi="ar"/>
          <w:rPrChange w:id="210" w:author="刘朋" w:date="2026-06-10T04:22:51Z">
            <w:rPr>
              <w:rFonts w:hint="eastAsia" w:ascii="宋体" w:hAnsi="宋体" w:cs="宋体"/>
              <w:color w:val="auto"/>
              <w:sz w:val="21"/>
              <w:szCs w:val="21"/>
              <w:highlight w:val="none"/>
              <w:lang w:eastAsia="zh-CN" w:bidi="ar"/>
            </w:rPr>
          </w:rPrChange>
        </w:rPr>
      </w:pPr>
      <w:r>
        <w:rPr>
          <w:rFonts w:hint="eastAsia" w:ascii="仿宋_GB2312" w:hAnsi="仿宋_GB2312" w:eastAsia="仿宋_GB2312" w:cs="仿宋_GB2312"/>
          <w:color w:val="auto"/>
          <w:sz w:val="28"/>
          <w:szCs w:val="28"/>
          <w:highlight w:val="none"/>
          <w:lang w:bidi="ar"/>
          <w:rPrChange w:id="211" w:author="刘朋" w:date="2026-06-10T04:22:51Z">
            <w:rPr>
              <w:rFonts w:ascii="宋体" w:hAnsi="宋体" w:cs="宋体"/>
              <w:color w:val="auto"/>
              <w:sz w:val="21"/>
              <w:szCs w:val="21"/>
              <w:highlight w:val="none"/>
              <w:lang w:bidi="ar"/>
            </w:rPr>
          </w:rPrChange>
        </w:rPr>
        <w:t>原仓储管理中，存在托盘、包装、自有料盒等各种容器以及高低大小不同的货架，物料有混放在货架或容器中的情形，管理比较混乱</w:t>
      </w:r>
      <w:r>
        <w:rPr>
          <w:rFonts w:hint="eastAsia" w:ascii="仿宋_GB2312" w:hAnsi="仿宋_GB2312" w:eastAsia="仿宋_GB2312" w:cs="仿宋_GB2312"/>
          <w:color w:val="auto"/>
          <w:sz w:val="28"/>
          <w:szCs w:val="28"/>
          <w:highlight w:val="none"/>
          <w:lang w:eastAsia="zh-CN" w:bidi="ar"/>
          <w:rPrChange w:id="212" w:author="刘朋" w:date="2026-06-10T04:22:51Z">
            <w:rPr>
              <w:rFonts w:hint="eastAsia" w:ascii="宋体" w:hAnsi="宋体" w:cs="宋体"/>
              <w:color w:val="auto"/>
              <w:sz w:val="21"/>
              <w:szCs w:val="21"/>
              <w:highlight w:val="none"/>
              <w:lang w:eastAsia="zh-CN" w:bidi="ar"/>
            </w:rPr>
          </w:rPrChange>
        </w:rPr>
        <w:t>。</w:t>
      </w:r>
    </w:p>
    <w:p w14:paraId="6D956583">
      <w:pPr>
        <w:spacing w:line="26" w:lineRule="atLeast"/>
        <w:ind w:firstLine="560" w:firstLineChars="200"/>
        <w:jc w:val="left"/>
        <w:rPr>
          <w:rFonts w:hint="eastAsia" w:ascii="仿宋_GB2312" w:hAnsi="仿宋_GB2312" w:eastAsia="仿宋_GB2312" w:cs="仿宋_GB2312"/>
          <w:color w:val="auto"/>
          <w:sz w:val="28"/>
          <w:szCs w:val="28"/>
          <w:highlight w:val="none"/>
          <w:lang w:val="en-US" w:eastAsia="zh-CN" w:bidi="ar"/>
          <w:rPrChange w:id="213" w:author="刘朋" w:date="2026-06-10T04:22:51Z">
            <w:rPr>
              <w:rFonts w:hint="default" w:ascii="宋体" w:hAnsi="宋体" w:eastAsia="宋体" w:cs="宋体"/>
              <w:color w:val="auto"/>
              <w:sz w:val="21"/>
              <w:szCs w:val="21"/>
              <w:highlight w:val="none"/>
              <w:lang w:val="en-US" w:eastAsia="zh-CN" w:bidi="ar"/>
            </w:rPr>
          </w:rPrChange>
        </w:rPr>
      </w:pPr>
      <w:r>
        <w:rPr>
          <w:rFonts w:hint="eastAsia" w:ascii="仿宋_GB2312" w:hAnsi="仿宋_GB2312" w:eastAsia="仿宋_GB2312" w:cs="仿宋_GB2312"/>
          <w:color w:val="auto"/>
          <w:sz w:val="28"/>
          <w:szCs w:val="28"/>
          <w:highlight w:val="none"/>
          <w:lang w:bidi="ar"/>
          <w:rPrChange w:id="214" w:author="刘朋" w:date="2026-06-10T04:22:51Z">
            <w:rPr>
              <w:rFonts w:ascii="宋体" w:hAnsi="宋体" w:cs="宋体"/>
              <w:color w:val="auto"/>
              <w:sz w:val="21"/>
              <w:szCs w:val="21"/>
              <w:highlight w:val="none"/>
              <w:lang w:bidi="ar"/>
            </w:rPr>
          </w:rPrChange>
        </w:rPr>
        <w:t>WMS</w:t>
      </w:r>
      <w:r>
        <w:rPr>
          <w:rFonts w:hint="eastAsia" w:ascii="仿宋_GB2312" w:hAnsi="仿宋_GB2312" w:eastAsia="仿宋_GB2312" w:cs="仿宋_GB2312"/>
          <w:color w:val="auto"/>
          <w:sz w:val="28"/>
          <w:szCs w:val="28"/>
          <w:highlight w:val="none"/>
          <w:lang w:val="en-US" w:eastAsia="zh-CN" w:bidi="ar"/>
          <w:rPrChange w:id="215" w:author="刘朋" w:date="2026-06-10T04:22:51Z">
            <w:rPr>
              <w:rFonts w:hint="eastAsia" w:ascii="宋体" w:hAnsi="宋体" w:cs="宋体"/>
              <w:color w:val="auto"/>
              <w:sz w:val="21"/>
              <w:szCs w:val="21"/>
              <w:highlight w:val="none"/>
              <w:lang w:val="en-US" w:eastAsia="zh-CN" w:bidi="ar"/>
            </w:rPr>
          </w:rPrChange>
        </w:rPr>
        <w:t>建立了完整的编码体系，使得业务单据全部条码化，所有物资上粘贴含二维码的标签，</w:t>
      </w:r>
      <w:r>
        <w:rPr>
          <w:rFonts w:hint="eastAsia" w:ascii="仿宋_GB2312" w:hAnsi="仿宋_GB2312" w:eastAsia="仿宋_GB2312" w:cs="仿宋_GB2312"/>
          <w:color w:val="auto"/>
          <w:kern w:val="0"/>
          <w:sz w:val="28"/>
          <w:szCs w:val="28"/>
          <w:highlight w:val="none"/>
          <w:lang w:val="en-US" w:eastAsia="zh-CN" w:bidi="ar"/>
          <w:rPrChange w:id="216" w:author="刘朋" w:date="2026-06-10T04:22:51Z">
            <w:rPr>
              <w:rFonts w:ascii="宋体" w:hAnsi="宋体" w:eastAsia="宋体" w:cs="宋体"/>
              <w:color w:val="auto"/>
              <w:kern w:val="0"/>
              <w:sz w:val="21"/>
              <w:szCs w:val="21"/>
              <w:highlight w:val="none"/>
              <w:lang w:val="en-US" w:eastAsia="zh-CN" w:bidi="ar"/>
            </w:rPr>
          </w:rPrChange>
        </w:rPr>
        <w:t>在货位/货架易扫描的位置粘贴</w:t>
      </w:r>
      <w:r>
        <w:rPr>
          <w:rFonts w:hint="eastAsia" w:ascii="仿宋_GB2312" w:hAnsi="仿宋_GB2312" w:eastAsia="仿宋_GB2312" w:cs="仿宋_GB2312"/>
          <w:color w:val="auto"/>
          <w:kern w:val="0"/>
          <w:sz w:val="28"/>
          <w:szCs w:val="28"/>
          <w:highlight w:val="none"/>
          <w:lang w:val="en-US" w:eastAsia="zh-CN" w:bidi="ar"/>
          <w:rPrChange w:id="217" w:author="刘朋" w:date="2026-06-10T04:22:51Z">
            <w:rPr>
              <w:rFonts w:hint="eastAsia" w:ascii="宋体" w:hAnsi="宋体" w:cs="宋体"/>
              <w:color w:val="auto"/>
              <w:kern w:val="0"/>
              <w:sz w:val="21"/>
              <w:szCs w:val="21"/>
              <w:highlight w:val="none"/>
              <w:lang w:val="en-US" w:eastAsia="zh-CN" w:bidi="ar"/>
            </w:rPr>
          </w:rPrChange>
        </w:rPr>
        <w:t>条形码，以此</w:t>
      </w:r>
      <w:r>
        <w:rPr>
          <w:rFonts w:hint="eastAsia" w:ascii="仿宋_GB2312" w:hAnsi="仿宋_GB2312" w:eastAsia="仿宋_GB2312" w:cs="仿宋_GB2312"/>
          <w:color w:val="auto"/>
          <w:sz w:val="28"/>
          <w:szCs w:val="28"/>
          <w:highlight w:val="none"/>
          <w:lang w:val="en-US" w:eastAsia="zh-CN" w:bidi="ar"/>
          <w:rPrChange w:id="218" w:author="刘朋" w:date="2026-06-10T04:22:51Z">
            <w:rPr>
              <w:rFonts w:hint="eastAsia" w:ascii="宋体" w:hAnsi="宋体" w:cs="宋体"/>
              <w:color w:val="auto"/>
              <w:sz w:val="21"/>
              <w:szCs w:val="21"/>
              <w:highlight w:val="none"/>
              <w:lang w:val="en-US" w:eastAsia="zh-CN" w:bidi="ar"/>
            </w:rPr>
          </w:rPrChange>
        </w:rPr>
        <w:t>明确</w:t>
      </w:r>
      <w:r>
        <w:rPr>
          <w:rFonts w:hint="eastAsia" w:ascii="仿宋_GB2312" w:hAnsi="仿宋_GB2312" w:eastAsia="仿宋_GB2312" w:cs="仿宋_GB2312"/>
          <w:color w:val="auto"/>
          <w:sz w:val="28"/>
          <w:szCs w:val="28"/>
          <w:highlight w:val="none"/>
          <w:lang w:bidi="ar"/>
          <w:rPrChange w:id="219" w:author="刘朋" w:date="2026-06-10T04:22:51Z">
            <w:rPr>
              <w:rFonts w:ascii="宋体" w:hAnsi="宋体" w:cs="宋体"/>
              <w:color w:val="auto"/>
              <w:sz w:val="21"/>
              <w:szCs w:val="21"/>
              <w:highlight w:val="none"/>
              <w:lang w:bidi="ar"/>
            </w:rPr>
          </w:rPrChange>
        </w:rPr>
        <w:t>货位、容器、物料的关系</w:t>
      </w:r>
      <w:r>
        <w:rPr>
          <w:rFonts w:hint="eastAsia" w:ascii="仿宋_GB2312" w:hAnsi="仿宋_GB2312" w:eastAsia="仿宋_GB2312" w:cs="仿宋_GB2312"/>
          <w:color w:val="auto"/>
          <w:sz w:val="28"/>
          <w:szCs w:val="28"/>
          <w:highlight w:val="none"/>
          <w:lang w:eastAsia="zh-CN" w:bidi="ar"/>
          <w:rPrChange w:id="220" w:author="刘朋" w:date="2026-06-10T04:22:51Z">
            <w:rPr>
              <w:rFonts w:hint="eastAsia" w:ascii="宋体" w:hAnsi="宋体" w:cs="宋体"/>
              <w:color w:val="auto"/>
              <w:sz w:val="21"/>
              <w:szCs w:val="21"/>
              <w:highlight w:val="none"/>
              <w:lang w:eastAsia="zh-CN" w:bidi="ar"/>
            </w:rPr>
          </w:rPrChange>
        </w:rPr>
        <w:t>，</w:t>
      </w:r>
      <w:r>
        <w:rPr>
          <w:rFonts w:hint="eastAsia" w:ascii="仿宋_GB2312" w:hAnsi="仿宋_GB2312" w:eastAsia="仿宋_GB2312" w:cs="仿宋_GB2312"/>
          <w:color w:val="auto"/>
          <w:sz w:val="28"/>
          <w:szCs w:val="28"/>
          <w:highlight w:val="none"/>
          <w:lang w:val="en-US" w:eastAsia="zh-CN" w:bidi="ar"/>
          <w:rPrChange w:id="221" w:author="刘朋" w:date="2026-06-10T04:22:51Z">
            <w:rPr>
              <w:rFonts w:hint="eastAsia" w:ascii="宋体" w:hAnsi="宋体" w:cs="宋体"/>
              <w:color w:val="auto"/>
              <w:sz w:val="21"/>
              <w:szCs w:val="21"/>
              <w:highlight w:val="none"/>
              <w:lang w:val="en-US" w:eastAsia="zh-CN" w:bidi="ar"/>
            </w:rPr>
          </w:rPrChange>
        </w:rPr>
        <w:t>在使用PDA</w:t>
      </w:r>
      <w:r>
        <w:rPr>
          <w:rFonts w:hint="eastAsia" w:ascii="仿宋_GB2312" w:hAnsi="仿宋_GB2312" w:eastAsia="仿宋_GB2312" w:cs="仿宋_GB2312"/>
          <w:color w:val="auto"/>
          <w:sz w:val="28"/>
          <w:szCs w:val="28"/>
          <w:highlight w:val="none"/>
          <w:lang w:bidi="ar"/>
          <w:rPrChange w:id="222" w:author="刘朋" w:date="2026-06-10T04:22:51Z">
            <w:rPr>
              <w:rFonts w:ascii="宋体" w:hAnsi="宋体" w:cs="宋体"/>
              <w:color w:val="auto"/>
              <w:sz w:val="21"/>
              <w:szCs w:val="21"/>
              <w:highlight w:val="none"/>
              <w:lang w:bidi="ar"/>
            </w:rPr>
          </w:rPrChange>
        </w:rPr>
        <w:t>扫码</w:t>
      </w:r>
      <w:r>
        <w:rPr>
          <w:rFonts w:hint="eastAsia" w:ascii="仿宋_GB2312" w:hAnsi="仿宋_GB2312" w:eastAsia="仿宋_GB2312" w:cs="仿宋_GB2312"/>
          <w:color w:val="auto"/>
          <w:sz w:val="28"/>
          <w:szCs w:val="28"/>
          <w:highlight w:val="none"/>
          <w:lang w:val="en-US" w:eastAsia="zh-CN" w:bidi="ar"/>
          <w:rPrChange w:id="223" w:author="刘朋" w:date="2026-06-10T04:22:51Z">
            <w:rPr>
              <w:rFonts w:hint="eastAsia" w:ascii="宋体" w:hAnsi="宋体" w:cs="宋体"/>
              <w:color w:val="auto"/>
              <w:sz w:val="21"/>
              <w:szCs w:val="21"/>
              <w:highlight w:val="none"/>
              <w:lang w:val="en-US" w:eastAsia="zh-CN" w:bidi="ar"/>
            </w:rPr>
          </w:rPrChange>
        </w:rPr>
        <w:t>时，可以快速准确识别物料信息，减少人工重复录入，降低出错率，同时还使得操作流程更加简化，数据采集更加便捷，达到账实同步。</w:t>
      </w:r>
    </w:p>
    <w:p w14:paraId="5C3DC177">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color w:val="auto"/>
          <w:sz w:val="28"/>
          <w:szCs w:val="28"/>
          <w:highlight w:val="none"/>
          <w:lang w:val="en-US" w:eastAsia="zh-CN"/>
          <w:rPrChange w:id="224" w:author="刘朋" w:date="2026-06-10T04:22:51Z">
            <w:rPr>
              <w:rFonts w:hint="default" w:ascii="宋体" w:hAnsi="宋体" w:eastAsia="宋体" w:cs="宋体"/>
              <w:color w:val="auto"/>
              <w:sz w:val="21"/>
              <w:szCs w:val="21"/>
              <w:highlight w:val="none"/>
              <w:lang w:val="en-US" w:eastAsia="zh-CN"/>
            </w:rPr>
          </w:rPrChange>
        </w:rPr>
      </w:pPr>
      <w:del w:id="225" w:author="刘朋" w:date="2026-06-10T04:24:52Z">
        <w:r>
          <w:rPr>
            <w:rFonts w:hint="default" w:ascii="仿宋_GB2312" w:hAnsi="仿宋_GB2312" w:eastAsia="仿宋_GB2312" w:cs="仿宋_GB2312"/>
            <w:color w:val="auto"/>
            <w:sz w:val="28"/>
            <w:szCs w:val="28"/>
            <w:highlight w:val="none"/>
            <w:lang w:val="en-US" w:eastAsia="zh-CN"/>
            <w:rPrChange w:id="226" w:author="刘朋" w:date="2026-06-10T04:22:51Z">
              <w:rPr>
                <w:rFonts w:hint="eastAsia" w:ascii="宋体" w:hAnsi="宋体" w:cs="宋体"/>
                <w:color w:val="auto"/>
                <w:sz w:val="21"/>
                <w:szCs w:val="21"/>
                <w:highlight w:val="none"/>
                <w:lang w:val="en-US" w:eastAsia="zh-CN"/>
              </w:rPr>
            </w:rPrChange>
          </w:rPr>
          <w:delText>3</w:delText>
        </w:r>
      </w:del>
      <w:ins w:id="228" w:author="刘朋" w:date="2026-06-10T04:24:52Z">
        <w:r>
          <w:rPr>
            <w:rFonts w:hint="eastAsia" w:ascii="仿宋_GB2312" w:hAnsi="仿宋_GB2312" w:eastAsia="仿宋_GB2312" w:cs="仿宋_GB2312"/>
            <w:color w:val="auto"/>
            <w:sz w:val="28"/>
            <w:szCs w:val="28"/>
            <w:highlight w:val="none"/>
            <w:lang w:val="en-US" w:eastAsia="zh-CN"/>
          </w:rPr>
          <w:t>4</w:t>
        </w:r>
      </w:ins>
      <w:ins w:id="229" w:author="刘朋" w:date="2026-06-10T04:24:57Z">
        <w:r>
          <w:rPr>
            <w:rFonts w:hint="eastAsia" w:ascii="仿宋_GB2312" w:hAnsi="仿宋_GB2312" w:eastAsia="仿宋_GB2312" w:cs="仿宋_GB2312"/>
            <w:color w:val="auto"/>
            <w:sz w:val="28"/>
            <w:szCs w:val="28"/>
            <w:highlight w:val="none"/>
            <w:lang w:val="en-US" w:eastAsia="zh-CN"/>
          </w:rPr>
          <w:t>.</w:t>
        </w:r>
      </w:ins>
      <w:del w:id="230" w:author="刘朋" w:date="2026-06-10T04:24:55Z">
        <w:r>
          <w:rPr>
            <w:rFonts w:hint="default" w:ascii="仿宋_GB2312" w:hAnsi="仿宋_GB2312" w:eastAsia="仿宋_GB2312" w:cs="仿宋_GB2312"/>
            <w:color w:val="auto"/>
            <w:sz w:val="28"/>
            <w:szCs w:val="28"/>
            <w:highlight w:val="none"/>
            <w:lang w:val="en-US" w:eastAsia="zh-CN"/>
            <w:rPrChange w:id="231" w:author="刘朋" w:date="2026-06-10T04:22:51Z">
              <w:rPr>
                <w:rFonts w:hint="eastAsia" w:ascii="宋体" w:hAnsi="宋体" w:eastAsia="宋体" w:cs="宋体"/>
                <w:color w:val="auto"/>
                <w:sz w:val="21"/>
                <w:szCs w:val="21"/>
                <w:highlight w:val="none"/>
                <w:lang w:val="en-US" w:eastAsia="zh-CN"/>
              </w:rPr>
            </w:rPrChange>
          </w:rPr>
          <w:delText>.</w:delText>
        </w:r>
      </w:del>
      <w:del w:id="233" w:author="刘朋" w:date="2026-06-10T04:24:55Z">
        <w:r>
          <w:rPr>
            <w:rFonts w:hint="default" w:ascii="仿宋_GB2312" w:hAnsi="仿宋_GB2312" w:eastAsia="仿宋_GB2312" w:cs="仿宋_GB2312"/>
            <w:color w:val="auto"/>
            <w:sz w:val="28"/>
            <w:szCs w:val="28"/>
            <w:highlight w:val="none"/>
            <w:lang w:val="en-US" w:eastAsia="zh-CN"/>
            <w:rPrChange w:id="234" w:author="刘朋" w:date="2026-06-10T04:22:51Z">
              <w:rPr>
                <w:rFonts w:hint="eastAsia" w:ascii="宋体" w:hAnsi="宋体" w:cs="宋体"/>
                <w:color w:val="auto"/>
                <w:sz w:val="21"/>
                <w:szCs w:val="21"/>
                <w:highlight w:val="none"/>
                <w:lang w:val="en-US" w:eastAsia="zh-CN"/>
              </w:rPr>
            </w:rPrChange>
          </w:rPr>
          <w:delText>4</w:delText>
        </w:r>
      </w:del>
      <w:del w:id="236" w:author="刘朋" w:date="2026-06-10T04:24:55Z">
        <w:r>
          <w:rPr>
            <w:rFonts w:hint="default" w:ascii="仿宋_GB2312" w:hAnsi="仿宋_GB2312" w:eastAsia="仿宋_GB2312" w:cs="仿宋_GB2312"/>
            <w:color w:val="auto"/>
            <w:sz w:val="28"/>
            <w:szCs w:val="28"/>
            <w:highlight w:val="none"/>
            <w:lang w:val="en-US" w:eastAsia="zh-CN"/>
            <w:rPrChange w:id="237" w:author="刘朋" w:date="2026-06-10T04:22:51Z">
              <w:rPr>
                <w:rFonts w:hint="eastAsia" w:ascii="宋体" w:hAnsi="宋体" w:eastAsia="宋体" w:cs="宋体"/>
                <w:color w:val="auto"/>
                <w:sz w:val="21"/>
                <w:szCs w:val="21"/>
                <w:highlight w:val="none"/>
                <w:lang w:val="en-US" w:eastAsia="zh-CN"/>
              </w:rPr>
            </w:rPrChange>
          </w:rPr>
          <w:delText xml:space="preserve"> </w:delText>
        </w:r>
      </w:del>
      <w:ins w:id="239" w:author="刘朋" w:date="2026-06-10T04:24:55Z">
        <w:r>
          <w:rPr>
            <w:rFonts w:hint="eastAsia" w:ascii="仿宋_GB2312" w:hAnsi="仿宋_GB2312" w:eastAsia="仿宋_GB2312" w:cs="仿宋_GB2312"/>
            <w:color w:val="auto"/>
            <w:sz w:val="28"/>
            <w:szCs w:val="28"/>
            <w:highlight w:val="none"/>
            <w:lang w:val="en-US" w:eastAsia="zh-CN"/>
          </w:rPr>
          <w:t>5</w:t>
        </w:r>
      </w:ins>
      <w:r>
        <w:rPr>
          <w:rFonts w:hint="eastAsia" w:ascii="仿宋_GB2312" w:hAnsi="仿宋_GB2312" w:eastAsia="仿宋_GB2312" w:cs="仿宋_GB2312"/>
          <w:color w:val="auto"/>
          <w:sz w:val="28"/>
          <w:szCs w:val="28"/>
          <w:highlight w:val="none"/>
          <w:lang w:val="en-US" w:eastAsia="zh-CN"/>
          <w:rPrChange w:id="240" w:author="刘朋" w:date="2026-06-10T04:22:51Z">
            <w:rPr>
              <w:rFonts w:hint="eastAsia" w:ascii="宋体" w:hAnsi="宋体" w:eastAsia="宋体" w:cs="宋体"/>
              <w:color w:val="auto"/>
              <w:sz w:val="21"/>
              <w:szCs w:val="21"/>
              <w:highlight w:val="none"/>
              <w:lang w:val="en-US" w:eastAsia="zh-CN"/>
            </w:rPr>
          </w:rPrChange>
        </w:rPr>
        <w:t>智能</w:t>
      </w:r>
      <w:r>
        <w:rPr>
          <w:rFonts w:hint="eastAsia" w:ascii="仿宋_GB2312" w:hAnsi="仿宋_GB2312" w:eastAsia="仿宋_GB2312" w:cs="仿宋_GB2312"/>
          <w:color w:val="auto"/>
          <w:sz w:val="28"/>
          <w:szCs w:val="28"/>
          <w:highlight w:val="none"/>
          <w:lang w:val="en-US" w:eastAsia="zh-CN"/>
          <w:rPrChange w:id="241" w:author="刘朋" w:date="2026-06-10T04:22:51Z">
            <w:rPr>
              <w:rFonts w:hint="eastAsia" w:ascii="宋体" w:hAnsi="宋体" w:cs="宋体"/>
              <w:color w:val="auto"/>
              <w:sz w:val="21"/>
              <w:szCs w:val="21"/>
              <w:highlight w:val="none"/>
              <w:lang w:val="en-US" w:eastAsia="zh-CN"/>
            </w:rPr>
          </w:rPrChange>
        </w:rPr>
        <w:t>推荐</w:t>
      </w:r>
      <w:r>
        <w:rPr>
          <w:rFonts w:hint="eastAsia" w:ascii="仿宋_GB2312" w:hAnsi="仿宋_GB2312" w:eastAsia="仿宋_GB2312" w:cs="仿宋_GB2312"/>
          <w:color w:val="auto"/>
          <w:sz w:val="28"/>
          <w:szCs w:val="28"/>
          <w:highlight w:val="none"/>
          <w:lang w:val="en-US" w:eastAsia="zh-CN"/>
          <w:rPrChange w:id="242" w:author="刘朋" w:date="2026-06-10T04:22:51Z">
            <w:rPr>
              <w:rFonts w:hint="eastAsia" w:ascii="宋体" w:hAnsi="宋体" w:eastAsia="宋体" w:cs="宋体"/>
              <w:color w:val="auto"/>
              <w:sz w:val="21"/>
              <w:szCs w:val="21"/>
              <w:highlight w:val="none"/>
              <w:lang w:val="en-US" w:eastAsia="zh-CN"/>
            </w:rPr>
          </w:rPrChange>
        </w:rPr>
        <w:t>引擎</w:t>
      </w:r>
      <w:r>
        <w:rPr>
          <w:rFonts w:hint="eastAsia" w:ascii="仿宋_GB2312" w:hAnsi="仿宋_GB2312" w:eastAsia="仿宋_GB2312" w:cs="仿宋_GB2312"/>
          <w:color w:val="auto"/>
          <w:sz w:val="28"/>
          <w:szCs w:val="28"/>
          <w:highlight w:val="none"/>
          <w:lang w:val="en-US" w:eastAsia="zh-CN"/>
          <w:rPrChange w:id="243" w:author="刘朋" w:date="2026-06-10T04:22:51Z">
            <w:rPr>
              <w:rFonts w:hint="eastAsia" w:ascii="宋体" w:hAnsi="宋体" w:cs="宋体"/>
              <w:color w:val="auto"/>
              <w:sz w:val="21"/>
              <w:szCs w:val="21"/>
              <w:highlight w:val="none"/>
              <w:lang w:val="en-US" w:eastAsia="zh-CN"/>
            </w:rPr>
          </w:rPrChange>
        </w:rPr>
        <w:t>减少人员经验依赖</w:t>
      </w:r>
    </w:p>
    <w:p w14:paraId="3C03A6D9">
      <w:pPr>
        <w:spacing w:line="26" w:lineRule="atLeast"/>
        <w:ind w:firstLine="560" w:firstLineChars="200"/>
        <w:jc w:val="left"/>
        <w:rPr>
          <w:rFonts w:hint="eastAsia" w:ascii="仿宋_GB2312" w:hAnsi="仿宋_GB2312" w:eastAsia="仿宋_GB2312" w:cs="仿宋_GB2312"/>
          <w:color w:val="auto"/>
          <w:sz w:val="28"/>
          <w:szCs w:val="28"/>
          <w:highlight w:val="none"/>
          <w:lang w:val="en-US" w:eastAsia="zh-CN" w:bidi="ar"/>
          <w:rPrChange w:id="244" w:author="刘朋" w:date="2026-06-10T04:22:51Z">
            <w:rPr>
              <w:rFonts w:hint="default" w:ascii="宋体" w:hAnsi="宋体" w:cs="宋体"/>
              <w:color w:val="auto"/>
              <w:sz w:val="21"/>
              <w:szCs w:val="21"/>
              <w:highlight w:val="none"/>
              <w:lang w:val="en-US" w:eastAsia="zh-CN" w:bidi="ar"/>
            </w:rPr>
          </w:rPrChange>
        </w:rPr>
      </w:pPr>
      <w:r>
        <w:rPr>
          <w:rFonts w:hint="eastAsia" w:ascii="仿宋_GB2312" w:hAnsi="仿宋_GB2312" w:eastAsia="仿宋_GB2312" w:cs="仿宋_GB2312"/>
          <w:color w:val="auto"/>
          <w:sz w:val="28"/>
          <w:szCs w:val="28"/>
          <w:highlight w:val="none"/>
          <w:lang w:val="en-US" w:eastAsia="zh-CN" w:bidi="ar"/>
          <w:rPrChange w:id="245" w:author="刘朋" w:date="2026-06-10T04:22:51Z">
            <w:rPr>
              <w:rFonts w:hint="eastAsia" w:ascii="宋体" w:hAnsi="宋体" w:cs="宋体"/>
              <w:color w:val="auto"/>
              <w:sz w:val="21"/>
              <w:szCs w:val="21"/>
              <w:highlight w:val="none"/>
              <w:lang w:val="en-US" w:eastAsia="zh-CN" w:bidi="ar"/>
            </w:rPr>
          </w:rPrChange>
        </w:rPr>
        <w:t>WMS根据物资的专业属性、货区货位分布、货架的大小特点、立库平库等因素预先设置上架规则，对即将上架入库的货物提供系统指导，确保货物货位的最优化配置。</w:t>
      </w:r>
    </w:p>
    <w:p w14:paraId="1CB8A31A">
      <w:pPr>
        <w:spacing w:line="26" w:lineRule="atLeast"/>
        <w:ind w:firstLine="560" w:firstLineChars="200"/>
        <w:jc w:val="left"/>
        <w:rPr>
          <w:rFonts w:hint="eastAsia" w:ascii="仿宋_GB2312" w:hAnsi="仿宋_GB2312" w:eastAsia="仿宋_GB2312" w:cs="仿宋_GB2312"/>
          <w:color w:val="auto"/>
          <w:sz w:val="28"/>
          <w:szCs w:val="28"/>
          <w:highlight w:val="none"/>
          <w:lang w:eastAsia="zh-CN" w:bidi="ar"/>
          <w:rPrChange w:id="246" w:author="刘朋" w:date="2026-06-10T04:22:51Z">
            <w:rPr>
              <w:rFonts w:hint="eastAsia" w:ascii="宋体" w:hAnsi="宋体" w:eastAsia="宋体" w:cs="宋体"/>
              <w:color w:val="auto"/>
              <w:sz w:val="21"/>
              <w:szCs w:val="21"/>
              <w:highlight w:val="none"/>
              <w:lang w:eastAsia="zh-CN" w:bidi="ar"/>
            </w:rPr>
          </w:rPrChange>
        </w:rPr>
      </w:pPr>
      <w:r>
        <w:rPr>
          <w:rFonts w:hint="eastAsia" w:ascii="仿宋_GB2312" w:hAnsi="仿宋_GB2312" w:eastAsia="仿宋_GB2312" w:cs="仿宋_GB2312"/>
          <w:b w:val="0"/>
          <w:bCs w:val="0"/>
          <w:color w:val="auto"/>
          <w:sz w:val="28"/>
          <w:szCs w:val="28"/>
          <w:highlight w:val="none"/>
          <w:lang w:val="en-US" w:eastAsia="zh-CN" w:bidi="ar"/>
          <w:rPrChange w:id="247" w:author="刘朋" w:date="2026-06-10T04:22:51Z">
            <w:rPr>
              <w:rFonts w:hint="eastAsia" w:ascii="宋体" w:hAnsi="宋体" w:cs="宋体"/>
              <w:b w:val="0"/>
              <w:bCs w:val="0"/>
              <w:color w:val="auto"/>
              <w:sz w:val="21"/>
              <w:szCs w:val="21"/>
              <w:highlight w:val="none"/>
              <w:lang w:val="en-US" w:eastAsia="zh-CN" w:bidi="ar"/>
            </w:rPr>
          </w:rPrChange>
        </w:rPr>
        <w:t>出库时，系统根据出库规则，</w:t>
      </w:r>
      <w:r>
        <w:rPr>
          <w:rFonts w:hint="eastAsia" w:ascii="仿宋_GB2312" w:hAnsi="仿宋_GB2312" w:eastAsia="仿宋_GB2312" w:cs="仿宋_GB2312"/>
          <w:color w:val="auto"/>
          <w:sz w:val="28"/>
          <w:szCs w:val="28"/>
          <w:highlight w:val="none"/>
          <w:lang w:bidi="ar"/>
          <w:rPrChange w:id="248" w:author="刘朋" w:date="2026-06-10T04:22:51Z">
            <w:rPr>
              <w:rFonts w:hint="eastAsia" w:ascii="宋体" w:hAnsi="宋体" w:cs="宋体"/>
              <w:color w:val="auto"/>
              <w:sz w:val="21"/>
              <w:szCs w:val="21"/>
              <w:highlight w:val="none"/>
              <w:lang w:bidi="ar"/>
            </w:rPr>
          </w:rPrChange>
        </w:rPr>
        <w:t>分配拣货人</w:t>
      </w:r>
      <w:r>
        <w:rPr>
          <w:rFonts w:hint="eastAsia" w:ascii="仿宋_GB2312" w:hAnsi="仿宋_GB2312" w:eastAsia="仿宋_GB2312" w:cs="仿宋_GB2312"/>
          <w:color w:val="auto"/>
          <w:sz w:val="28"/>
          <w:szCs w:val="28"/>
          <w:highlight w:val="none"/>
          <w:lang w:eastAsia="zh-CN" w:bidi="ar"/>
          <w:rPrChange w:id="249" w:author="刘朋" w:date="2026-06-10T04:22:51Z">
            <w:rPr>
              <w:rFonts w:hint="eastAsia" w:ascii="宋体" w:hAnsi="宋体" w:cs="宋体"/>
              <w:color w:val="auto"/>
              <w:sz w:val="21"/>
              <w:szCs w:val="21"/>
              <w:highlight w:val="none"/>
              <w:lang w:eastAsia="zh-CN" w:bidi="ar"/>
            </w:rPr>
          </w:rPrChange>
        </w:rPr>
        <w:t>、</w:t>
      </w:r>
      <w:r>
        <w:rPr>
          <w:rFonts w:hint="eastAsia" w:ascii="仿宋_GB2312" w:hAnsi="仿宋_GB2312" w:eastAsia="仿宋_GB2312" w:cs="仿宋_GB2312"/>
          <w:color w:val="auto"/>
          <w:sz w:val="28"/>
          <w:szCs w:val="28"/>
          <w:highlight w:val="none"/>
          <w:lang w:val="en-US" w:eastAsia="zh-CN" w:bidi="ar"/>
          <w:rPrChange w:id="250" w:author="刘朋" w:date="2026-06-10T04:22:51Z">
            <w:rPr>
              <w:rFonts w:hint="eastAsia" w:ascii="宋体" w:hAnsi="宋体" w:cs="宋体"/>
              <w:color w:val="auto"/>
              <w:sz w:val="21"/>
              <w:szCs w:val="21"/>
              <w:highlight w:val="none"/>
              <w:lang w:val="en-US" w:eastAsia="zh-CN" w:bidi="ar"/>
            </w:rPr>
          </w:rPrChange>
        </w:rPr>
        <w:t>拣货路径</w:t>
      </w:r>
      <w:r>
        <w:rPr>
          <w:rFonts w:hint="eastAsia" w:ascii="仿宋_GB2312" w:hAnsi="仿宋_GB2312" w:eastAsia="仿宋_GB2312" w:cs="仿宋_GB2312"/>
          <w:color w:val="auto"/>
          <w:sz w:val="28"/>
          <w:szCs w:val="28"/>
          <w:highlight w:val="none"/>
          <w:lang w:bidi="ar"/>
          <w:rPrChange w:id="251" w:author="刘朋" w:date="2026-06-10T04:22:51Z">
            <w:rPr>
              <w:rFonts w:hint="eastAsia" w:ascii="宋体" w:hAnsi="宋体" w:cs="宋体"/>
              <w:color w:val="auto"/>
              <w:sz w:val="21"/>
              <w:szCs w:val="21"/>
              <w:highlight w:val="none"/>
              <w:lang w:bidi="ar"/>
            </w:rPr>
          </w:rPrChange>
        </w:rPr>
        <w:t>及拣货货位</w:t>
      </w:r>
      <w:r>
        <w:rPr>
          <w:rFonts w:hint="eastAsia" w:ascii="仿宋_GB2312" w:hAnsi="仿宋_GB2312" w:eastAsia="仿宋_GB2312" w:cs="仿宋_GB2312"/>
          <w:color w:val="auto"/>
          <w:sz w:val="28"/>
          <w:szCs w:val="28"/>
          <w:highlight w:val="none"/>
          <w:lang w:eastAsia="zh-CN" w:bidi="ar"/>
          <w:rPrChange w:id="252" w:author="刘朋" w:date="2026-06-10T04:22:51Z">
            <w:rPr>
              <w:rFonts w:hint="eastAsia" w:ascii="宋体" w:hAnsi="宋体" w:cs="宋体"/>
              <w:color w:val="auto"/>
              <w:sz w:val="21"/>
              <w:szCs w:val="21"/>
              <w:highlight w:val="none"/>
              <w:lang w:eastAsia="zh-CN" w:bidi="ar"/>
            </w:rPr>
          </w:rPrChange>
        </w:rPr>
        <w:t>，</w:t>
      </w:r>
      <w:r>
        <w:rPr>
          <w:rFonts w:hint="eastAsia" w:ascii="仿宋_GB2312" w:hAnsi="仿宋_GB2312" w:eastAsia="仿宋_GB2312" w:cs="仿宋_GB2312"/>
          <w:color w:val="auto"/>
          <w:sz w:val="28"/>
          <w:szCs w:val="28"/>
          <w:highlight w:val="none"/>
          <w:lang w:val="en-US" w:eastAsia="zh-CN" w:bidi="ar"/>
          <w:rPrChange w:id="253" w:author="刘朋" w:date="2026-06-10T04:22:51Z">
            <w:rPr>
              <w:rFonts w:hint="eastAsia" w:ascii="宋体" w:hAnsi="宋体" w:cs="宋体"/>
              <w:color w:val="auto"/>
              <w:sz w:val="21"/>
              <w:szCs w:val="21"/>
              <w:highlight w:val="none"/>
              <w:lang w:val="en-US" w:eastAsia="zh-CN" w:bidi="ar"/>
            </w:rPr>
          </w:rPrChange>
        </w:rPr>
        <w:t>减轻了</w:t>
      </w:r>
      <w:r>
        <w:rPr>
          <w:rFonts w:hint="eastAsia" w:ascii="仿宋_GB2312" w:hAnsi="仿宋_GB2312" w:eastAsia="仿宋_GB2312" w:cs="仿宋_GB2312"/>
          <w:color w:val="auto"/>
          <w:sz w:val="28"/>
          <w:szCs w:val="28"/>
          <w:highlight w:val="none"/>
          <w:lang w:bidi="ar"/>
          <w:rPrChange w:id="254" w:author="刘朋" w:date="2026-06-10T04:22:51Z">
            <w:rPr>
              <w:rFonts w:hint="eastAsia" w:ascii="宋体" w:hAnsi="宋体" w:cs="宋体"/>
              <w:color w:val="auto"/>
              <w:sz w:val="21"/>
              <w:szCs w:val="21"/>
              <w:highlight w:val="none"/>
              <w:lang w:bidi="ar"/>
            </w:rPr>
          </w:rPrChange>
        </w:rPr>
        <w:t>仓储工作人员</w:t>
      </w:r>
      <w:r>
        <w:rPr>
          <w:rFonts w:hint="eastAsia" w:ascii="仿宋_GB2312" w:hAnsi="仿宋_GB2312" w:eastAsia="仿宋_GB2312" w:cs="仿宋_GB2312"/>
          <w:color w:val="auto"/>
          <w:sz w:val="28"/>
          <w:szCs w:val="28"/>
          <w:highlight w:val="none"/>
          <w:lang w:val="en-US" w:eastAsia="zh-CN" w:bidi="ar"/>
          <w:rPrChange w:id="255" w:author="刘朋" w:date="2026-06-10T04:22:51Z">
            <w:rPr>
              <w:rFonts w:hint="eastAsia" w:ascii="宋体" w:hAnsi="宋体" w:cs="宋体"/>
              <w:color w:val="auto"/>
              <w:sz w:val="21"/>
              <w:szCs w:val="21"/>
              <w:highlight w:val="none"/>
              <w:lang w:val="en-US" w:eastAsia="zh-CN" w:bidi="ar"/>
            </w:rPr>
          </w:rPrChange>
        </w:rPr>
        <w:t>经验依赖</w:t>
      </w:r>
      <w:r>
        <w:rPr>
          <w:rFonts w:hint="eastAsia" w:ascii="仿宋_GB2312" w:hAnsi="仿宋_GB2312" w:eastAsia="仿宋_GB2312" w:cs="仿宋_GB2312"/>
          <w:color w:val="auto"/>
          <w:sz w:val="28"/>
          <w:szCs w:val="28"/>
          <w:highlight w:val="none"/>
          <w:lang w:eastAsia="zh-CN" w:bidi="ar"/>
          <w:rPrChange w:id="256" w:author="刘朋" w:date="2026-06-10T04:22:51Z">
            <w:rPr>
              <w:rFonts w:hint="eastAsia" w:ascii="宋体" w:hAnsi="宋体" w:cs="宋体"/>
              <w:color w:val="auto"/>
              <w:sz w:val="21"/>
              <w:szCs w:val="21"/>
              <w:highlight w:val="none"/>
              <w:lang w:eastAsia="zh-CN" w:bidi="ar"/>
            </w:rPr>
          </w:rPrChange>
        </w:rPr>
        <w:t>。</w:t>
      </w:r>
    </w:p>
    <w:p w14:paraId="029E8F67">
      <w:pPr>
        <w:spacing w:line="26" w:lineRule="atLeast"/>
        <w:ind w:firstLine="560" w:firstLineChars="200"/>
        <w:jc w:val="left"/>
        <w:rPr>
          <w:rFonts w:hint="eastAsia" w:ascii="仿宋_GB2312" w:hAnsi="仿宋_GB2312" w:eastAsia="仿宋_GB2312" w:cs="仿宋_GB2312"/>
          <w:color w:val="auto"/>
          <w:sz w:val="28"/>
          <w:szCs w:val="28"/>
          <w:highlight w:val="none"/>
          <w:rPrChange w:id="257" w:author="刘朋" w:date="2026-06-10T04:22:51Z">
            <w:rPr>
              <w:color w:val="auto"/>
              <w:highlight w:val="none"/>
            </w:rPr>
          </w:rPrChange>
        </w:rPr>
      </w:pPr>
      <w:r>
        <w:rPr>
          <w:rFonts w:hint="eastAsia" w:ascii="仿宋_GB2312" w:hAnsi="仿宋_GB2312" w:eastAsia="仿宋_GB2312" w:cs="仿宋_GB2312"/>
          <w:color w:val="auto"/>
          <w:sz w:val="28"/>
          <w:szCs w:val="28"/>
          <w:highlight w:val="none"/>
          <w:lang w:val="en-US" w:eastAsia="zh-CN" w:bidi="ar"/>
          <w:rPrChange w:id="258" w:author="刘朋" w:date="2026-06-10T04:22:51Z">
            <w:rPr>
              <w:rFonts w:hint="eastAsia" w:ascii="宋体" w:hAnsi="宋体" w:cs="宋体"/>
              <w:color w:val="auto"/>
              <w:sz w:val="21"/>
              <w:szCs w:val="21"/>
              <w:highlight w:val="none"/>
              <w:lang w:val="en-US" w:eastAsia="zh-CN" w:bidi="ar"/>
            </w:rPr>
          </w:rPrChange>
        </w:rPr>
        <w:t>盘点方面，原来的盘点过程线上线下分离，依赖人工记忆，容易出错。WMS创建盘点单后，可以根据货位情况分配盘点人进行盘点，使用PDA扫码盘点同时系统自动记录盘点结果，减少人工录入，同时系统支持双人盘点，保证盘点准确性。</w:t>
      </w:r>
    </w:p>
    <w:p w14:paraId="69D285F2">
      <w:pPr>
        <w:pStyle w:val="2"/>
        <w:keepNext/>
        <w:keepLines/>
        <w:pageBreakBefore w:val="0"/>
        <w:widowControl/>
        <w:kinsoku/>
        <w:wordWrap/>
        <w:overflowPunct/>
        <w:topLinePunct w:val="0"/>
        <w:autoSpaceDE/>
        <w:autoSpaceDN/>
        <w:bidi w:val="0"/>
        <w:adjustRightInd/>
        <w:snapToGrid/>
        <w:spacing w:before="0" w:after="0" w:line="416" w:lineRule="auto"/>
        <w:textAlignment w:val="auto"/>
        <w:rPr>
          <w:rFonts w:hint="eastAsia" w:ascii="仿宋_GB2312" w:hAnsi="仿宋_GB2312" w:eastAsia="仿宋_GB2312" w:cs="仿宋_GB2312"/>
          <w:color w:val="auto"/>
          <w:sz w:val="28"/>
          <w:szCs w:val="28"/>
          <w:highlight w:val="none"/>
          <w:lang w:val="en-US" w:eastAsia="zh-CN"/>
          <w:rPrChange w:id="259" w:author="刘朋" w:date="2026-06-10T04:22:51Z">
            <w:rPr>
              <w:rFonts w:hint="eastAsia" w:ascii="宋体" w:hAnsi="宋体" w:cs="宋体"/>
              <w:color w:val="auto"/>
              <w:sz w:val="21"/>
              <w:szCs w:val="21"/>
              <w:highlight w:val="none"/>
              <w:lang w:val="en-US" w:eastAsia="zh-CN"/>
            </w:rPr>
          </w:rPrChange>
        </w:rPr>
      </w:pPr>
      <w:del w:id="260" w:author="刘朋" w:date="2026-06-10T04:25:01Z">
        <w:r>
          <w:rPr>
            <w:rFonts w:hint="default" w:ascii="仿宋_GB2312" w:hAnsi="仿宋_GB2312" w:eastAsia="仿宋_GB2312" w:cs="仿宋_GB2312"/>
            <w:color w:val="auto"/>
            <w:sz w:val="28"/>
            <w:szCs w:val="28"/>
            <w:highlight w:val="none"/>
            <w:lang w:val="en-US" w:eastAsia="zh-CN"/>
            <w:rPrChange w:id="261" w:author="刘朋" w:date="2026-06-10T04:22:51Z">
              <w:rPr>
                <w:rFonts w:hint="eastAsia" w:ascii="宋体" w:hAnsi="宋体" w:cs="宋体"/>
                <w:color w:val="auto"/>
                <w:sz w:val="21"/>
                <w:szCs w:val="21"/>
                <w:highlight w:val="none"/>
                <w:lang w:val="en-US" w:eastAsia="zh-CN"/>
              </w:rPr>
            </w:rPrChange>
          </w:rPr>
          <w:delText>3.5</w:delText>
        </w:r>
      </w:del>
      <w:ins w:id="263" w:author="刘朋" w:date="2026-06-10T04:25:01Z">
        <w:r>
          <w:rPr>
            <w:rFonts w:hint="eastAsia" w:ascii="仿宋_GB2312" w:hAnsi="仿宋_GB2312" w:eastAsia="仿宋_GB2312" w:cs="仿宋_GB2312"/>
            <w:color w:val="auto"/>
            <w:sz w:val="28"/>
            <w:szCs w:val="28"/>
            <w:highlight w:val="none"/>
            <w:lang w:val="en-US" w:eastAsia="zh-CN"/>
          </w:rPr>
          <w:t>4.6</w:t>
        </w:r>
      </w:ins>
      <w:r>
        <w:rPr>
          <w:rFonts w:hint="eastAsia" w:ascii="仿宋_GB2312" w:hAnsi="仿宋_GB2312" w:eastAsia="仿宋_GB2312" w:cs="仿宋_GB2312"/>
          <w:color w:val="auto"/>
          <w:sz w:val="28"/>
          <w:szCs w:val="28"/>
          <w:highlight w:val="none"/>
          <w:lang w:val="en-US" w:eastAsia="zh-CN"/>
          <w:rPrChange w:id="264" w:author="刘朋" w:date="2026-06-10T04:22:51Z">
            <w:rPr>
              <w:rFonts w:hint="eastAsia" w:ascii="宋体" w:hAnsi="宋体" w:cs="宋体"/>
              <w:color w:val="auto"/>
              <w:sz w:val="21"/>
              <w:szCs w:val="21"/>
              <w:highlight w:val="none"/>
              <w:lang w:val="en-US" w:eastAsia="zh-CN"/>
            </w:rPr>
          </w:rPrChange>
        </w:rPr>
        <w:t>可视化报表看板</w:t>
      </w:r>
    </w:p>
    <w:p w14:paraId="10E7F984">
      <w:pPr>
        <w:spacing w:line="26" w:lineRule="atLeast"/>
        <w:ind w:firstLine="560" w:firstLineChars="200"/>
        <w:jc w:val="left"/>
        <w:rPr>
          <w:rFonts w:hint="eastAsia" w:ascii="仿宋_GB2312" w:hAnsi="仿宋_GB2312" w:eastAsia="仿宋_GB2312" w:cs="仿宋_GB2312"/>
          <w:color w:val="auto"/>
          <w:sz w:val="28"/>
          <w:szCs w:val="28"/>
          <w:highlight w:val="none"/>
          <w:lang w:val="en-US" w:eastAsia="zh-CN" w:bidi="ar"/>
          <w:rPrChange w:id="265" w:author="刘朋" w:date="2026-06-10T04:22:51Z">
            <w:rPr>
              <w:rFonts w:hint="default" w:ascii="宋体" w:hAnsi="宋体" w:eastAsia="宋体" w:cs="宋体"/>
              <w:color w:val="auto"/>
              <w:sz w:val="21"/>
              <w:szCs w:val="21"/>
              <w:highlight w:val="none"/>
              <w:lang w:val="en-US" w:eastAsia="zh-CN" w:bidi="ar"/>
            </w:rPr>
          </w:rPrChange>
        </w:rPr>
      </w:pPr>
      <w:r>
        <w:rPr>
          <w:rFonts w:hint="eastAsia" w:ascii="仿宋_GB2312" w:hAnsi="仿宋_GB2312" w:eastAsia="仿宋_GB2312" w:cs="仿宋_GB2312"/>
          <w:color w:val="auto"/>
          <w:sz w:val="28"/>
          <w:szCs w:val="28"/>
          <w:highlight w:val="none"/>
          <w:lang w:val="en-US" w:eastAsia="zh-CN" w:bidi="ar"/>
          <w:rPrChange w:id="266" w:author="刘朋" w:date="2026-06-10T04:22:51Z">
            <w:rPr>
              <w:rFonts w:hint="eastAsia" w:ascii="宋体" w:hAnsi="宋体" w:cs="宋体"/>
              <w:color w:val="auto"/>
              <w:sz w:val="21"/>
              <w:szCs w:val="21"/>
              <w:highlight w:val="none"/>
              <w:lang w:val="en-US" w:eastAsia="zh-CN" w:bidi="ar"/>
            </w:rPr>
          </w:rPrChange>
        </w:rPr>
        <w:t>WMS新增可视化数据看板，使整个库内业务执行情况、库存实际情况、货位利用情况、物资类型分布情况更加直观地展示给仓储管理人员，为仓储决策提供更加准确的数据支撑。</w:t>
      </w:r>
    </w:p>
    <w:p w14:paraId="42F7ED2C">
      <w:pPr>
        <w:pStyle w:val="3"/>
        <w:numPr>
          <w:ilvl w:val="0"/>
          <w:numId w:val="1"/>
        </w:numPr>
        <w:spacing w:before="60" w:after="60" w:line="240" w:lineRule="auto"/>
        <w:ind w:left="478" w:hanging="751" w:hangingChars="170"/>
        <w:rPr>
          <w:del w:id="267" w:author="刘朋" w:date="2026-06-10T04:25:24Z"/>
          <w:rFonts w:hint="eastAsia" w:ascii="仿宋_GB2312" w:hAnsi="仿宋_GB2312" w:eastAsia="仿宋_GB2312" w:cs="仿宋_GB2312"/>
          <w:color w:val="auto"/>
          <w:sz w:val="28"/>
          <w:szCs w:val="28"/>
          <w:highlight w:val="none"/>
          <w:rPrChange w:id="268" w:author="刘朋" w:date="2026-06-10T04:22:51Z">
            <w:rPr>
              <w:del w:id="269" w:author="刘朋" w:date="2026-06-10T04:25:24Z"/>
              <w:rFonts w:ascii="宋体" w:hAnsi="宋体" w:cs="宋体"/>
              <w:color w:val="auto"/>
              <w:sz w:val="21"/>
              <w:szCs w:val="21"/>
              <w:highlight w:val="none"/>
            </w:rPr>
          </w:rPrChange>
        </w:rPr>
      </w:pPr>
      <w:ins w:id="270" w:author="刘朋" w:date="2026-06-10T04:29:56Z">
        <w:r>
          <w:rPr/>
          <w:drawing>
            <wp:inline distT="0" distB="0" distL="114300" distR="114300">
              <wp:extent cx="5268595" cy="2473325"/>
              <wp:effectExtent l="0" t="0" r="825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68595" cy="2473325"/>
                      </a:xfrm>
                      <a:prstGeom prst="rect">
                        <a:avLst/>
                      </a:prstGeom>
                      <a:noFill/>
                      <a:ln>
                        <a:noFill/>
                      </a:ln>
                    </pic:spPr>
                  </pic:pic>
                </a:graphicData>
              </a:graphic>
            </wp:inline>
          </w:drawing>
        </w:r>
      </w:ins>
      <w:del w:id="272" w:author="刘朋" w:date="2026-06-10T04:25:24Z">
        <w:r>
          <w:rPr>
            <w:rFonts w:hint="eastAsia" w:ascii="仿宋_GB2312" w:hAnsi="仿宋_GB2312" w:eastAsia="仿宋_GB2312" w:cs="仿宋_GB2312"/>
            <w:color w:val="auto"/>
            <w:sz w:val="28"/>
            <w:szCs w:val="28"/>
            <w:highlight w:val="none"/>
            <w:rPrChange w:id="273" w:author="刘朋" w:date="2026-06-10T04:22:51Z">
              <w:rPr>
                <w:rFonts w:hint="eastAsia" w:ascii="黑体" w:hAnsi="黑体" w:eastAsia="黑体"/>
                <w:color w:val="auto"/>
                <w:sz w:val="28"/>
                <w:szCs w:val="28"/>
                <w:highlight w:val="none"/>
              </w:rPr>
            </w:rPrChange>
          </w:rPr>
          <w:delText>应用效果</w:delText>
        </w:r>
      </w:del>
      <w:del w:id="275" w:author="刘朋" w:date="2026-06-10T04:25:24Z">
        <w:r>
          <w:rPr>
            <w:rFonts w:hint="eastAsia" w:ascii="仿宋_GB2312" w:hAnsi="仿宋_GB2312" w:eastAsia="仿宋_GB2312" w:cs="仿宋_GB2312"/>
            <w:color w:val="auto"/>
            <w:sz w:val="28"/>
            <w:szCs w:val="28"/>
            <w:highlight w:val="none"/>
            <w:lang w:val="en-US" w:eastAsia="zh-CN"/>
            <w:rPrChange w:id="276" w:author="刘朋" w:date="2026-06-10T04:22:51Z">
              <w:rPr>
                <w:rFonts w:hint="eastAsia" w:ascii="黑体" w:hAnsi="黑体" w:eastAsia="黑体"/>
                <w:color w:val="auto"/>
                <w:sz w:val="28"/>
                <w:szCs w:val="28"/>
                <w:highlight w:val="none"/>
                <w:lang w:val="en-US" w:eastAsia="zh-CN"/>
              </w:rPr>
            </w:rPrChange>
          </w:rPr>
          <w:delText>及展望</w:delText>
        </w:r>
      </w:del>
    </w:p>
    <w:p w14:paraId="233338F7">
      <w:pPr>
        <w:keepNext w:val="0"/>
        <w:keepLines w:val="0"/>
        <w:pageBreakBefore w:val="0"/>
        <w:widowControl/>
        <w:kinsoku/>
        <w:wordWrap/>
        <w:overflowPunct/>
        <w:topLinePunct w:val="0"/>
        <w:autoSpaceDE/>
        <w:autoSpaceDN/>
        <w:bidi w:val="0"/>
        <w:adjustRightInd/>
        <w:snapToGrid/>
        <w:ind w:firstLine="560" w:firstLineChars="200"/>
        <w:jc w:val="left"/>
        <w:textAlignment w:val="auto"/>
        <w:rPr>
          <w:del w:id="278" w:author="刘朋" w:date="2026-06-10T04:25:24Z"/>
          <w:rFonts w:hint="eastAsia" w:ascii="仿宋_GB2312" w:hAnsi="仿宋_GB2312" w:eastAsia="仿宋_GB2312" w:cs="仿宋_GB2312"/>
          <w:color w:val="auto"/>
          <w:sz w:val="28"/>
          <w:szCs w:val="28"/>
          <w:highlight w:val="none"/>
          <w:lang w:val="en-US" w:eastAsia="zh-CN"/>
          <w:rPrChange w:id="279" w:author="刘朋" w:date="2026-06-10T04:22:51Z">
            <w:rPr>
              <w:del w:id="280" w:author="刘朋" w:date="2026-06-10T04:25:24Z"/>
              <w:rFonts w:hint="eastAsia" w:ascii="宋体" w:hAnsi="宋体" w:cs="宋体"/>
              <w:color w:val="auto"/>
              <w:highlight w:val="none"/>
              <w:lang w:val="en-US" w:eastAsia="zh-CN"/>
            </w:rPr>
          </w:rPrChange>
        </w:rPr>
      </w:pPr>
      <w:del w:id="281" w:author="刘朋" w:date="2026-06-10T04:25:24Z">
        <w:r>
          <w:rPr>
            <w:rFonts w:hint="eastAsia" w:ascii="仿宋_GB2312" w:hAnsi="仿宋_GB2312" w:eastAsia="仿宋_GB2312" w:cs="仿宋_GB2312"/>
            <w:color w:val="auto"/>
            <w:sz w:val="28"/>
            <w:szCs w:val="28"/>
            <w:highlight w:val="none"/>
            <w:lang w:val="en-US" w:eastAsia="zh-CN"/>
            <w:rPrChange w:id="282" w:author="刘朋" w:date="2026-06-10T04:22:51Z">
              <w:rPr>
                <w:rFonts w:hint="eastAsia" w:ascii="宋体" w:hAnsi="宋体" w:cs="宋体"/>
                <w:color w:val="auto"/>
                <w:highlight w:val="none"/>
                <w:lang w:val="en-US" w:eastAsia="zh-CN"/>
              </w:rPr>
            </w:rPrChange>
          </w:rPr>
          <w:delText>目前，郑州地铁WMS的智能化主要体现在PDA扫码作业、货位智能推荐、与立库WCS集成联动三个方面，系统已经在</w:delText>
        </w:r>
      </w:del>
      <w:del w:id="284" w:author="刘朋" w:date="2026-06-10T04:25:24Z">
        <w:r>
          <w:rPr>
            <w:rFonts w:hint="eastAsia" w:ascii="仿宋_GB2312" w:hAnsi="仿宋_GB2312" w:eastAsia="仿宋_GB2312" w:cs="仿宋_GB2312"/>
            <w:color w:val="auto"/>
            <w:sz w:val="28"/>
            <w:szCs w:val="28"/>
            <w:highlight w:val="none"/>
            <w:rPrChange w:id="285" w:author="刘朋" w:date="2026-06-10T04:22:51Z">
              <w:rPr>
                <w:rFonts w:hint="eastAsia" w:ascii="宋体" w:hAnsi="宋体" w:cs="宋体"/>
                <w:color w:val="auto"/>
                <w:highlight w:val="none"/>
              </w:rPr>
            </w:rPrChange>
          </w:rPr>
          <w:delText>6条线路上线，</w:delText>
        </w:r>
      </w:del>
      <w:del w:id="287" w:author="刘朋" w:date="2026-06-10T04:25:24Z">
        <w:r>
          <w:rPr>
            <w:rFonts w:hint="eastAsia" w:ascii="仿宋_GB2312" w:hAnsi="仿宋_GB2312" w:eastAsia="仿宋_GB2312" w:cs="仿宋_GB2312"/>
            <w:color w:val="auto"/>
            <w:sz w:val="28"/>
            <w:szCs w:val="28"/>
            <w:highlight w:val="none"/>
            <w:lang w:val="en-US" w:eastAsia="zh-CN"/>
            <w:rPrChange w:id="288" w:author="刘朋" w:date="2026-06-10T04:22:51Z">
              <w:rPr>
                <w:rFonts w:hint="eastAsia" w:ascii="宋体" w:hAnsi="宋体" w:cs="宋体"/>
                <w:color w:val="auto"/>
                <w:highlight w:val="none"/>
                <w:lang w:val="en-US" w:eastAsia="zh-CN"/>
              </w:rPr>
            </w:rPrChange>
          </w:rPr>
          <w:delText>实现了包括</w:delText>
        </w:r>
      </w:del>
      <w:del w:id="290" w:author="刘朋" w:date="2026-06-10T04:25:24Z">
        <w:r>
          <w:rPr>
            <w:rFonts w:hint="eastAsia" w:ascii="仿宋_GB2312" w:hAnsi="仿宋_GB2312" w:eastAsia="仿宋_GB2312" w:cs="仿宋_GB2312"/>
            <w:color w:val="auto"/>
            <w:sz w:val="28"/>
            <w:szCs w:val="28"/>
            <w:highlight w:val="none"/>
            <w:rPrChange w:id="291" w:author="刘朋" w:date="2026-06-10T04:22:51Z">
              <w:rPr>
                <w:rFonts w:hint="eastAsia" w:ascii="宋体" w:hAnsi="宋体" w:cs="宋体"/>
                <w:color w:val="auto"/>
                <w:highlight w:val="none"/>
              </w:rPr>
            </w:rPrChange>
          </w:rPr>
          <w:delText>123个业务点的智能化操作，41项表单和报表的开发，不但贯通了供应链各系统的数据转换，增加了数据一体化管理，与自动化设备的结合，</w:delText>
        </w:r>
      </w:del>
      <w:del w:id="293" w:author="刘朋" w:date="2026-06-10T04:25:24Z">
        <w:r>
          <w:rPr>
            <w:rFonts w:hint="eastAsia" w:ascii="仿宋_GB2312" w:hAnsi="仿宋_GB2312" w:eastAsia="仿宋_GB2312" w:cs="仿宋_GB2312"/>
            <w:color w:val="auto"/>
            <w:sz w:val="28"/>
            <w:szCs w:val="28"/>
            <w:highlight w:val="none"/>
            <w:lang w:val="en-US" w:eastAsia="zh-CN"/>
            <w:rPrChange w:id="294" w:author="刘朋" w:date="2026-06-10T04:22:51Z">
              <w:rPr>
                <w:rFonts w:hint="eastAsia" w:ascii="宋体" w:hAnsi="宋体" w:cs="宋体"/>
                <w:color w:val="auto"/>
                <w:highlight w:val="none"/>
                <w:lang w:val="en-US" w:eastAsia="zh-CN"/>
              </w:rPr>
            </w:rPrChange>
          </w:rPr>
          <w:delText>还</w:delText>
        </w:r>
      </w:del>
      <w:del w:id="296" w:author="刘朋" w:date="2026-06-10T04:25:24Z">
        <w:r>
          <w:rPr>
            <w:rFonts w:hint="eastAsia" w:ascii="仿宋_GB2312" w:hAnsi="仿宋_GB2312" w:eastAsia="仿宋_GB2312" w:cs="仿宋_GB2312"/>
            <w:color w:val="auto"/>
            <w:sz w:val="28"/>
            <w:szCs w:val="28"/>
            <w:highlight w:val="none"/>
            <w:rPrChange w:id="297" w:author="刘朋" w:date="2026-06-10T04:22:51Z">
              <w:rPr>
                <w:rFonts w:hint="eastAsia" w:ascii="宋体" w:hAnsi="宋体" w:cs="宋体"/>
                <w:color w:val="auto"/>
                <w:highlight w:val="none"/>
              </w:rPr>
            </w:rPrChange>
          </w:rPr>
          <w:delText>极大地提升了业务处理</w:delText>
        </w:r>
      </w:del>
      <w:del w:id="299" w:author="刘朋" w:date="2026-06-10T04:25:24Z">
        <w:r>
          <w:rPr>
            <w:rFonts w:hint="eastAsia" w:ascii="仿宋_GB2312" w:hAnsi="仿宋_GB2312" w:eastAsia="仿宋_GB2312" w:cs="仿宋_GB2312"/>
            <w:color w:val="auto"/>
            <w:sz w:val="28"/>
            <w:szCs w:val="28"/>
            <w:highlight w:val="none"/>
            <w:lang w:val="en-US" w:eastAsia="zh-CN"/>
            <w:rPrChange w:id="300" w:author="刘朋" w:date="2026-06-10T04:22:51Z">
              <w:rPr>
                <w:rFonts w:hint="eastAsia" w:ascii="宋体" w:hAnsi="宋体" w:cs="宋体"/>
                <w:color w:val="auto"/>
                <w:highlight w:val="none"/>
                <w:lang w:val="en-US" w:eastAsia="zh-CN"/>
              </w:rPr>
            </w:rPrChange>
          </w:rPr>
          <w:delText>的</w:delText>
        </w:r>
      </w:del>
      <w:del w:id="302" w:author="刘朋" w:date="2026-06-10T04:25:24Z">
        <w:r>
          <w:rPr>
            <w:rFonts w:hint="eastAsia" w:ascii="仿宋_GB2312" w:hAnsi="仿宋_GB2312" w:eastAsia="仿宋_GB2312" w:cs="仿宋_GB2312"/>
            <w:color w:val="auto"/>
            <w:sz w:val="28"/>
            <w:szCs w:val="28"/>
            <w:highlight w:val="none"/>
            <w:rPrChange w:id="303" w:author="刘朋" w:date="2026-06-10T04:22:51Z">
              <w:rPr>
                <w:rFonts w:hint="eastAsia" w:ascii="宋体" w:hAnsi="宋体" w:cs="宋体"/>
                <w:color w:val="auto"/>
                <w:highlight w:val="none"/>
              </w:rPr>
            </w:rPrChange>
          </w:rPr>
          <w:delText>效率</w:delText>
        </w:r>
      </w:del>
      <w:del w:id="305" w:author="刘朋" w:date="2026-06-10T04:25:24Z">
        <w:r>
          <w:rPr>
            <w:rFonts w:hint="eastAsia" w:ascii="仿宋_GB2312" w:hAnsi="仿宋_GB2312" w:eastAsia="仿宋_GB2312" w:cs="仿宋_GB2312"/>
            <w:color w:val="auto"/>
            <w:sz w:val="28"/>
            <w:szCs w:val="28"/>
            <w:highlight w:val="none"/>
            <w:lang w:val="en-US" w:eastAsia="zh-CN"/>
            <w:rPrChange w:id="306" w:author="刘朋" w:date="2026-06-10T04:22:51Z">
              <w:rPr>
                <w:rFonts w:hint="eastAsia" w:ascii="宋体" w:hAnsi="宋体" w:cs="宋体"/>
                <w:color w:val="auto"/>
                <w:highlight w:val="none"/>
                <w:lang w:val="en-US" w:eastAsia="zh-CN"/>
              </w:rPr>
            </w:rPrChange>
          </w:rPr>
          <w:delText>和精准度</w:delText>
        </w:r>
      </w:del>
      <w:del w:id="308" w:author="刘朋" w:date="2026-06-10T04:25:24Z">
        <w:r>
          <w:rPr>
            <w:rFonts w:hint="eastAsia" w:ascii="仿宋_GB2312" w:hAnsi="仿宋_GB2312" w:eastAsia="仿宋_GB2312" w:cs="仿宋_GB2312"/>
            <w:color w:val="auto"/>
            <w:sz w:val="28"/>
            <w:szCs w:val="28"/>
            <w:highlight w:val="none"/>
            <w:lang w:eastAsia="zh-CN"/>
            <w:rPrChange w:id="309" w:author="刘朋" w:date="2026-06-10T04:22:51Z">
              <w:rPr>
                <w:rFonts w:hint="eastAsia" w:ascii="宋体" w:hAnsi="宋体" w:cs="宋体"/>
                <w:color w:val="auto"/>
                <w:highlight w:val="none"/>
                <w:lang w:eastAsia="zh-CN"/>
              </w:rPr>
            </w:rPrChange>
          </w:rPr>
          <w:delText>。</w:delText>
        </w:r>
      </w:del>
    </w:p>
    <w:p w14:paraId="757F0BF5">
      <w:pPr>
        <w:keepNext w:val="0"/>
        <w:keepLines w:val="0"/>
        <w:pageBreakBefore w:val="0"/>
        <w:widowControl/>
        <w:kinsoku/>
        <w:wordWrap/>
        <w:overflowPunct/>
        <w:topLinePunct w:val="0"/>
        <w:autoSpaceDE/>
        <w:autoSpaceDN/>
        <w:bidi w:val="0"/>
        <w:adjustRightInd/>
        <w:snapToGrid/>
        <w:ind w:firstLine="560" w:firstLineChars="200"/>
        <w:jc w:val="left"/>
        <w:textAlignment w:val="auto"/>
        <w:rPr>
          <w:del w:id="311" w:author="刘朋" w:date="2026-06-10T04:25:24Z"/>
          <w:rFonts w:hint="eastAsia" w:ascii="仿宋_GB2312" w:hAnsi="仿宋_GB2312" w:eastAsia="仿宋_GB2312" w:cs="仿宋_GB2312"/>
          <w:color w:val="auto"/>
          <w:sz w:val="28"/>
          <w:szCs w:val="28"/>
          <w:highlight w:val="none"/>
          <w:rPrChange w:id="312" w:author="刘朋" w:date="2026-06-10T04:22:51Z">
            <w:rPr>
              <w:del w:id="313" w:author="刘朋" w:date="2026-06-10T04:25:24Z"/>
              <w:rFonts w:ascii="宋体" w:hAnsi="宋体" w:cs="宋体"/>
              <w:color w:val="auto"/>
              <w:highlight w:val="none"/>
            </w:rPr>
          </w:rPrChange>
        </w:rPr>
      </w:pPr>
      <w:del w:id="314" w:author="刘朋" w:date="2026-06-10T04:25:24Z">
        <w:r>
          <w:rPr>
            <w:rFonts w:hint="eastAsia" w:ascii="仿宋_GB2312" w:hAnsi="仿宋_GB2312" w:eastAsia="仿宋_GB2312" w:cs="仿宋_GB2312"/>
            <w:color w:val="auto"/>
            <w:sz w:val="28"/>
            <w:szCs w:val="28"/>
            <w:highlight w:val="none"/>
            <w:lang w:val="en-US" w:eastAsia="zh-CN"/>
            <w:rPrChange w:id="315" w:author="刘朋" w:date="2026-06-10T04:22:51Z">
              <w:rPr>
                <w:rFonts w:hint="eastAsia" w:ascii="宋体" w:hAnsi="宋体" w:cs="宋体"/>
                <w:color w:val="auto"/>
                <w:highlight w:val="none"/>
                <w:lang w:val="en-US" w:eastAsia="zh-CN"/>
              </w:rPr>
            </w:rPrChange>
          </w:rPr>
          <w:delText>采用PDA扫码作业，实现了全业务流程的电子化记录；启用物资批次管理使效期物资的库存时间平均缩短20%；与立库控制系统的集成以及货位智能推荐规则的设计，使得出入库作业的效率提升30%左右；</w:delText>
        </w:r>
      </w:del>
      <w:del w:id="317" w:author="刘朋" w:date="2026-06-10T04:25:24Z">
        <w:r>
          <w:rPr>
            <w:rFonts w:hint="eastAsia" w:ascii="仿宋_GB2312" w:hAnsi="仿宋_GB2312" w:eastAsia="仿宋_GB2312" w:cs="仿宋_GB2312"/>
            <w:color w:val="auto"/>
            <w:sz w:val="28"/>
            <w:szCs w:val="28"/>
            <w:highlight w:val="none"/>
            <w:rPrChange w:id="318" w:author="刘朋" w:date="2026-06-10T04:22:51Z">
              <w:rPr>
                <w:rFonts w:hint="eastAsia" w:ascii="宋体" w:hAnsi="宋体" w:cs="宋体"/>
                <w:color w:val="auto"/>
                <w:highlight w:val="none"/>
              </w:rPr>
            </w:rPrChange>
          </w:rPr>
          <w:delText>相对于原来的人工纸质版</w:delText>
        </w:r>
      </w:del>
      <w:del w:id="320" w:author="刘朋" w:date="2026-06-10T04:25:24Z">
        <w:r>
          <w:rPr>
            <w:rFonts w:hint="eastAsia" w:ascii="仿宋_GB2312" w:hAnsi="仿宋_GB2312" w:eastAsia="仿宋_GB2312" w:cs="仿宋_GB2312"/>
            <w:color w:val="auto"/>
            <w:sz w:val="28"/>
            <w:szCs w:val="28"/>
            <w:highlight w:val="none"/>
            <w:lang w:val="en-US" w:eastAsia="zh-CN"/>
            <w:rPrChange w:id="321" w:author="刘朋" w:date="2026-06-10T04:22:51Z">
              <w:rPr>
                <w:rFonts w:hint="eastAsia" w:ascii="宋体" w:hAnsi="宋体" w:cs="宋体"/>
                <w:color w:val="auto"/>
                <w:highlight w:val="none"/>
                <w:lang w:val="en-US" w:eastAsia="zh-CN"/>
              </w:rPr>
            </w:rPrChange>
          </w:rPr>
          <w:delText>盘点</w:delText>
        </w:r>
      </w:del>
      <w:del w:id="323" w:author="刘朋" w:date="2026-06-10T04:25:24Z">
        <w:r>
          <w:rPr>
            <w:rFonts w:hint="eastAsia" w:ascii="仿宋_GB2312" w:hAnsi="仿宋_GB2312" w:eastAsia="仿宋_GB2312" w:cs="仿宋_GB2312"/>
            <w:color w:val="auto"/>
            <w:sz w:val="28"/>
            <w:szCs w:val="28"/>
            <w:highlight w:val="none"/>
            <w:rPrChange w:id="324" w:author="刘朋" w:date="2026-06-10T04:22:51Z">
              <w:rPr>
                <w:rFonts w:hint="eastAsia" w:ascii="宋体" w:hAnsi="宋体" w:cs="宋体"/>
                <w:color w:val="auto"/>
                <w:highlight w:val="none"/>
              </w:rPr>
            </w:rPrChange>
          </w:rPr>
          <w:delText>，WMS建立了一套完整的盘点分配复查整改体系，结合PDA扫码，将原来全盘一条线需要一周的时间，压缩到了</w:delText>
        </w:r>
      </w:del>
      <w:del w:id="326" w:author="刘朋" w:date="2026-06-10T04:25:24Z">
        <w:r>
          <w:rPr>
            <w:rFonts w:hint="eastAsia" w:ascii="仿宋_GB2312" w:hAnsi="仿宋_GB2312" w:eastAsia="仿宋_GB2312" w:cs="仿宋_GB2312"/>
            <w:color w:val="auto"/>
            <w:sz w:val="28"/>
            <w:szCs w:val="28"/>
            <w:highlight w:val="none"/>
            <w:lang w:val="en-US" w:eastAsia="zh-CN"/>
            <w:rPrChange w:id="327" w:author="刘朋" w:date="2026-06-10T04:22:51Z">
              <w:rPr>
                <w:rFonts w:hint="eastAsia" w:ascii="宋体" w:hAnsi="宋体" w:cs="宋体"/>
                <w:color w:val="auto"/>
                <w:highlight w:val="none"/>
                <w:lang w:val="en-US" w:eastAsia="zh-CN"/>
              </w:rPr>
            </w:rPrChange>
          </w:rPr>
          <w:delText>3</w:delText>
        </w:r>
      </w:del>
      <w:del w:id="329" w:author="刘朋" w:date="2026-06-10T04:25:24Z">
        <w:r>
          <w:rPr>
            <w:rFonts w:hint="eastAsia" w:ascii="仿宋_GB2312" w:hAnsi="仿宋_GB2312" w:eastAsia="仿宋_GB2312" w:cs="仿宋_GB2312"/>
            <w:color w:val="auto"/>
            <w:sz w:val="28"/>
            <w:szCs w:val="28"/>
            <w:highlight w:val="none"/>
            <w:rPrChange w:id="330" w:author="刘朋" w:date="2026-06-10T04:22:51Z">
              <w:rPr>
                <w:rFonts w:hint="eastAsia" w:ascii="宋体" w:hAnsi="宋体" w:cs="宋体"/>
                <w:color w:val="auto"/>
                <w:highlight w:val="none"/>
              </w:rPr>
            </w:rPrChange>
          </w:rPr>
          <w:delText>个工作日。</w:delText>
        </w:r>
      </w:del>
    </w:p>
    <w:p w14:paraId="1A24041A">
      <w:pPr>
        <w:keepNext w:val="0"/>
        <w:keepLines w:val="0"/>
        <w:pageBreakBefore w:val="0"/>
        <w:widowControl/>
        <w:kinsoku/>
        <w:wordWrap/>
        <w:overflowPunct/>
        <w:topLinePunct w:val="0"/>
        <w:autoSpaceDE/>
        <w:autoSpaceDN/>
        <w:bidi w:val="0"/>
        <w:adjustRightInd/>
        <w:snapToGrid/>
        <w:ind w:firstLine="560" w:firstLineChars="200"/>
        <w:jc w:val="left"/>
        <w:textAlignment w:val="auto"/>
        <w:rPr>
          <w:del w:id="332" w:author="刘朋" w:date="2026-06-10T04:25:24Z"/>
          <w:rFonts w:hint="eastAsia" w:ascii="仿宋_GB2312" w:hAnsi="仿宋_GB2312" w:eastAsia="仿宋_GB2312" w:cs="仿宋_GB2312"/>
          <w:color w:val="auto"/>
          <w:sz w:val="28"/>
          <w:szCs w:val="28"/>
          <w:highlight w:val="none"/>
          <w:lang w:val="en-US" w:eastAsia="zh-CN"/>
          <w:rPrChange w:id="333" w:author="刘朋" w:date="2026-06-10T04:22:51Z">
            <w:rPr>
              <w:del w:id="334" w:author="刘朋" w:date="2026-06-10T04:25:24Z"/>
              <w:rFonts w:hint="default" w:ascii="宋体" w:hAnsi="宋体" w:cs="宋体"/>
              <w:color w:val="auto"/>
              <w:highlight w:val="none"/>
              <w:lang w:val="en-US" w:eastAsia="zh-CN"/>
            </w:rPr>
          </w:rPrChange>
        </w:rPr>
      </w:pPr>
      <w:del w:id="335" w:author="刘朋" w:date="2026-06-10T04:25:24Z">
        <w:r>
          <w:rPr>
            <w:rFonts w:hint="eastAsia" w:ascii="仿宋_GB2312" w:hAnsi="仿宋_GB2312" w:eastAsia="仿宋_GB2312" w:cs="仿宋_GB2312"/>
            <w:color w:val="auto"/>
            <w:sz w:val="28"/>
            <w:szCs w:val="28"/>
            <w:highlight w:val="none"/>
            <w:lang w:val="en-US" w:eastAsia="zh-CN"/>
            <w:rPrChange w:id="336" w:author="刘朋" w:date="2026-06-10T04:22:51Z">
              <w:rPr>
                <w:rFonts w:hint="eastAsia" w:ascii="宋体" w:hAnsi="宋体" w:cs="宋体"/>
                <w:color w:val="auto"/>
                <w:highlight w:val="none"/>
                <w:lang w:val="en-US" w:eastAsia="zh-CN"/>
              </w:rPr>
            </w:rPrChange>
          </w:rPr>
          <w:delText>针对</w:delText>
        </w:r>
      </w:del>
      <w:del w:id="338" w:author="刘朋" w:date="2026-06-10T04:25:24Z">
        <w:r>
          <w:rPr>
            <w:rFonts w:hint="eastAsia" w:ascii="仿宋_GB2312" w:hAnsi="仿宋_GB2312" w:eastAsia="仿宋_GB2312" w:cs="仿宋_GB2312"/>
            <w:color w:val="auto"/>
            <w:sz w:val="28"/>
            <w:szCs w:val="28"/>
            <w:highlight w:val="none"/>
            <w:rPrChange w:id="339" w:author="刘朋" w:date="2026-06-10T04:22:51Z">
              <w:rPr>
                <w:rFonts w:hint="eastAsia" w:ascii="宋体" w:hAnsi="宋体" w:cs="宋体"/>
                <w:color w:val="auto"/>
                <w:highlight w:val="none"/>
              </w:rPr>
            </w:rPrChange>
          </w:rPr>
          <w:delText>未来郑州地铁将</w:delText>
        </w:r>
      </w:del>
      <w:del w:id="341" w:author="刘朋" w:date="2026-06-10T04:25:24Z">
        <w:r>
          <w:rPr>
            <w:rFonts w:hint="eastAsia" w:ascii="仿宋_GB2312" w:hAnsi="仿宋_GB2312" w:eastAsia="仿宋_GB2312" w:cs="仿宋_GB2312"/>
            <w:color w:val="auto"/>
            <w:sz w:val="28"/>
            <w:szCs w:val="28"/>
            <w:highlight w:val="none"/>
            <w:lang w:val="en-US" w:eastAsia="zh-CN"/>
            <w:rPrChange w:id="342" w:author="刘朋" w:date="2026-06-10T04:22:51Z">
              <w:rPr>
                <w:rFonts w:hint="eastAsia" w:ascii="宋体" w:hAnsi="宋体" w:cs="宋体"/>
                <w:color w:val="auto"/>
                <w:highlight w:val="none"/>
                <w:lang w:val="en-US" w:eastAsia="zh-CN"/>
              </w:rPr>
            </w:rPrChange>
          </w:rPr>
          <w:delText>结合物资定额、需求计划、安全库存以及设备维修工单领料等数据，利用大数据平台、物联网等技术进行深度研究</w:delText>
        </w:r>
      </w:del>
      <w:del w:id="344" w:author="刘朋" w:date="2026-06-10T04:25:24Z">
        <w:r>
          <w:rPr>
            <w:rFonts w:hint="eastAsia" w:ascii="仿宋_GB2312" w:hAnsi="仿宋_GB2312" w:eastAsia="仿宋_GB2312" w:cs="仿宋_GB2312"/>
            <w:color w:val="auto"/>
            <w:sz w:val="28"/>
            <w:szCs w:val="28"/>
            <w:highlight w:val="none"/>
            <w:vertAlign w:val="superscript"/>
            <w:lang w:eastAsia="zh-CN" w:bidi="ar"/>
            <w:rPrChange w:id="345" w:author="刘朋" w:date="2026-06-10T04:22:51Z">
              <w:rPr>
                <w:rFonts w:hint="eastAsia" w:ascii="宋体" w:hAnsi="宋体" w:cs="宋体"/>
                <w:color w:val="auto"/>
                <w:sz w:val="21"/>
                <w:highlight w:val="none"/>
                <w:vertAlign w:val="superscript"/>
                <w:lang w:eastAsia="zh-CN" w:bidi="ar"/>
              </w:rPr>
            </w:rPrChange>
          </w:rPr>
          <w:delText>【</w:delText>
        </w:r>
      </w:del>
      <w:del w:id="347" w:author="刘朋" w:date="2026-06-10T04:25:24Z">
        <w:r>
          <w:rPr>
            <w:rFonts w:hint="eastAsia" w:ascii="仿宋_GB2312" w:hAnsi="仿宋_GB2312" w:eastAsia="仿宋_GB2312" w:cs="仿宋_GB2312"/>
            <w:color w:val="auto"/>
            <w:sz w:val="28"/>
            <w:szCs w:val="28"/>
            <w:highlight w:val="none"/>
            <w:vertAlign w:val="superscript"/>
            <w:lang w:val="en-US" w:eastAsia="zh-CN" w:bidi="ar"/>
            <w:rPrChange w:id="348" w:author="刘朋" w:date="2026-06-10T04:22:51Z">
              <w:rPr>
                <w:rFonts w:hint="eastAsia" w:ascii="宋体" w:hAnsi="宋体" w:cs="宋体"/>
                <w:color w:val="auto"/>
                <w:sz w:val="21"/>
                <w:highlight w:val="none"/>
                <w:vertAlign w:val="superscript"/>
                <w:lang w:val="en-US" w:eastAsia="zh-CN" w:bidi="ar"/>
              </w:rPr>
            </w:rPrChange>
          </w:rPr>
          <w:delText>3</w:delText>
        </w:r>
      </w:del>
      <w:del w:id="350" w:author="刘朋" w:date="2026-06-10T04:25:24Z">
        <w:r>
          <w:rPr>
            <w:rFonts w:hint="eastAsia" w:ascii="仿宋_GB2312" w:hAnsi="仿宋_GB2312" w:eastAsia="仿宋_GB2312" w:cs="仿宋_GB2312"/>
            <w:color w:val="auto"/>
            <w:sz w:val="28"/>
            <w:szCs w:val="28"/>
            <w:highlight w:val="none"/>
            <w:vertAlign w:val="superscript"/>
            <w:lang w:eastAsia="zh-CN" w:bidi="ar"/>
            <w:rPrChange w:id="351" w:author="刘朋" w:date="2026-06-10T04:22:51Z">
              <w:rPr>
                <w:rFonts w:hint="eastAsia" w:ascii="宋体" w:hAnsi="宋体" w:cs="宋体"/>
                <w:color w:val="auto"/>
                <w:sz w:val="21"/>
                <w:highlight w:val="none"/>
                <w:vertAlign w:val="superscript"/>
                <w:lang w:eastAsia="zh-CN" w:bidi="ar"/>
              </w:rPr>
            </w:rPrChange>
          </w:rPr>
          <w:delText>】</w:delText>
        </w:r>
      </w:del>
      <w:del w:id="353" w:author="刘朋" w:date="2026-06-10T04:25:24Z">
        <w:r>
          <w:rPr>
            <w:rFonts w:hint="eastAsia" w:ascii="仿宋_GB2312" w:hAnsi="仿宋_GB2312" w:eastAsia="仿宋_GB2312" w:cs="仿宋_GB2312"/>
            <w:color w:val="auto"/>
            <w:sz w:val="28"/>
            <w:szCs w:val="28"/>
            <w:highlight w:val="none"/>
            <w:lang w:val="en-US" w:eastAsia="zh-CN"/>
            <w:rPrChange w:id="354" w:author="刘朋" w:date="2026-06-10T04:22:51Z">
              <w:rPr>
                <w:rFonts w:hint="eastAsia" w:ascii="宋体" w:hAnsi="宋体" w:cs="宋体"/>
                <w:color w:val="auto"/>
                <w:highlight w:val="none"/>
                <w:lang w:val="en-US" w:eastAsia="zh-CN"/>
              </w:rPr>
            </w:rPrChange>
          </w:rPr>
          <w:delText>，包括实现物资出库与维修定额和工单的自动化匹配，提升库存周转率，实现物资配送和智能调拨等等。</w:delText>
        </w:r>
      </w:del>
    </w:p>
    <w:p w14:paraId="624D5730">
      <w:pPr>
        <w:pStyle w:val="3"/>
        <w:numPr>
          <w:ilvl w:val="0"/>
          <w:numId w:val="1"/>
        </w:numPr>
        <w:spacing w:before="60" w:after="60" w:line="240" w:lineRule="auto"/>
        <w:ind w:left="478" w:hanging="478" w:hangingChars="170"/>
        <w:rPr>
          <w:del w:id="356" w:author="刘朋" w:date="2026-06-10T04:25:24Z"/>
          <w:rFonts w:hint="eastAsia" w:ascii="仿宋_GB2312" w:hAnsi="仿宋_GB2312" w:eastAsia="仿宋_GB2312" w:cs="仿宋_GB2312"/>
          <w:color w:val="auto"/>
          <w:sz w:val="28"/>
          <w:szCs w:val="28"/>
          <w:highlight w:val="none"/>
          <w:rPrChange w:id="357" w:author="刘朋" w:date="2026-06-10T04:22:51Z">
            <w:rPr>
              <w:del w:id="358" w:author="刘朋" w:date="2026-06-10T04:25:24Z"/>
              <w:rFonts w:ascii="黑体" w:hAnsi="黑体" w:eastAsia="黑体"/>
              <w:color w:val="auto"/>
              <w:sz w:val="28"/>
              <w:szCs w:val="28"/>
              <w:highlight w:val="none"/>
            </w:rPr>
          </w:rPrChange>
        </w:rPr>
      </w:pPr>
      <w:del w:id="359" w:author="刘朋" w:date="2026-06-10T04:25:24Z">
        <w:r>
          <w:rPr>
            <w:rFonts w:hint="eastAsia" w:ascii="仿宋_GB2312" w:hAnsi="仿宋_GB2312" w:eastAsia="仿宋_GB2312" w:cs="仿宋_GB2312"/>
            <w:color w:val="auto"/>
            <w:sz w:val="28"/>
            <w:szCs w:val="28"/>
            <w:highlight w:val="none"/>
            <w:rPrChange w:id="360" w:author="刘朋" w:date="2026-06-10T04:22:51Z">
              <w:rPr>
                <w:rFonts w:hint="eastAsia" w:ascii="黑体" w:hAnsi="黑体" w:eastAsia="黑体"/>
                <w:color w:val="auto"/>
                <w:sz w:val="28"/>
                <w:szCs w:val="28"/>
                <w:highlight w:val="none"/>
              </w:rPr>
            </w:rPrChange>
          </w:rPr>
          <w:delText>结语</w:delText>
        </w:r>
      </w:del>
    </w:p>
    <w:p w14:paraId="36FEB507">
      <w:pPr>
        <w:pStyle w:val="4"/>
        <w:ind w:firstLine="420"/>
        <w:rPr>
          <w:del w:id="362" w:author="刘朋" w:date="2026-06-10T04:25:24Z"/>
          <w:rFonts w:hint="eastAsia" w:ascii="仿宋_GB2312" w:hAnsi="仿宋_GB2312" w:eastAsia="仿宋_GB2312" w:cs="仿宋_GB2312"/>
          <w:color w:val="auto"/>
          <w:sz w:val="28"/>
          <w:szCs w:val="28"/>
          <w:highlight w:val="none"/>
          <w:rPrChange w:id="363" w:author="刘朋" w:date="2026-06-10T04:22:51Z">
            <w:rPr>
              <w:del w:id="364" w:author="刘朋" w:date="2026-06-10T04:25:24Z"/>
              <w:color w:val="auto"/>
              <w:highlight w:val="none"/>
            </w:rPr>
          </w:rPrChange>
        </w:rPr>
      </w:pPr>
      <w:del w:id="365" w:author="刘朋" w:date="2026-06-10T04:25:24Z">
        <w:r>
          <w:rPr>
            <w:rFonts w:hint="eastAsia" w:ascii="仿宋_GB2312" w:hAnsi="仿宋_GB2312" w:eastAsia="仿宋_GB2312" w:cs="仿宋_GB2312"/>
            <w:color w:val="auto"/>
            <w:sz w:val="28"/>
            <w:szCs w:val="28"/>
            <w:highlight w:val="none"/>
            <w:rPrChange w:id="366" w:author="刘朋" w:date="2026-06-10T04:22:51Z">
              <w:rPr>
                <w:rFonts w:hint="eastAsia"/>
                <w:color w:val="auto"/>
                <w:highlight w:val="none"/>
              </w:rPr>
            </w:rPrChange>
          </w:rPr>
          <w:delText>本文依托郑州地铁集团有限公司仓储管理系统的开发及实施，梳理了使用仓储管理智能化应用的方案思路，以提升的仓储管理效率，提高库存流转率，从而达到降低库存量的同时，保障运营生产的目的，使用效果良好。</w:delText>
        </w:r>
      </w:del>
    </w:p>
    <w:p w14:paraId="14CC00A2">
      <w:pPr>
        <w:pStyle w:val="4"/>
        <w:ind w:firstLine="420"/>
        <w:rPr>
          <w:del w:id="368" w:author="刘朋" w:date="2026-06-10T04:25:24Z"/>
          <w:rFonts w:hint="eastAsia" w:ascii="仿宋_GB2312" w:hAnsi="仿宋_GB2312" w:eastAsia="仿宋_GB2312" w:cs="仿宋_GB2312"/>
          <w:color w:val="auto"/>
          <w:sz w:val="28"/>
          <w:szCs w:val="28"/>
          <w:highlight w:val="none"/>
          <w:rPrChange w:id="369" w:author="刘朋" w:date="2026-06-10T04:22:51Z">
            <w:rPr>
              <w:del w:id="370" w:author="刘朋" w:date="2026-06-10T04:25:24Z"/>
              <w:color w:val="auto"/>
              <w:highlight w:val="none"/>
            </w:rPr>
          </w:rPrChange>
        </w:rPr>
      </w:pPr>
      <w:del w:id="371" w:author="刘朋" w:date="2026-06-10T04:25:24Z">
        <w:r>
          <w:rPr>
            <w:rFonts w:hint="eastAsia" w:ascii="仿宋_GB2312" w:hAnsi="仿宋_GB2312" w:eastAsia="仿宋_GB2312" w:cs="仿宋_GB2312"/>
            <w:color w:val="auto"/>
            <w:sz w:val="28"/>
            <w:szCs w:val="28"/>
            <w:highlight w:val="none"/>
            <w:rPrChange w:id="372" w:author="刘朋" w:date="2026-06-10T04:22:51Z">
              <w:rPr>
                <w:rFonts w:hint="eastAsia"/>
                <w:color w:val="auto"/>
                <w:highlight w:val="none"/>
              </w:rPr>
            </w:rPrChange>
          </w:rPr>
          <w:delText>限于篇幅，本文仅仅对仓储管理系统建设方案的背景、业务流程设计及</w:delText>
        </w:r>
      </w:del>
      <w:del w:id="374" w:author="刘朋" w:date="2026-06-10T04:25:24Z">
        <w:r>
          <w:rPr>
            <w:rFonts w:hint="eastAsia" w:ascii="仿宋_GB2312" w:hAnsi="仿宋_GB2312" w:eastAsia="仿宋_GB2312" w:cs="仿宋_GB2312"/>
            <w:color w:val="auto"/>
            <w:sz w:val="28"/>
            <w:szCs w:val="28"/>
            <w:highlight w:val="none"/>
            <w:lang w:val="en-US" w:eastAsia="zh-CN"/>
            <w:rPrChange w:id="375" w:author="刘朋" w:date="2026-06-10T04:22:51Z">
              <w:rPr>
                <w:rFonts w:hint="eastAsia"/>
                <w:color w:val="auto"/>
                <w:highlight w:val="none"/>
                <w:lang w:val="en-US" w:eastAsia="zh-CN"/>
              </w:rPr>
            </w:rPrChange>
          </w:rPr>
          <w:delText>系统特点</w:delText>
        </w:r>
      </w:del>
      <w:del w:id="377" w:author="刘朋" w:date="2026-06-10T04:25:24Z">
        <w:r>
          <w:rPr>
            <w:rFonts w:hint="eastAsia" w:ascii="仿宋_GB2312" w:hAnsi="仿宋_GB2312" w:eastAsia="仿宋_GB2312" w:cs="仿宋_GB2312"/>
            <w:color w:val="auto"/>
            <w:sz w:val="28"/>
            <w:szCs w:val="28"/>
            <w:highlight w:val="none"/>
            <w:rPrChange w:id="378" w:author="刘朋" w:date="2026-06-10T04:22:51Z">
              <w:rPr>
                <w:rFonts w:hint="eastAsia"/>
                <w:color w:val="auto"/>
                <w:highlight w:val="none"/>
              </w:rPr>
            </w:rPrChange>
          </w:rPr>
          <w:delText>进行了初步阐述，最后对其应用效果进行了评估。</w:delText>
        </w:r>
      </w:del>
    </w:p>
    <w:p w14:paraId="0D5B275F">
      <w:pPr>
        <w:pStyle w:val="9"/>
        <w:spacing w:before="120" w:after="120"/>
        <w:jc w:val="center"/>
        <w:rPr>
          <w:del w:id="380" w:author="刘朋" w:date="2026-06-10T04:25:24Z"/>
          <w:rFonts w:hint="eastAsia" w:ascii="仿宋_GB2312" w:hAnsi="仿宋_GB2312" w:eastAsia="仿宋_GB2312" w:cs="仿宋_GB2312"/>
          <w:b/>
          <w:bCs/>
          <w:color w:val="auto"/>
          <w:sz w:val="28"/>
          <w:szCs w:val="28"/>
          <w:highlight w:val="none"/>
          <w:rPrChange w:id="381" w:author="刘朋" w:date="2026-06-10T04:22:51Z">
            <w:rPr>
              <w:del w:id="382" w:author="刘朋" w:date="2026-06-10T04:25:24Z"/>
              <w:rFonts w:hint="eastAsia" w:cs="宋体"/>
              <w:b/>
              <w:bCs/>
              <w:color w:val="auto"/>
              <w:sz w:val="21"/>
              <w:szCs w:val="21"/>
              <w:highlight w:val="none"/>
            </w:rPr>
          </w:rPrChange>
        </w:rPr>
      </w:pPr>
      <w:del w:id="383" w:author="刘朋" w:date="2026-06-10T04:25:24Z">
        <w:r>
          <w:rPr>
            <w:rFonts w:hint="eastAsia" w:ascii="仿宋_GB2312" w:hAnsi="仿宋_GB2312" w:eastAsia="仿宋_GB2312" w:cs="仿宋_GB2312"/>
            <w:b/>
            <w:bCs/>
            <w:color w:val="auto"/>
            <w:sz w:val="28"/>
            <w:szCs w:val="28"/>
            <w:highlight w:val="none"/>
            <w:rPrChange w:id="384" w:author="刘朋" w:date="2026-06-10T04:22:51Z">
              <w:rPr>
                <w:rFonts w:hint="eastAsia" w:cs="宋体"/>
                <w:b/>
                <w:bCs/>
                <w:color w:val="auto"/>
                <w:sz w:val="21"/>
                <w:szCs w:val="21"/>
                <w:highlight w:val="none"/>
              </w:rPr>
            </w:rPrChange>
          </w:rPr>
          <w:delText>参考文献</w:delText>
        </w:r>
      </w:del>
    </w:p>
    <w:p w14:paraId="37E7FDD3">
      <w:pPr>
        <w:pStyle w:val="9"/>
        <w:spacing w:before="120" w:after="120"/>
        <w:jc w:val="left"/>
        <w:rPr>
          <w:del w:id="386" w:author="刘朋" w:date="2026-06-10T04:25:24Z"/>
          <w:rFonts w:hint="eastAsia" w:ascii="仿宋_GB2312" w:hAnsi="仿宋_GB2312" w:eastAsia="仿宋_GB2312" w:cs="仿宋_GB2312"/>
          <w:color w:val="auto"/>
          <w:kern w:val="0"/>
          <w:sz w:val="28"/>
          <w:szCs w:val="28"/>
          <w:highlight w:val="none"/>
          <w:lang w:val="en-US" w:eastAsia="zh-CN" w:bidi="ar-SA"/>
          <w:rPrChange w:id="387" w:author="刘朋" w:date="2026-06-10T04:22:51Z">
            <w:rPr>
              <w:del w:id="388" w:author="刘朋" w:date="2026-06-10T04:25:24Z"/>
              <w:rFonts w:hint="eastAsia" w:ascii="Times New Roman" w:hAnsi="Times New Roman" w:eastAsia="宋体" w:cs="Times New Roman"/>
              <w:color w:val="auto"/>
              <w:kern w:val="0"/>
              <w:sz w:val="21"/>
              <w:szCs w:val="21"/>
              <w:highlight w:val="none"/>
              <w:lang w:val="en-US" w:eastAsia="zh-CN" w:bidi="ar-SA"/>
            </w:rPr>
          </w:rPrChange>
        </w:rPr>
      </w:pPr>
      <w:del w:id="389" w:author="刘朋" w:date="2026-06-10T04:25:24Z">
        <w:r>
          <w:rPr>
            <w:rFonts w:hint="eastAsia" w:ascii="仿宋_GB2312" w:hAnsi="仿宋_GB2312" w:eastAsia="仿宋_GB2312" w:cs="仿宋_GB2312"/>
            <w:color w:val="auto"/>
            <w:kern w:val="0"/>
            <w:sz w:val="28"/>
            <w:szCs w:val="28"/>
            <w:highlight w:val="none"/>
            <w:lang w:val="en-US" w:eastAsia="zh-CN" w:bidi="ar-SA"/>
            <w:rPrChange w:id="390" w:author="刘朋" w:date="2026-06-10T04:22:51Z">
              <w:rPr>
                <w:rFonts w:hint="eastAsia" w:ascii="Times New Roman" w:hAnsi="Times New Roman" w:eastAsia="宋体" w:cs="Times New Roman"/>
                <w:color w:val="auto"/>
                <w:kern w:val="0"/>
                <w:sz w:val="21"/>
                <w:szCs w:val="21"/>
                <w:highlight w:val="none"/>
                <w:lang w:val="en-US" w:eastAsia="zh-CN" w:bidi="ar-SA"/>
              </w:rPr>
            </w:rPrChange>
          </w:rPr>
          <w:delText xml:space="preserve">【1】卢军.如何应用二维码技术实现物资仓储智能化管理[J].低碳世 界,2020(12):77-78. </w:delText>
        </w:r>
      </w:del>
    </w:p>
    <w:p w14:paraId="4840C262">
      <w:pPr>
        <w:pStyle w:val="9"/>
        <w:spacing w:before="120" w:after="120"/>
        <w:jc w:val="left"/>
        <w:rPr>
          <w:del w:id="392" w:author="刘朋" w:date="2026-06-10T04:25:24Z"/>
          <w:rFonts w:hint="eastAsia" w:ascii="仿宋_GB2312" w:hAnsi="仿宋_GB2312" w:eastAsia="仿宋_GB2312" w:cs="仿宋_GB2312"/>
          <w:color w:val="auto"/>
          <w:kern w:val="0"/>
          <w:sz w:val="28"/>
          <w:szCs w:val="28"/>
          <w:highlight w:val="none"/>
          <w:lang w:val="en-US" w:eastAsia="zh-CN" w:bidi="ar-SA"/>
          <w:rPrChange w:id="393" w:author="刘朋" w:date="2026-06-10T04:22:51Z">
            <w:rPr>
              <w:del w:id="394" w:author="刘朋" w:date="2026-06-10T04:25:24Z"/>
              <w:rFonts w:hint="eastAsia" w:ascii="Times New Roman" w:hAnsi="Times New Roman" w:eastAsia="宋体" w:cs="Times New Roman"/>
              <w:color w:val="auto"/>
              <w:kern w:val="0"/>
              <w:sz w:val="21"/>
              <w:szCs w:val="21"/>
              <w:highlight w:val="none"/>
              <w:lang w:val="en-US" w:eastAsia="zh-CN" w:bidi="ar-SA"/>
            </w:rPr>
          </w:rPrChange>
        </w:rPr>
      </w:pPr>
      <w:del w:id="395" w:author="刘朋" w:date="2026-06-10T04:25:24Z">
        <w:r>
          <w:rPr>
            <w:rFonts w:hint="eastAsia" w:ascii="仿宋_GB2312" w:hAnsi="仿宋_GB2312" w:eastAsia="仿宋_GB2312" w:cs="仿宋_GB2312"/>
            <w:color w:val="auto"/>
            <w:kern w:val="0"/>
            <w:sz w:val="28"/>
            <w:szCs w:val="28"/>
            <w:highlight w:val="none"/>
            <w:lang w:val="en-US" w:eastAsia="zh-CN" w:bidi="ar-SA"/>
            <w:rPrChange w:id="396" w:author="刘朋" w:date="2026-06-10T04:22:51Z">
              <w:rPr>
                <w:rFonts w:hint="eastAsia" w:ascii="Times New Roman" w:hAnsi="Times New Roman" w:eastAsia="宋体" w:cs="Times New Roman"/>
                <w:color w:val="auto"/>
                <w:kern w:val="0"/>
                <w:sz w:val="21"/>
                <w:szCs w:val="21"/>
                <w:highlight w:val="none"/>
                <w:lang w:val="en-US" w:eastAsia="zh-CN" w:bidi="ar-SA"/>
              </w:rPr>
            </w:rPrChange>
          </w:rPr>
          <w:delText xml:space="preserve">【2】李旭.智能化仓储管理信息系统设计研究[J].现代工业经济和信息化,2020(05):101-104. </w:delText>
        </w:r>
      </w:del>
    </w:p>
    <w:p w14:paraId="05070403">
      <w:pPr>
        <w:pStyle w:val="9"/>
        <w:spacing w:before="120" w:after="120"/>
        <w:jc w:val="left"/>
        <w:rPr>
          <w:del w:id="398" w:author="刘朋" w:date="2026-06-10T04:25:24Z"/>
          <w:rFonts w:hint="eastAsia" w:ascii="仿宋_GB2312" w:hAnsi="仿宋_GB2312" w:eastAsia="仿宋_GB2312" w:cs="仿宋_GB2312"/>
          <w:color w:val="auto"/>
          <w:kern w:val="0"/>
          <w:sz w:val="28"/>
          <w:szCs w:val="28"/>
          <w:highlight w:val="none"/>
          <w:lang w:val="en-US" w:eastAsia="zh-CN" w:bidi="ar-SA"/>
          <w:rPrChange w:id="399" w:author="刘朋" w:date="2026-06-10T04:22:51Z">
            <w:rPr>
              <w:del w:id="400" w:author="刘朋" w:date="2026-06-10T04:25:24Z"/>
              <w:rFonts w:hint="eastAsia" w:ascii="Times New Roman" w:hAnsi="Times New Roman" w:eastAsia="宋体" w:cs="Times New Roman"/>
              <w:color w:val="auto"/>
              <w:kern w:val="0"/>
              <w:sz w:val="21"/>
              <w:szCs w:val="21"/>
              <w:highlight w:val="none"/>
              <w:lang w:val="en-US" w:eastAsia="zh-CN" w:bidi="ar-SA"/>
            </w:rPr>
          </w:rPrChange>
        </w:rPr>
      </w:pPr>
      <w:del w:id="401" w:author="刘朋" w:date="2026-06-10T04:25:24Z">
        <w:r>
          <w:rPr>
            <w:rFonts w:hint="eastAsia" w:ascii="仿宋_GB2312" w:hAnsi="仿宋_GB2312" w:eastAsia="仿宋_GB2312" w:cs="仿宋_GB2312"/>
            <w:color w:val="auto"/>
            <w:kern w:val="0"/>
            <w:sz w:val="28"/>
            <w:szCs w:val="28"/>
            <w:highlight w:val="none"/>
            <w:lang w:val="en-US" w:eastAsia="zh-CN" w:bidi="ar-SA"/>
            <w:rPrChange w:id="402" w:author="刘朋" w:date="2026-06-10T04:22:51Z">
              <w:rPr>
                <w:rFonts w:hint="eastAsia" w:ascii="Times New Roman" w:hAnsi="Times New Roman" w:eastAsia="宋体" w:cs="Times New Roman"/>
                <w:color w:val="auto"/>
                <w:kern w:val="0"/>
                <w:sz w:val="21"/>
                <w:szCs w:val="21"/>
                <w:highlight w:val="none"/>
                <w:lang w:val="en-US" w:eastAsia="zh-CN" w:bidi="ar-SA"/>
              </w:rPr>
            </w:rPrChange>
          </w:rPr>
          <w:delText>【3】陈文穗,江世雄,涂承谦.基于“大、云、物、移”与物联网技术的危废物资智能化管理[J].中国新技术新产品,2019(18):209-210.</w:delText>
        </w:r>
      </w:del>
    </w:p>
    <w:p w14:paraId="60773B21">
      <w:pPr>
        <w:jc w:val="left"/>
        <w:rPr>
          <w:rFonts w:hint="eastAsia" w:ascii="仿宋_GB2312" w:hAnsi="仿宋_GB2312" w:eastAsia="仿宋_GB2312" w:cs="仿宋_GB2312"/>
          <w:b/>
          <w:color w:val="auto"/>
          <w:sz w:val="28"/>
          <w:szCs w:val="28"/>
          <w:highlight w:val="none"/>
          <w:rPrChange w:id="404" w:author="刘朋" w:date="2026-06-10T04:22:51Z">
            <w:rPr>
              <w:rFonts w:hAnsi="Calibri"/>
              <w:b/>
              <w:color w:val="auto"/>
              <w:highlight w:val="none"/>
            </w:rPr>
          </w:rPrChang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新宋体">
    <w:panose1 w:val="02010609030101010101"/>
    <w:charset w:val="86"/>
    <w:family w:val="modern"/>
    <w:pitch w:val="default"/>
    <w:sig w:usb0="00000003" w:usb1="288F0000" w:usb2="00000006" w:usb3="00000000" w:csb0="00040001" w:csb1="00000000"/>
  </w:font>
  <w:font w:name="方正小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2E5E54"/>
    <w:multiLevelType w:val="multilevel"/>
    <w:tmpl w:val="352E5E54"/>
    <w:lvl w:ilvl="0" w:tentative="0">
      <w:start w:val="0"/>
      <w:numFmt w:val="decimal"/>
      <w:lvlText w:val="%1."/>
      <w:lvlJc w:val="left"/>
      <w:pPr>
        <w:ind w:left="360" w:hanging="36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朋">
    <w15:presenceInfo w15:providerId="None" w15:userId="刘朋"/>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revisionView w:markup="0"/>
  <w:trackRevisions w:val="1"/>
  <w:documentProtection w:enforcement="0"/>
  <w:defaultTabStop w:val="420"/>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33F2"/>
    <w:rsid w:val="00057BAE"/>
    <w:rsid w:val="00096133"/>
    <w:rsid w:val="000B65F5"/>
    <w:rsid w:val="000D7689"/>
    <w:rsid w:val="000E0569"/>
    <w:rsid w:val="00160B4C"/>
    <w:rsid w:val="0016408B"/>
    <w:rsid w:val="00172A27"/>
    <w:rsid w:val="0019377D"/>
    <w:rsid w:val="001B6449"/>
    <w:rsid w:val="001C00E8"/>
    <w:rsid w:val="001D2168"/>
    <w:rsid w:val="001D7D41"/>
    <w:rsid w:val="0023448C"/>
    <w:rsid w:val="0024535A"/>
    <w:rsid w:val="00265F67"/>
    <w:rsid w:val="00267212"/>
    <w:rsid w:val="00283327"/>
    <w:rsid w:val="002915B8"/>
    <w:rsid w:val="00297274"/>
    <w:rsid w:val="002A37E0"/>
    <w:rsid w:val="002B2726"/>
    <w:rsid w:val="002C61FF"/>
    <w:rsid w:val="002D0F9D"/>
    <w:rsid w:val="002E0433"/>
    <w:rsid w:val="002F2701"/>
    <w:rsid w:val="00305A93"/>
    <w:rsid w:val="00317383"/>
    <w:rsid w:val="00332D51"/>
    <w:rsid w:val="003D3CD3"/>
    <w:rsid w:val="003E0CD1"/>
    <w:rsid w:val="003E4CD3"/>
    <w:rsid w:val="00430B70"/>
    <w:rsid w:val="0043159A"/>
    <w:rsid w:val="00450CC8"/>
    <w:rsid w:val="00455C4D"/>
    <w:rsid w:val="00467B7F"/>
    <w:rsid w:val="0047218A"/>
    <w:rsid w:val="004A3881"/>
    <w:rsid w:val="005036C4"/>
    <w:rsid w:val="00507D14"/>
    <w:rsid w:val="00514395"/>
    <w:rsid w:val="00552CD9"/>
    <w:rsid w:val="00556822"/>
    <w:rsid w:val="005855DA"/>
    <w:rsid w:val="005B4E08"/>
    <w:rsid w:val="005E22AB"/>
    <w:rsid w:val="005F23F4"/>
    <w:rsid w:val="00621CBD"/>
    <w:rsid w:val="006C401A"/>
    <w:rsid w:val="006F246F"/>
    <w:rsid w:val="00740F8A"/>
    <w:rsid w:val="00746BDE"/>
    <w:rsid w:val="00775AEB"/>
    <w:rsid w:val="007A53CB"/>
    <w:rsid w:val="007C6780"/>
    <w:rsid w:val="007E5B9F"/>
    <w:rsid w:val="00884D5A"/>
    <w:rsid w:val="008B714F"/>
    <w:rsid w:val="008D0B00"/>
    <w:rsid w:val="008D77E7"/>
    <w:rsid w:val="00910822"/>
    <w:rsid w:val="00930C5F"/>
    <w:rsid w:val="00932FF6"/>
    <w:rsid w:val="00935C09"/>
    <w:rsid w:val="00953760"/>
    <w:rsid w:val="009769FE"/>
    <w:rsid w:val="00977190"/>
    <w:rsid w:val="00981E6B"/>
    <w:rsid w:val="009C7F7C"/>
    <w:rsid w:val="009D1517"/>
    <w:rsid w:val="009E53A0"/>
    <w:rsid w:val="00A224CA"/>
    <w:rsid w:val="00A30118"/>
    <w:rsid w:val="00A96E68"/>
    <w:rsid w:val="00AB25F9"/>
    <w:rsid w:val="00AE7B8F"/>
    <w:rsid w:val="00AF57BE"/>
    <w:rsid w:val="00B01429"/>
    <w:rsid w:val="00B231DD"/>
    <w:rsid w:val="00B257BC"/>
    <w:rsid w:val="00B53721"/>
    <w:rsid w:val="00B73D02"/>
    <w:rsid w:val="00BC584F"/>
    <w:rsid w:val="00BE402B"/>
    <w:rsid w:val="00C04D66"/>
    <w:rsid w:val="00C12F58"/>
    <w:rsid w:val="00C82497"/>
    <w:rsid w:val="00CD0224"/>
    <w:rsid w:val="00CE3638"/>
    <w:rsid w:val="00D15692"/>
    <w:rsid w:val="00D437E6"/>
    <w:rsid w:val="00D60507"/>
    <w:rsid w:val="00D67B42"/>
    <w:rsid w:val="00D752C2"/>
    <w:rsid w:val="00D93F58"/>
    <w:rsid w:val="00D97C55"/>
    <w:rsid w:val="00DB2C3B"/>
    <w:rsid w:val="00DE53F8"/>
    <w:rsid w:val="00E2592C"/>
    <w:rsid w:val="00EB33B2"/>
    <w:rsid w:val="00EC05E1"/>
    <w:rsid w:val="00EF4FBB"/>
    <w:rsid w:val="00F14A28"/>
    <w:rsid w:val="00F405E9"/>
    <w:rsid w:val="00F91F41"/>
    <w:rsid w:val="00FB6A3D"/>
    <w:rsid w:val="00FC7FDE"/>
    <w:rsid w:val="00FD52BE"/>
    <w:rsid w:val="00FE208F"/>
    <w:rsid w:val="00FE2527"/>
    <w:rsid w:val="01C516A6"/>
    <w:rsid w:val="059420A9"/>
    <w:rsid w:val="06202A14"/>
    <w:rsid w:val="08CD5FF7"/>
    <w:rsid w:val="0E833100"/>
    <w:rsid w:val="129A5653"/>
    <w:rsid w:val="14CD34B9"/>
    <w:rsid w:val="166007E2"/>
    <w:rsid w:val="1D105B96"/>
    <w:rsid w:val="28DC5D08"/>
    <w:rsid w:val="291C7DFB"/>
    <w:rsid w:val="2D2903EC"/>
    <w:rsid w:val="326D7DD0"/>
    <w:rsid w:val="373457EF"/>
    <w:rsid w:val="385E4927"/>
    <w:rsid w:val="47A34EE8"/>
    <w:rsid w:val="4A377A79"/>
    <w:rsid w:val="4DF92CF9"/>
    <w:rsid w:val="57271B95"/>
    <w:rsid w:val="5D9D6B44"/>
    <w:rsid w:val="5E3A2BA5"/>
    <w:rsid w:val="5EC10DD3"/>
    <w:rsid w:val="60316FB8"/>
    <w:rsid w:val="630E48E2"/>
    <w:rsid w:val="6A2A0BF0"/>
    <w:rsid w:val="6EA36459"/>
    <w:rsid w:val="701A7CF8"/>
    <w:rsid w:val="701E7722"/>
    <w:rsid w:val="70A248A2"/>
    <w:rsid w:val="70EE40CF"/>
    <w:rsid w:val="735B269B"/>
    <w:rsid w:val="73CF3630"/>
    <w:rsid w:val="7B852EA8"/>
    <w:rsid w:val="7BC043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qFormat="1" w:unhideWhenUsed="0" w:uiPriority="99" w:semiHidden="0"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jc w:val="both"/>
    </w:pPr>
    <w:rPr>
      <w:rFonts w:ascii="Times New Roman" w:hAnsi="Times New Roman" w:eastAsia="宋体" w:cs="Times New Roman"/>
      <w:sz w:val="21"/>
      <w:szCs w:val="21"/>
      <w:lang w:val="en-US" w:eastAsia="zh-CN" w:bidi="ar-SA"/>
    </w:rPr>
  </w:style>
  <w:style w:type="paragraph" w:styleId="3">
    <w:name w:val="heading 1"/>
    <w:basedOn w:val="1"/>
    <w:next w:val="1"/>
    <w:link w:val="13"/>
    <w:qFormat/>
    <w:uiPriority w:val="99"/>
    <w:pPr>
      <w:keepNext/>
      <w:keepLines/>
      <w:spacing w:before="340" w:after="330" w:line="578" w:lineRule="auto"/>
      <w:outlineLvl w:val="0"/>
    </w:pPr>
    <w:rPr>
      <w:b/>
      <w:bCs/>
      <w:kern w:val="44"/>
      <w:sz w:val="44"/>
      <w:szCs w:val="44"/>
    </w:rPr>
  </w:style>
  <w:style w:type="paragraph" w:styleId="2">
    <w:name w:val="heading 2"/>
    <w:basedOn w:val="1"/>
    <w:next w:val="1"/>
    <w:link w:val="14"/>
    <w:qFormat/>
    <w:uiPriority w:val="99"/>
    <w:pPr>
      <w:keepNext/>
      <w:keepLines/>
      <w:spacing w:before="260" w:after="260" w:line="416" w:lineRule="auto"/>
      <w:outlineLvl w:val="1"/>
    </w:pPr>
    <w:rPr>
      <w:rFonts w:ascii="Cambria" w:hAnsi="Cambria"/>
      <w:b/>
      <w:bCs/>
      <w:sz w:val="32"/>
      <w:szCs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30"/>
    <w:qFormat/>
    <w:uiPriority w:val="99"/>
    <w:pPr>
      <w:snapToGrid w:val="0"/>
      <w:ind w:firstLine="426" w:firstLineChars="200"/>
    </w:pPr>
  </w:style>
  <w:style w:type="paragraph" w:styleId="5">
    <w:name w:val="caption"/>
    <w:basedOn w:val="1"/>
    <w:next w:val="1"/>
    <w:qFormat/>
    <w:uiPriority w:val="99"/>
    <w:rPr>
      <w:rFonts w:ascii="Cambria" w:hAnsi="Cambria" w:eastAsia="黑体"/>
      <w:sz w:val="20"/>
      <w:szCs w:val="20"/>
    </w:rPr>
  </w:style>
  <w:style w:type="paragraph" w:styleId="6">
    <w:name w:val="Balloon Text"/>
    <w:basedOn w:val="1"/>
    <w:link w:val="36"/>
    <w:semiHidden/>
    <w:unhideWhenUsed/>
    <w:qFormat/>
    <w:uiPriority w:val="99"/>
    <w:rPr>
      <w:sz w:val="18"/>
      <w:szCs w:val="18"/>
    </w:rPr>
  </w:style>
  <w:style w:type="paragraph" w:styleId="7">
    <w:name w:val="footer"/>
    <w:basedOn w:val="1"/>
    <w:link w:val="16"/>
    <w:qFormat/>
    <w:uiPriority w:val="99"/>
    <w:pPr>
      <w:widowControl w:val="0"/>
      <w:tabs>
        <w:tab w:val="center" w:pos="4153"/>
        <w:tab w:val="right" w:pos="8306"/>
      </w:tabs>
      <w:snapToGrid w:val="0"/>
      <w:jc w:val="left"/>
    </w:pPr>
    <w:rPr>
      <w:rFonts w:ascii="Calibri" w:hAnsi="Calibri"/>
      <w:kern w:val="2"/>
      <w:sz w:val="18"/>
      <w:szCs w:val="18"/>
    </w:rPr>
  </w:style>
  <w:style w:type="paragraph" w:styleId="8">
    <w:name w:val="header"/>
    <w:basedOn w:val="1"/>
    <w:link w:val="15"/>
    <w:qFormat/>
    <w:uiPriority w:val="99"/>
    <w:pPr>
      <w:widowControl w:val="0"/>
      <w:pBdr>
        <w:bottom w:val="single" w:color="auto" w:sz="6" w:space="1"/>
      </w:pBdr>
      <w:tabs>
        <w:tab w:val="center" w:pos="4153"/>
        <w:tab w:val="right" w:pos="8306"/>
      </w:tabs>
      <w:snapToGrid w:val="0"/>
      <w:jc w:val="center"/>
    </w:pPr>
    <w:rPr>
      <w:rFonts w:ascii="Calibri" w:hAnsi="Calibri"/>
      <w:kern w:val="2"/>
      <w:sz w:val="18"/>
      <w:szCs w:val="18"/>
    </w:rPr>
  </w:style>
  <w:style w:type="paragraph" w:styleId="9">
    <w:name w:val="Body Text 2"/>
    <w:basedOn w:val="1"/>
    <w:link w:val="34"/>
    <w:qFormat/>
    <w:uiPriority w:val="99"/>
    <w:pPr>
      <w:widowControl w:val="0"/>
    </w:pPr>
    <w:rPr>
      <w:kern w:val="2"/>
      <w:sz w:val="24"/>
      <w:szCs w:val="24"/>
    </w:rPr>
  </w:style>
  <w:style w:type="paragraph" w:styleId="10">
    <w:name w:val="Title"/>
    <w:basedOn w:val="1"/>
    <w:link w:val="17"/>
    <w:qFormat/>
    <w:uiPriority w:val="99"/>
    <w:pPr>
      <w:snapToGrid w:val="0"/>
      <w:spacing w:before="240" w:after="240" w:line="240" w:lineRule="atLeast"/>
      <w:jc w:val="center"/>
      <w:outlineLvl w:val="0"/>
    </w:pPr>
    <w:rPr>
      <w:rFonts w:eastAsia="黑体" w:cs="Arial"/>
      <w:b/>
      <w:bCs/>
      <w:sz w:val="36"/>
      <w:szCs w:val="30"/>
    </w:rPr>
  </w:style>
  <w:style w:type="character" w:customStyle="1" w:styleId="13">
    <w:name w:val="标题 1 Char"/>
    <w:link w:val="3"/>
    <w:qFormat/>
    <w:locked/>
    <w:uiPriority w:val="99"/>
    <w:rPr>
      <w:rFonts w:ascii="Times New Roman" w:hAnsi="Times New Roman" w:eastAsia="宋体" w:cs="Times New Roman"/>
      <w:b/>
      <w:bCs/>
      <w:kern w:val="44"/>
      <w:sz w:val="44"/>
      <w:szCs w:val="44"/>
    </w:rPr>
  </w:style>
  <w:style w:type="character" w:customStyle="1" w:styleId="14">
    <w:name w:val="标题 2 Char"/>
    <w:link w:val="2"/>
    <w:qFormat/>
    <w:locked/>
    <w:uiPriority w:val="99"/>
    <w:rPr>
      <w:rFonts w:ascii="Cambria" w:hAnsi="Cambria" w:eastAsia="宋体" w:cs="Times New Roman"/>
      <w:b/>
      <w:bCs/>
      <w:kern w:val="0"/>
      <w:sz w:val="32"/>
      <w:szCs w:val="32"/>
    </w:rPr>
  </w:style>
  <w:style w:type="character" w:customStyle="1" w:styleId="15">
    <w:name w:val="页眉 Char"/>
    <w:link w:val="8"/>
    <w:qFormat/>
    <w:locked/>
    <w:uiPriority w:val="99"/>
    <w:rPr>
      <w:rFonts w:cs="Times New Roman"/>
      <w:sz w:val="18"/>
      <w:szCs w:val="18"/>
    </w:rPr>
  </w:style>
  <w:style w:type="character" w:customStyle="1" w:styleId="16">
    <w:name w:val="页脚 Char"/>
    <w:link w:val="7"/>
    <w:qFormat/>
    <w:locked/>
    <w:uiPriority w:val="99"/>
    <w:rPr>
      <w:rFonts w:cs="Times New Roman"/>
      <w:sz w:val="18"/>
      <w:szCs w:val="18"/>
    </w:rPr>
  </w:style>
  <w:style w:type="character" w:customStyle="1" w:styleId="17">
    <w:name w:val="标题 Char"/>
    <w:link w:val="10"/>
    <w:qFormat/>
    <w:locked/>
    <w:uiPriority w:val="99"/>
    <w:rPr>
      <w:rFonts w:ascii="Times New Roman" w:hAnsi="Times New Roman" w:eastAsia="黑体" w:cs="Arial"/>
      <w:b/>
      <w:bCs/>
      <w:kern w:val="0"/>
      <w:sz w:val="30"/>
      <w:szCs w:val="30"/>
    </w:rPr>
  </w:style>
  <w:style w:type="paragraph" w:customStyle="1" w:styleId="18">
    <w:name w:val="作者"/>
    <w:basedOn w:val="1"/>
    <w:next w:val="1"/>
    <w:link w:val="27"/>
    <w:qFormat/>
    <w:uiPriority w:val="99"/>
    <w:pPr>
      <w:spacing w:line="340" w:lineRule="exact"/>
      <w:jc w:val="center"/>
    </w:pPr>
    <w:rPr>
      <w:sz w:val="28"/>
    </w:rPr>
  </w:style>
  <w:style w:type="paragraph" w:customStyle="1" w:styleId="19">
    <w:name w:val="通信地址"/>
    <w:basedOn w:val="1"/>
    <w:next w:val="1"/>
    <w:qFormat/>
    <w:uiPriority w:val="99"/>
    <w:pPr>
      <w:spacing w:after="240" w:line="240" w:lineRule="exact"/>
      <w:jc w:val="center"/>
    </w:pPr>
    <w:rPr>
      <w:rFonts w:eastAsia="新宋体"/>
      <w:sz w:val="18"/>
    </w:rPr>
  </w:style>
  <w:style w:type="paragraph" w:customStyle="1" w:styleId="20">
    <w:name w:val="作者单位上标"/>
    <w:basedOn w:val="18"/>
    <w:link w:val="28"/>
    <w:qFormat/>
    <w:uiPriority w:val="99"/>
    <w:rPr>
      <w:szCs w:val="28"/>
      <w:vertAlign w:val="superscript"/>
    </w:rPr>
  </w:style>
  <w:style w:type="paragraph" w:customStyle="1" w:styleId="21">
    <w:name w:val="摘要"/>
    <w:basedOn w:val="1"/>
    <w:link w:val="24"/>
    <w:qFormat/>
    <w:uiPriority w:val="99"/>
  </w:style>
  <w:style w:type="paragraph" w:customStyle="1" w:styleId="22">
    <w:name w:val="标题强调"/>
    <w:basedOn w:val="1"/>
    <w:link w:val="23"/>
    <w:qFormat/>
    <w:uiPriority w:val="99"/>
    <w:rPr>
      <w:rFonts w:eastAsia="黑体"/>
      <w:b/>
    </w:rPr>
  </w:style>
  <w:style w:type="character" w:customStyle="1" w:styleId="23">
    <w:name w:val="标题强调 Char"/>
    <w:link w:val="22"/>
    <w:qFormat/>
    <w:locked/>
    <w:uiPriority w:val="99"/>
    <w:rPr>
      <w:rFonts w:ascii="Times New Roman" w:hAnsi="Times New Roman" w:eastAsia="黑体" w:cs="Times New Roman"/>
      <w:b/>
      <w:kern w:val="0"/>
      <w:sz w:val="21"/>
      <w:szCs w:val="21"/>
    </w:rPr>
  </w:style>
  <w:style w:type="character" w:customStyle="1" w:styleId="24">
    <w:name w:val="摘要 Char"/>
    <w:link w:val="21"/>
    <w:qFormat/>
    <w:locked/>
    <w:uiPriority w:val="99"/>
    <w:rPr>
      <w:rFonts w:ascii="Times New Roman" w:hAnsi="Times New Roman" w:eastAsia="宋体" w:cs="Times New Roman"/>
      <w:kern w:val="0"/>
      <w:sz w:val="21"/>
      <w:szCs w:val="21"/>
    </w:rPr>
  </w:style>
  <w:style w:type="paragraph" w:customStyle="1" w:styleId="25">
    <w:name w:val="关键词"/>
    <w:basedOn w:val="1"/>
    <w:link w:val="26"/>
    <w:qFormat/>
    <w:uiPriority w:val="99"/>
  </w:style>
  <w:style w:type="character" w:customStyle="1" w:styleId="26">
    <w:name w:val="关键词 Char"/>
    <w:link w:val="25"/>
    <w:qFormat/>
    <w:locked/>
    <w:uiPriority w:val="99"/>
    <w:rPr>
      <w:rFonts w:ascii="Times New Roman" w:hAnsi="Times New Roman" w:eastAsia="宋体" w:cs="Times New Roman"/>
      <w:kern w:val="0"/>
      <w:sz w:val="21"/>
      <w:szCs w:val="21"/>
    </w:rPr>
  </w:style>
  <w:style w:type="character" w:customStyle="1" w:styleId="27">
    <w:name w:val="作者 Char"/>
    <w:link w:val="18"/>
    <w:qFormat/>
    <w:locked/>
    <w:uiPriority w:val="99"/>
    <w:rPr>
      <w:rFonts w:ascii="Times New Roman" w:hAnsi="Times New Roman" w:eastAsia="宋体" w:cs="Times New Roman"/>
      <w:kern w:val="0"/>
      <w:sz w:val="21"/>
      <w:szCs w:val="21"/>
    </w:rPr>
  </w:style>
  <w:style w:type="character" w:customStyle="1" w:styleId="28">
    <w:name w:val="作者单位上标 Char"/>
    <w:link w:val="20"/>
    <w:qFormat/>
    <w:locked/>
    <w:uiPriority w:val="99"/>
    <w:rPr>
      <w:rFonts w:ascii="Times New Roman" w:hAnsi="Times New Roman" w:eastAsia="宋体" w:cs="Times New Roman"/>
      <w:kern w:val="0"/>
      <w:sz w:val="28"/>
      <w:szCs w:val="28"/>
      <w:vertAlign w:val="superscript"/>
    </w:rPr>
  </w:style>
  <w:style w:type="paragraph" w:customStyle="1" w:styleId="29">
    <w:name w:val="图的题注"/>
    <w:basedOn w:val="5"/>
    <w:next w:val="4"/>
    <w:qFormat/>
    <w:uiPriority w:val="99"/>
    <w:pPr>
      <w:spacing w:before="60" w:after="60"/>
      <w:jc w:val="center"/>
    </w:pPr>
    <w:rPr>
      <w:rFonts w:ascii="Times New Roman" w:hAnsi="Times New Roman" w:eastAsia="宋体" w:cs="宋体"/>
      <w:sz w:val="18"/>
      <w:szCs w:val="18"/>
    </w:rPr>
  </w:style>
  <w:style w:type="character" w:customStyle="1" w:styleId="30">
    <w:name w:val="正文缩进 Char"/>
    <w:link w:val="4"/>
    <w:qFormat/>
    <w:locked/>
    <w:uiPriority w:val="99"/>
    <w:rPr>
      <w:rFonts w:ascii="Times New Roman" w:hAnsi="Times New Roman" w:eastAsia="宋体" w:cs="Times New Roman"/>
      <w:kern w:val="0"/>
      <w:sz w:val="21"/>
      <w:szCs w:val="21"/>
    </w:rPr>
  </w:style>
  <w:style w:type="paragraph" w:customStyle="1" w:styleId="31">
    <w:name w:val="正文强调"/>
    <w:basedOn w:val="4"/>
    <w:link w:val="33"/>
    <w:qFormat/>
    <w:uiPriority w:val="99"/>
    <w:pPr>
      <w:ind w:firstLine="428"/>
    </w:pPr>
    <w:rPr>
      <w:b/>
    </w:rPr>
  </w:style>
  <w:style w:type="paragraph" w:customStyle="1" w:styleId="32">
    <w:name w:val="公式"/>
    <w:basedOn w:val="4"/>
    <w:qFormat/>
    <w:uiPriority w:val="99"/>
    <w:pPr>
      <w:tabs>
        <w:tab w:val="center" w:pos="2684"/>
        <w:tab w:val="center" w:pos="4686"/>
      </w:tabs>
      <w:spacing w:before="120" w:after="120" w:line="216" w:lineRule="auto"/>
      <w:ind w:firstLine="0" w:firstLineChars="0"/>
      <w:jc w:val="center"/>
    </w:pPr>
    <w:rPr>
      <w:rFonts w:ascii="Symbol" w:hAnsi="Symbol"/>
      <w:sz w:val="20"/>
    </w:rPr>
  </w:style>
  <w:style w:type="character" w:customStyle="1" w:styleId="33">
    <w:name w:val="正文强调 Char"/>
    <w:link w:val="31"/>
    <w:qFormat/>
    <w:locked/>
    <w:uiPriority w:val="99"/>
    <w:rPr>
      <w:rFonts w:ascii="Times New Roman" w:hAnsi="Times New Roman" w:eastAsia="宋体" w:cs="Times New Roman"/>
      <w:b/>
      <w:kern w:val="0"/>
      <w:sz w:val="21"/>
      <w:szCs w:val="21"/>
    </w:rPr>
  </w:style>
  <w:style w:type="character" w:customStyle="1" w:styleId="34">
    <w:name w:val="正文文本 2 Char"/>
    <w:link w:val="9"/>
    <w:qFormat/>
    <w:locked/>
    <w:uiPriority w:val="99"/>
    <w:rPr>
      <w:rFonts w:ascii="Times New Roman" w:hAnsi="Times New Roman" w:eastAsia="宋体" w:cs="Times New Roman"/>
      <w:sz w:val="24"/>
      <w:szCs w:val="24"/>
    </w:rPr>
  </w:style>
  <w:style w:type="paragraph" w:customStyle="1" w:styleId="35">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36">
    <w:name w:val="批注框文本 Char"/>
    <w:basedOn w:val="12"/>
    <w:link w:val="6"/>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3545</Words>
  <Characters>3768</Characters>
  <Lines>31</Lines>
  <Paragraphs>8</Paragraphs>
  <TotalTime>13</TotalTime>
  <ScaleCrop>false</ScaleCrop>
  <LinksUpToDate>false</LinksUpToDate>
  <CharactersWithSpaces>3784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2016-06-01T08:47:00Z</dcterms:created>
  <dc:creator>admin</dc:creator>
  <cp:lastModifiedBy>刘朋</cp:lastModifiedBy>
  <cp:lastPrinted>2021-06-23T09:05:00Z</cp:lastPrinted>
  <dcterms:modified xsi:type="dcterms:W3CDTF">2026-06-09T20:30:38Z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756AF1F5DF77415E862CCBD02BD13A55</vt:lpwstr>
  </property>
  <property fmtid="{D5CDD505-2E9C-101B-9397-08002B2CF9AE}" pid="4" name="KSOTemplateDocerSaveRecord">
    <vt:lpwstr>eyJoZGlkIjoiOWQxYjJhYjliZDRjMmY1MGJlNDkwMWU5NDdhOTRjMzMiLCJ1c2VySWQiOiIzMTQxMzA0MjMifQ==</vt:lpwstr>
  </property>
</Properties>
</file>