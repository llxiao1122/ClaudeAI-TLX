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B0DB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ascii="Times New Roman" w:hAnsi="Times New Roman" w:eastAsia="方正小标宋简体" w:cs="Times New Roman"/>
          <w:sz w:val="44"/>
          <w:szCs w:val="44"/>
          <w:highlight w:val="none"/>
        </w:rPr>
      </w:pPr>
      <w:r>
        <w:rPr>
          <w:rFonts w:hint="default" w:ascii="Times New Roman" w:hAnsi="Times New Roman" w:eastAsia="方正小标宋简体" w:cs="Times New Roman"/>
          <w:sz w:val="44"/>
          <w:szCs w:val="44"/>
          <w:highlight w:val="none"/>
          <w:lang w:val="en-US" w:eastAsia="zh-CN"/>
        </w:rPr>
        <w:t>危险废物回收、处置工作指导</w:t>
      </w:r>
      <w:r>
        <w:rPr>
          <w:rFonts w:hint="default" w:ascii="Times New Roman" w:hAnsi="Times New Roman" w:eastAsia="方正小标宋简体" w:cs="Times New Roman"/>
          <w:sz w:val="44"/>
          <w:szCs w:val="44"/>
          <w:highlight w:val="none"/>
        </w:rPr>
        <w:t>手册</w:t>
      </w:r>
    </w:p>
    <w:p w14:paraId="71F3C4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center"/>
        <w:textAlignment w:val="auto"/>
        <w:rPr>
          <w:rFonts w:ascii="Times New Roman" w:hAnsi="Times New Roman" w:eastAsia="仿宋_GB2312" w:cs="Times New Roman"/>
          <w:sz w:val="32"/>
          <w:szCs w:val="32"/>
          <w:highlight w:val="none"/>
        </w:rPr>
      </w:pPr>
    </w:p>
    <w:p w14:paraId="26BE47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  <w:highlight w:val="none"/>
          <w:lang w:val="en-US"/>
        </w:rPr>
      </w:pPr>
      <w:r>
        <w:rPr>
          <w:rFonts w:hint="eastAsia" w:ascii="黑体" w:hAnsi="黑体" w:eastAsia="黑体" w:cs="黑体"/>
          <w:sz w:val="32"/>
          <w:szCs w:val="32"/>
          <w:highlight w:val="none"/>
        </w:rPr>
        <w:t>一、</w:t>
      </w:r>
      <w:r>
        <w:rPr>
          <w:rFonts w:hint="eastAsia" w:ascii="黑体" w:hAnsi="黑体" w:eastAsia="黑体" w:cs="黑体"/>
          <w:sz w:val="32"/>
          <w:szCs w:val="32"/>
          <w:highlight w:val="none"/>
          <w:lang w:val="en-US" w:eastAsia="zh-CN"/>
        </w:rPr>
        <w:t>回收流程及要求</w:t>
      </w:r>
    </w:p>
    <w:p w14:paraId="548E99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1.科室经办人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</w:rPr>
        <w:t>接到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OA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</w:rPr>
        <w:t>审批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通过后的危险废物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（以下简称危废）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报废单据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，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1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</w:rPr>
        <w:t>个工作日内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在OA审批流程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沟通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各工班长及产废中心经办人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准备交接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，同时在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WMS报废系统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中分配回收任务。工班长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1个工作日内完成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任务分配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。</w:t>
      </w:r>
    </w:p>
    <w:p w14:paraId="1B4538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2.产废中心经办人在报废审批流程完成后5个工作日内将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危废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移交至各工班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。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4个工作日内仍未移交的，工班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经办人需使用钉钉联系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产废中心经办人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督促其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尽快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完成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移交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并留存聊天记录备查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。</w:t>
      </w:r>
    </w:p>
    <w:p w14:paraId="4E062958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3.</w:t>
      </w:r>
      <w:r>
        <w:rPr>
          <w:rFonts w:hint="eastAsia" w:ascii="Times New Roman" w:hAnsi="Times New Roman" w:eastAsia="仿宋_GB2312"/>
          <w:sz w:val="32"/>
          <w:szCs w:val="32"/>
          <w:highlight w:val="none"/>
          <w:lang w:val="en-US" w:eastAsia="zh-CN"/>
        </w:rPr>
        <w:t>工班经办人现场确认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eastAsia="zh-CN"/>
        </w:rPr>
        <w:t>废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容器内物料是否使用完毕、压力容器是否打孔、运送包装内是否含有杂物等情况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，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并由产废中心人员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提供产生环节信息后方可进行接收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。</w:t>
      </w:r>
    </w:p>
    <w:p w14:paraId="5D189C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</w:pP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4.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在进行实物交接时，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若系统提报重量与实际重量不符，由工班经办人在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i物资（具体操作见附件1）上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操作验收不合格，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并将实物退回（若产废中心人员提出实物暂时需求，现场贮存条件满足的情况下可允许其存放最多不超过2个工作日，且必须告知其实物未完成回收交接，归属仍为产废中心，由产废中心对实物全权负责）。工班经办人提醒产废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中心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经办人及仓储工班长于当日内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在OA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审批流程中反馈不合格情况。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科室经办人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收到沟通回复反馈的信息后，进行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驳回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并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提醒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产废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中心驳回后的单据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应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在2个工作日（含交接当日）内完成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数据修改并重新推送审批至科室经办人处。</w:t>
      </w:r>
    </w:p>
    <w:p w14:paraId="322EA6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yellow"/>
          <w:lang w:val="en-US" w:eastAsia="zh-CN"/>
          <w:rPrChange w:id="1" w:author="王超108072" w:date="2026-06-29T09:00:20Z">
            <w:rPr>
              <w:rFonts w:hint="eastAsia" w:ascii="Times New Roman" w:hAnsi="Times New Roman" w:eastAsia="仿宋_GB2312" w:cs="Times New Roman"/>
              <w:color w:val="auto"/>
              <w:sz w:val="32"/>
              <w:szCs w:val="32"/>
              <w:highlight w:val="none"/>
              <w:lang w:val="en-US" w:eastAsia="zh-CN"/>
            </w:rPr>
          </w:rPrChange>
        </w:rPr>
        <w:pPrChange w:id="0" w:author="100854" w:date="2026-01-07T13:08:42Z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560" w:lineRule="exact"/>
            <w:ind w:firstLine="640" w:firstLineChars="200"/>
            <w:jc w:val="left"/>
            <w:textAlignment w:val="auto"/>
          </w:pPr>
        </w:pPrChange>
      </w:pP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5.</w:t>
      </w:r>
      <w:ins w:id="2" w:author="100854" w:date="2026-01-07T13:08:29Z">
        <w:r>
          <w:rPr>
            <w:rFonts w:hint="eastAsia" w:ascii="Times New Roman" w:hAnsi="Times New Roman" w:eastAsia="仿宋_GB2312" w:cs="Times New Roman"/>
            <w:color w:val="auto"/>
            <w:sz w:val="32"/>
            <w:szCs w:val="32"/>
            <w:highlight w:val="yellow"/>
            <w:lang w:val="en-US" w:eastAsia="zh-CN"/>
            <w:rPrChange w:id="3" w:author="王超108072" w:date="2026-06-29T09:00:20Z">
              <w:rPr>
                <w:rFonts w:hint="eastAsia" w:ascii="Times New Roman" w:hAnsi="Times New Roman" w:eastAsia="仿宋_GB2312" w:cs="Times New Roman"/>
                <w:color w:val="auto"/>
                <w:sz w:val="32"/>
                <w:szCs w:val="32"/>
                <w:highlight w:val="none"/>
                <w:lang w:val="en-US" w:eastAsia="zh-CN"/>
              </w:rPr>
            </w:rPrChange>
          </w:rPr>
          <w:t>各班组</w:t>
        </w:r>
      </w:ins>
      <w:ins w:id="5" w:author="100854" w:date="2026-01-07T13:08:32Z">
        <w:r>
          <w:rPr>
            <w:rFonts w:hint="eastAsia" w:ascii="Times New Roman" w:hAnsi="Times New Roman" w:eastAsia="仿宋_GB2312" w:cs="Times New Roman"/>
            <w:color w:val="auto"/>
            <w:sz w:val="32"/>
            <w:szCs w:val="32"/>
            <w:highlight w:val="yellow"/>
            <w:lang w:val="en-US" w:eastAsia="zh-CN"/>
            <w:rPrChange w:id="6" w:author="王超108072" w:date="2026-06-29T09:00:20Z">
              <w:rPr>
                <w:rFonts w:hint="eastAsia" w:ascii="Times New Roman" w:hAnsi="Times New Roman" w:eastAsia="仿宋_GB2312" w:cs="Times New Roman"/>
                <w:color w:val="auto"/>
                <w:sz w:val="32"/>
                <w:szCs w:val="32"/>
                <w:highlight w:val="none"/>
                <w:lang w:val="en-US" w:eastAsia="zh-CN"/>
              </w:rPr>
            </w:rPrChange>
          </w:rPr>
          <w:t>进行</w:t>
        </w:r>
      </w:ins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yellow"/>
          <w:lang w:val="en-US" w:eastAsia="zh-CN"/>
          <w:rPrChange w:id="8" w:author="王超108072" w:date="2026-06-29T09:00:20Z">
            <w:rPr>
              <w:rFonts w:hint="eastAsia" w:ascii="Times New Roman" w:hAnsi="Times New Roman" w:eastAsia="仿宋_GB2312" w:cs="Times New Roman"/>
              <w:color w:val="auto"/>
              <w:sz w:val="32"/>
              <w:szCs w:val="32"/>
              <w:highlight w:val="none"/>
              <w:lang w:val="en-US" w:eastAsia="zh-CN"/>
            </w:rPr>
          </w:rPrChange>
        </w:rPr>
        <w:t>危废</w:t>
      </w:r>
      <w:ins w:id="9" w:author="100854" w:date="2026-01-07T13:08:36Z">
        <w:r>
          <w:rPr>
            <w:rFonts w:hint="eastAsia" w:ascii="Times New Roman" w:hAnsi="Times New Roman" w:eastAsia="仿宋_GB2312" w:cs="Times New Roman"/>
            <w:color w:val="auto"/>
            <w:sz w:val="32"/>
            <w:szCs w:val="32"/>
            <w:highlight w:val="yellow"/>
            <w:lang w:val="en-US" w:eastAsia="zh-CN"/>
            <w:rPrChange w:id="10" w:author="王超108072" w:date="2026-06-29T09:00:20Z">
              <w:rPr>
                <w:rFonts w:hint="eastAsia" w:ascii="Times New Roman" w:hAnsi="Times New Roman" w:eastAsia="仿宋_GB2312" w:cs="Times New Roman"/>
                <w:color w:val="auto"/>
                <w:sz w:val="32"/>
                <w:szCs w:val="32"/>
                <w:highlight w:val="none"/>
                <w:lang w:val="en-US" w:eastAsia="zh-CN"/>
              </w:rPr>
            </w:rPrChange>
          </w:rPr>
          <w:t>回收</w:t>
        </w:r>
      </w:ins>
      <w:r>
        <w:rPr>
          <w:rFonts w:hint="default" w:ascii="Times New Roman" w:hAnsi="Times New Roman" w:eastAsia="仿宋_GB2312" w:cs="Times New Roman"/>
          <w:sz w:val="32"/>
          <w:szCs w:val="32"/>
          <w:highlight w:val="yellow"/>
          <w:lang w:val="en-US" w:eastAsia="zh-CN"/>
          <w:rPrChange w:id="12" w:author="王超108072" w:date="2026-06-29T09:00:20Z">
            <w:rPr>
              <w:rFonts w:hint="default" w:ascii="Times New Roman" w:hAnsi="Times New Roman" w:eastAsia="仿宋_GB2312" w:cs="Times New Roman"/>
              <w:sz w:val="32"/>
              <w:szCs w:val="32"/>
              <w:highlight w:val="none"/>
              <w:lang w:val="en-US" w:eastAsia="zh-CN"/>
            </w:rPr>
          </w:rPrChange>
        </w:rPr>
        <w:t>交接时，</w:t>
      </w:r>
      <w:ins w:id="13" w:author="100854" w:date="2026-01-07T13:08:20Z">
        <w:r>
          <w:rPr>
            <w:rFonts w:hint="eastAsia" w:ascii="Times New Roman" w:hAnsi="Times New Roman" w:eastAsia="仿宋_GB2312"/>
            <w:color w:val="000000"/>
            <w:sz w:val="32"/>
            <w:szCs w:val="32"/>
            <w:highlight w:val="yellow"/>
            <w:lang w:val="en-US" w:eastAsia="zh-CN"/>
            <w:rPrChange w:id="14" w:author="王超108072" w:date="2026-06-29T09:00:20Z">
              <w:rPr>
                <w:rFonts w:hint="eastAsia" w:ascii="Times New Roman" w:hAnsi="Times New Roman" w:eastAsia="仿宋_GB2312"/>
                <w:color w:val="000000"/>
                <w:sz w:val="32"/>
                <w:szCs w:val="32"/>
                <w:lang w:val="en-US" w:eastAsia="zh-CN"/>
              </w:rPr>
            </w:rPrChange>
          </w:rPr>
          <w:t>应</w:t>
        </w:r>
      </w:ins>
      <w:ins w:id="16" w:author="100854" w:date="2026-01-07T13:08:20Z">
        <w:r>
          <w:rPr>
            <w:rFonts w:hint="default" w:ascii="Times New Roman" w:hAnsi="Times New Roman" w:eastAsia="仿宋_GB2312"/>
            <w:color w:val="000000"/>
            <w:sz w:val="32"/>
            <w:szCs w:val="32"/>
            <w:highlight w:val="yellow"/>
            <w:lang w:val="en-US" w:eastAsia="zh-CN"/>
            <w:rPrChange w:id="17" w:author="王超108072" w:date="2026-06-29T09:00:20Z">
              <w:rPr>
                <w:rFonts w:hint="default" w:ascii="Times New Roman" w:hAnsi="Times New Roman" w:eastAsia="仿宋_GB2312"/>
                <w:color w:val="000000"/>
                <w:sz w:val="32"/>
                <w:szCs w:val="32"/>
                <w:lang w:val="en-US" w:eastAsia="zh-CN"/>
              </w:rPr>
            </w:rPrChange>
          </w:rPr>
          <w:t>佩戴执法记录仪</w:t>
        </w:r>
      </w:ins>
      <w:ins w:id="19" w:author="100854" w:date="2026-01-07T13:08:20Z">
        <w:r>
          <w:rPr>
            <w:rFonts w:hint="eastAsia" w:ascii="Times New Roman" w:hAnsi="Times New Roman" w:eastAsia="仿宋_GB2312"/>
            <w:color w:val="000000"/>
            <w:sz w:val="32"/>
            <w:szCs w:val="32"/>
            <w:highlight w:val="yellow"/>
            <w:lang w:val="en-US" w:eastAsia="zh-CN"/>
            <w:rPrChange w:id="20" w:author="王超108072" w:date="2026-06-29T09:00:20Z">
              <w:rPr>
                <w:rFonts w:hint="eastAsia" w:ascii="Times New Roman" w:hAnsi="Times New Roman" w:eastAsia="仿宋_GB2312"/>
                <w:color w:val="000000"/>
                <w:sz w:val="32"/>
                <w:szCs w:val="32"/>
                <w:lang w:val="en-US" w:eastAsia="zh-CN"/>
              </w:rPr>
            </w:rPrChange>
          </w:rPr>
          <w:t>，</w:t>
        </w:r>
      </w:ins>
      <w:ins w:id="22" w:author="100854" w:date="2026-01-07T13:08:20Z">
        <w:r>
          <w:rPr>
            <w:rFonts w:hint="default" w:ascii="Times New Roman" w:hAnsi="Times New Roman" w:eastAsia="仿宋_GB2312"/>
            <w:color w:val="000000"/>
            <w:sz w:val="32"/>
            <w:szCs w:val="32"/>
            <w:highlight w:val="yellow"/>
            <w:lang w:val="en-US" w:eastAsia="zh-CN"/>
            <w:rPrChange w:id="23" w:author="王超108072" w:date="2026-06-29T09:00:20Z">
              <w:rPr>
                <w:rFonts w:hint="default" w:ascii="Times New Roman" w:hAnsi="Times New Roman" w:eastAsia="仿宋_GB2312"/>
                <w:color w:val="000000"/>
                <w:sz w:val="32"/>
                <w:szCs w:val="32"/>
                <w:lang w:val="en-US" w:eastAsia="zh-CN"/>
              </w:rPr>
            </w:rPrChange>
          </w:rPr>
          <w:t>并在工班网盘内留存</w:t>
        </w:r>
      </w:ins>
      <w:ins w:id="25" w:author="100854" w:date="2026-01-07T13:08:20Z">
        <w:r>
          <w:rPr>
            <w:rFonts w:hint="eastAsia" w:ascii="Times New Roman" w:hAnsi="Times New Roman" w:eastAsia="仿宋_GB2312"/>
            <w:color w:val="000000"/>
            <w:sz w:val="32"/>
            <w:szCs w:val="32"/>
            <w:highlight w:val="yellow"/>
            <w:lang w:val="en-US" w:eastAsia="zh-CN"/>
            <w:rPrChange w:id="26" w:author="王超108072" w:date="2026-06-29T09:00:20Z">
              <w:rPr>
                <w:rFonts w:hint="eastAsia" w:ascii="Times New Roman" w:hAnsi="Times New Roman" w:eastAsia="仿宋_GB2312"/>
                <w:color w:val="000000"/>
                <w:sz w:val="32"/>
                <w:szCs w:val="32"/>
                <w:lang w:val="en-US" w:eastAsia="zh-CN"/>
              </w:rPr>
            </w:rPrChange>
          </w:rPr>
          <w:t>相关</w:t>
        </w:r>
      </w:ins>
      <w:ins w:id="28" w:author="100854" w:date="2026-01-07T13:08:20Z">
        <w:r>
          <w:rPr>
            <w:rFonts w:hint="default" w:ascii="Times New Roman" w:hAnsi="Times New Roman" w:eastAsia="仿宋_GB2312"/>
            <w:color w:val="000000"/>
            <w:sz w:val="32"/>
            <w:szCs w:val="32"/>
            <w:highlight w:val="yellow"/>
            <w:lang w:val="en-US" w:eastAsia="zh-CN"/>
            <w:rPrChange w:id="29" w:author="王超108072" w:date="2026-06-29T09:00:20Z">
              <w:rPr>
                <w:rFonts w:hint="default" w:ascii="Times New Roman" w:hAnsi="Times New Roman" w:eastAsia="仿宋_GB2312"/>
                <w:color w:val="000000"/>
                <w:sz w:val="32"/>
                <w:szCs w:val="32"/>
                <w:lang w:val="en-US" w:eastAsia="zh-CN"/>
              </w:rPr>
            </w:rPrChange>
          </w:rPr>
          <w:t>影像资料</w:t>
        </w:r>
      </w:ins>
      <w:ins w:id="31" w:author="100854" w:date="2026-01-07T13:11:39Z">
        <w:r>
          <w:rPr>
            <w:rFonts w:hint="eastAsia" w:ascii="Times New Roman" w:hAnsi="Times New Roman" w:eastAsia="仿宋_GB2312"/>
            <w:color w:val="000000"/>
            <w:sz w:val="32"/>
            <w:szCs w:val="32"/>
            <w:highlight w:val="yellow"/>
            <w:lang w:val="en-US" w:eastAsia="zh-CN"/>
            <w:rPrChange w:id="32" w:author="王超108072" w:date="2026-06-29T09:00:20Z">
              <w:rPr>
                <w:rFonts w:hint="eastAsia" w:ascii="Times New Roman" w:hAnsi="Times New Roman" w:eastAsia="仿宋_GB2312"/>
                <w:color w:val="000000"/>
                <w:sz w:val="32"/>
                <w:szCs w:val="32"/>
                <w:lang w:val="en-US" w:eastAsia="zh-CN"/>
              </w:rPr>
            </w:rPrChange>
          </w:rPr>
          <w:t>，</w:t>
        </w:r>
      </w:ins>
      <w:r>
        <w:rPr>
          <w:rFonts w:hint="default" w:ascii="Times New Roman" w:hAnsi="Times New Roman" w:eastAsia="仿宋_GB2312" w:cs="Times New Roman"/>
          <w:sz w:val="32"/>
          <w:szCs w:val="32"/>
          <w:highlight w:val="yellow"/>
          <w:lang w:val="en-US" w:eastAsia="zh-CN"/>
          <w:rPrChange w:id="34" w:author="王超108072" w:date="2026-06-29T09:00:20Z">
            <w:rPr>
              <w:rFonts w:hint="default" w:ascii="Times New Roman" w:hAnsi="Times New Roman" w:eastAsia="仿宋_GB2312" w:cs="Times New Roman"/>
              <w:sz w:val="32"/>
              <w:szCs w:val="32"/>
              <w:highlight w:val="none"/>
              <w:lang w:val="en-US" w:eastAsia="zh-CN"/>
            </w:rPr>
          </w:rPrChange>
        </w:rPr>
        <w:t>交接双方应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yellow"/>
          <w:lang w:val="en-US" w:eastAsia="zh-CN"/>
          <w:rPrChange w:id="35" w:author="王超108072" w:date="2026-06-29T09:00:20Z">
            <w:rPr>
              <w:rFonts w:hint="eastAsia" w:ascii="Times New Roman" w:hAnsi="Times New Roman" w:eastAsia="仿宋_GB2312" w:cs="Times New Roman"/>
              <w:sz w:val="32"/>
              <w:szCs w:val="32"/>
              <w:highlight w:val="none"/>
              <w:lang w:val="en-US" w:eastAsia="zh-CN"/>
            </w:rPr>
          </w:rPrChange>
        </w:rPr>
        <w:t>现场称重，</w:t>
      </w:r>
      <w:r>
        <w:rPr>
          <w:rFonts w:hint="default" w:ascii="Times New Roman" w:hAnsi="Times New Roman" w:eastAsia="仿宋_GB2312" w:cs="Times New Roman"/>
          <w:sz w:val="32"/>
          <w:szCs w:val="32"/>
          <w:highlight w:val="yellow"/>
          <w:lang w:val="en-US" w:eastAsia="zh-CN"/>
          <w:rPrChange w:id="36" w:author="王超108072" w:date="2026-06-29T09:00:20Z">
            <w:rPr>
              <w:rFonts w:hint="default" w:ascii="Times New Roman" w:hAnsi="Times New Roman" w:eastAsia="仿宋_GB2312" w:cs="Times New Roman"/>
              <w:sz w:val="32"/>
              <w:szCs w:val="32"/>
              <w:highlight w:val="none"/>
              <w:lang w:val="en-US" w:eastAsia="zh-CN"/>
            </w:rPr>
          </w:rPrChange>
        </w:rPr>
        <w:t>共同核对重量</w:t>
      </w:r>
      <w:ins w:id="37" w:author="100854" w:date="2026-01-07T13:01:36Z">
        <w:r>
          <w:rPr>
            <w:rFonts w:hint="eastAsia" w:ascii="Times New Roman" w:hAnsi="Times New Roman" w:eastAsia="仿宋_GB2312" w:cs="Times New Roman"/>
            <w:sz w:val="32"/>
            <w:szCs w:val="32"/>
            <w:highlight w:val="yellow"/>
            <w:lang w:val="en-US" w:eastAsia="zh-CN"/>
            <w:rPrChange w:id="38" w:author="王超108072" w:date="2026-06-29T09:00:20Z">
              <w:rPr>
                <w:rFonts w:hint="eastAsia" w:ascii="Times New Roman" w:hAnsi="Times New Roman" w:eastAsia="仿宋_GB2312" w:cs="Times New Roman"/>
                <w:sz w:val="32"/>
                <w:szCs w:val="32"/>
                <w:highlight w:val="none"/>
                <w:lang w:val="en-US" w:eastAsia="zh-CN"/>
              </w:rPr>
            </w:rPrChange>
          </w:rPr>
          <w:t>并</w:t>
        </w:r>
      </w:ins>
      <w:ins w:id="40" w:author="100854" w:date="2026-01-07T13:01:31Z">
        <w:r>
          <w:rPr>
            <w:rFonts w:hint="default" w:ascii="Times New Roman" w:hAnsi="Times New Roman" w:eastAsia="仿宋_GB2312"/>
            <w:color w:val="000000"/>
            <w:sz w:val="32"/>
            <w:szCs w:val="32"/>
            <w:highlight w:val="yellow"/>
            <w:lang w:val="en-US" w:eastAsia="zh-CN"/>
            <w:rPrChange w:id="41" w:author="王超108072" w:date="2026-06-29T09:00:20Z">
              <w:rPr>
                <w:rFonts w:hint="default" w:ascii="Times New Roman" w:hAnsi="Times New Roman" w:eastAsia="仿宋_GB2312"/>
                <w:color w:val="000000"/>
                <w:sz w:val="32"/>
                <w:szCs w:val="32"/>
                <w:lang w:val="en-US" w:eastAsia="zh-CN"/>
              </w:rPr>
            </w:rPrChange>
          </w:rPr>
          <w:t>拍摄称重照</w:t>
        </w:r>
      </w:ins>
      <w:ins w:id="43" w:author="100854" w:date="2026-01-07T13:01:39Z">
        <w:r>
          <w:rPr>
            <w:rFonts w:hint="eastAsia" w:ascii="Times New Roman" w:hAnsi="Times New Roman" w:eastAsia="仿宋_GB2312"/>
            <w:color w:val="000000"/>
            <w:sz w:val="32"/>
            <w:szCs w:val="32"/>
            <w:highlight w:val="yellow"/>
            <w:lang w:val="en-US" w:eastAsia="zh-CN"/>
            <w:rPrChange w:id="44" w:author="王超108072" w:date="2026-06-29T09:00:20Z">
              <w:rPr>
                <w:rFonts w:hint="eastAsia" w:ascii="Times New Roman" w:hAnsi="Times New Roman" w:eastAsia="仿宋_GB2312"/>
                <w:color w:val="000000"/>
                <w:sz w:val="32"/>
                <w:szCs w:val="32"/>
                <w:lang w:val="en-US" w:eastAsia="zh-CN"/>
              </w:rPr>
            </w:rPrChange>
          </w:rPr>
          <w:t>片</w:t>
        </w:r>
      </w:ins>
      <w:r>
        <w:rPr>
          <w:rFonts w:hint="default" w:ascii="Times New Roman" w:hAnsi="Times New Roman" w:eastAsia="仿宋_GB2312" w:cs="Times New Roman"/>
          <w:sz w:val="32"/>
          <w:szCs w:val="32"/>
          <w:highlight w:val="yellow"/>
          <w:lang w:val="en-US" w:eastAsia="zh-CN"/>
          <w:rPrChange w:id="46" w:author="王超108072" w:date="2026-06-29T09:00:20Z">
            <w:rPr>
              <w:rFonts w:hint="default" w:ascii="Times New Roman" w:hAnsi="Times New Roman" w:eastAsia="仿宋_GB2312" w:cs="Times New Roman"/>
              <w:sz w:val="32"/>
              <w:szCs w:val="32"/>
              <w:highlight w:val="none"/>
              <w:lang w:val="en-US" w:eastAsia="zh-CN"/>
            </w:rPr>
          </w:rPrChange>
        </w:rPr>
        <w:t>，核对无误后粘贴标签（见附件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yellow"/>
          <w:lang w:val="en-US" w:eastAsia="zh-CN"/>
          <w:rPrChange w:id="47" w:author="王超108072" w:date="2026-06-29T09:00:20Z">
            <w:rPr>
              <w:rFonts w:hint="eastAsia" w:ascii="Times New Roman" w:hAnsi="Times New Roman" w:eastAsia="仿宋_GB2312" w:cs="Times New Roman"/>
              <w:sz w:val="32"/>
              <w:szCs w:val="32"/>
              <w:highlight w:val="none"/>
              <w:lang w:val="en-US" w:eastAsia="zh-CN"/>
            </w:rPr>
          </w:rPrChange>
        </w:rPr>
        <w:t>3</w:t>
      </w:r>
      <w:r>
        <w:rPr>
          <w:rFonts w:hint="default" w:ascii="Times New Roman" w:hAnsi="Times New Roman" w:eastAsia="仿宋_GB2312" w:cs="Times New Roman"/>
          <w:sz w:val="32"/>
          <w:szCs w:val="32"/>
          <w:highlight w:val="yellow"/>
          <w:lang w:val="en-US" w:eastAsia="zh-CN"/>
          <w:rPrChange w:id="48" w:author="王超108072" w:date="2026-06-29T09:00:20Z">
            <w:rPr>
              <w:rFonts w:hint="default" w:ascii="Times New Roman" w:hAnsi="Times New Roman" w:eastAsia="仿宋_GB2312" w:cs="Times New Roman"/>
              <w:sz w:val="32"/>
              <w:szCs w:val="32"/>
              <w:highlight w:val="none"/>
              <w:lang w:val="en-US" w:eastAsia="zh-CN"/>
            </w:rPr>
          </w:rPrChange>
        </w:rPr>
        <w:t>），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yellow"/>
          <w:lang w:val="en-US" w:eastAsia="zh-CN"/>
          <w:rPrChange w:id="49" w:author="王超108072" w:date="2026-06-29T09:00:20Z">
            <w:rPr>
              <w:rFonts w:hint="eastAsia" w:ascii="Times New Roman" w:hAnsi="Times New Roman" w:eastAsia="仿宋_GB2312" w:cs="Times New Roman"/>
              <w:sz w:val="32"/>
              <w:szCs w:val="32"/>
              <w:highlight w:val="none"/>
              <w:lang w:val="en-US" w:eastAsia="zh-CN"/>
            </w:rPr>
          </w:rPrChange>
        </w:rPr>
        <w:t>按照“危险废物贮存分区标志”</w:t>
      </w:r>
      <w:r>
        <w:rPr>
          <w:rFonts w:hint="default" w:ascii="Times New Roman" w:hAnsi="Times New Roman" w:eastAsia="仿宋_GB2312" w:cs="Times New Roman"/>
          <w:sz w:val="32"/>
          <w:szCs w:val="32"/>
          <w:highlight w:val="yellow"/>
          <w:lang w:val="en-US" w:eastAsia="zh-CN"/>
          <w:rPrChange w:id="50" w:author="王超108072" w:date="2026-06-29T09:00:20Z">
            <w:rPr>
              <w:rFonts w:hint="default" w:ascii="Times New Roman" w:hAnsi="Times New Roman" w:eastAsia="仿宋_GB2312" w:cs="Times New Roman"/>
              <w:sz w:val="32"/>
              <w:szCs w:val="32"/>
              <w:highlight w:val="none"/>
              <w:lang w:val="en-US" w:eastAsia="zh-CN"/>
            </w:rPr>
          </w:rPrChange>
        </w:rPr>
        <w:t>分类摆放实物，更新现场台账（见附件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yellow"/>
          <w:lang w:val="en-US" w:eastAsia="zh-CN"/>
          <w:rPrChange w:id="51" w:author="王超108072" w:date="2026-06-29T09:00:20Z">
            <w:rPr>
              <w:rFonts w:hint="eastAsia" w:ascii="Times New Roman" w:hAnsi="Times New Roman" w:eastAsia="仿宋_GB2312" w:cs="Times New Roman"/>
              <w:sz w:val="32"/>
              <w:szCs w:val="32"/>
              <w:highlight w:val="none"/>
              <w:lang w:val="en-US" w:eastAsia="zh-CN"/>
            </w:rPr>
          </w:rPrChange>
        </w:rPr>
        <w:t>2）</w:t>
      </w:r>
      <w:r>
        <w:rPr>
          <w:rFonts w:hint="default" w:ascii="Times New Roman" w:hAnsi="Times New Roman" w:eastAsia="仿宋_GB2312" w:cs="Times New Roman"/>
          <w:sz w:val="32"/>
          <w:szCs w:val="32"/>
          <w:highlight w:val="yellow"/>
          <w:lang w:val="en-US" w:eastAsia="zh-CN"/>
          <w:rPrChange w:id="52" w:author="王超108072" w:date="2026-06-29T09:00:20Z">
            <w:rPr>
              <w:rFonts w:hint="default" w:ascii="Times New Roman" w:hAnsi="Times New Roman" w:eastAsia="仿宋_GB2312" w:cs="Times New Roman"/>
              <w:sz w:val="32"/>
              <w:szCs w:val="32"/>
              <w:highlight w:val="none"/>
              <w:lang w:val="en-US" w:eastAsia="zh-CN"/>
            </w:rPr>
          </w:rPrChange>
        </w:rPr>
        <w:t>。郑东工班在接收过程中，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yellow"/>
          <w:lang w:val="en-US" w:eastAsia="zh-CN"/>
          <w:rPrChange w:id="53" w:author="王超108072" w:date="2026-06-29T09:00:20Z">
            <w:rPr>
              <w:rFonts w:hint="eastAsia" w:ascii="Times New Roman" w:hAnsi="Times New Roman" w:eastAsia="仿宋_GB2312" w:cs="Times New Roman"/>
              <w:sz w:val="32"/>
              <w:szCs w:val="32"/>
              <w:highlight w:val="none"/>
              <w:lang w:val="en-US" w:eastAsia="zh-CN"/>
            </w:rPr>
          </w:rPrChange>
        </w:rPr>
        <w:t>应</w:t>
      </w:r>
      <w:r>
        <w:rPr>
          <w:rFonts w:hint="default" w:ascii="Times New Roman" w:hAnsi="Times New Roman" w:eastAsia="仿宋_GB2312" w:cs="Times New Roman"/>
          <w:sz w:val="32"/>
          <w:szCs w:val="32"/>
          <w:highlight w:val="yellow"/>
          <w:lang w:val="en-US" w:eastAsia="zh-CN"/>
          <w:rPrChange w:id="54" w:author="王超108072" w:date="2026-06-29T09:00:20Z">
            <w:rPr>
              <w:rFonts w:hint="default" w:ascii="Times New Roman" w:hAnsi="Times New Roman" w:eastAsia="仿宋_GB2312" w:cs="Times New Roman"/>
              <w:sz w:val="32"/>
              <w:szCs w:val="32"/>
              <w:highlight w:val="none"/>
              <w:lang w:val="en-US" w:eastAsia="zh-CN"/>
            </w:rPr>
          </w:rPrChange>
        </w:rPr>
        <w:t>连接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yellow"/>
          <w:lang w:val="en-US" w:eastAsia="zh-CN"/>
          <w:rPrChange w:id="55" w:author="王超108072" w:date="2026-06-29T09:00:20Z">
            <w:rPr>
              <w:rFonts w:hint="eastAsia" w:ascii="Times New Roman" w:hAnsi="Times New Roman" w:eastAsia="仿宋_GB2312" w:cs="Times New Roman"/>
              <w:sz w:val="32"/>
              <w:szCs w:val="32"/>
              <w:highlight w:val="none"/>
              <w:lang w:val="en-US" w:eastAsia="zh-CN"/>
            </w:rPr>
          </w:rPrChange>
        </w:rPr>
        <w:t>专用</w:t>
      </w:r>
      <w:r>
        <w:rPr>
          <w:rFonts w:hint="default" w:ascii="Times New Roman" w:hAnsi="Times New Roman" w:eastAsia="仿宋_GB2312" w:cs="Times New Roman"/>
          <w:sz w:val="32"/>
          <w:szCs w:val="32"/>
          <w:highlight w:val="yellow"/>
          <w:lang w:val="en-US" w:eastAsia="zh-CN"/>
          <w:rPrChange w:id="56" w:author="王超108072" w:date="2026-06-29T09:00:20Z">
            <w:rPr>
              <w:rFonts w:hint="default" w:ascii="Times New Roman" w:hAnsi="Times New Roman" w:eastAsia="仿宋_GB2312" w:cs="Times New Roman"/>
              <w:sz w:val="32"/>
              <w:szCs w:val="32"/>
              <w:highlight w:val="none"/>
              <w:lang w:val="en-US" w:eastAsia="zh-CN"/>
            </w:rPr>
          </w:rPrChange>
        </w:rPr>
        <w:t>称重设备进行称重，接收完毕后当日内将入库数据录入国家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yellow"/>
          <w:lang w:val="en-US" w:eastAsia="zh-CN"/>
          <w:rPrChange w:id="57" w:author="王超108072" w:date="2026-06-29T09:00:20Z">
            <w:rPr>
              <w:rFonts w:hint="eastAsia" w:ascii="Times New Roman" w:hAnsi="Times New Roman" w:eastAsia="仿宋_GB2312" w:cs="Times New Roman"/>
              <w:sz w:val="32"/>
              <w:szCs w:val="32"/>
              <w:highlight w:val="none"/>
              <w:lang w:val="en-US" w:eastAsia="zh-CN"/>
            </w:rPr>
          </w:rPrChange>
        </w:rPr>
        <w:t>固废</w:t>
      </w:r>
      <w:r>
        <w:rPr>
          <w:rFonts w:hint="default" w:ascii="Times New Roman" w:hAnsi="Times New Roman" w:eastAsia="仿宋_GB2312" w:cs="Times New Roman"/>
          <w:sz w:val="32"/>
          <w:szCs w:val="32"/>
          <w:highlight w:val="yellow"/>
          <w:lang w:val="en-US" w:eastAsia="zh-CN"/>
          <w:rPrChange w:id="58" w:author="王超108072" w:date="2026-06-29T09:00:20Z">
            <w:rPr>
              <w:rFonts w:hint="default" w:ascii="Times New Roman" w:hAnsi="Times New Roman" w:eastAsia="仿宋_GB2312" w:cs="Times New Roman"/>
              <w:sz w:val="32"/>
              <w:szCs w:val="32"/>
              <w:highlight w:val="none"/>
              <w:lang w:val="en-US" w:eastAsia="zh-CN"/>
            </w:rPr>
          </w:rPrChange>
        </w:rPr>
        <w:t>系统（按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yellow"/>
          <w:lang w:val="en-US" w:eastAsia="zh-CN"/>
          <w:rPrChange w:id="59" w:author="王超108072" w:date="2026-06-29T09:00:20Z">
            <w:rPr>
              <w:rFonts w:hint="default" w:ascii="Times New Roman" w:hAnsi="Times New Roman" w:eastAsia="仿宋_GB2312" w:cs="Times New Roman"/>
              <w:color w:val="auto"/>
              <w:sz w:val="32"/>
              <w:szCs w:val="32"/>
              <w:highlight w:val="none"/>
              <w:lang w:val="en-US" w:eastAsia="zh-CN"/>
            </w:rPr>
          </w:rPrChange>
        </w:rPr>
        <w:t>OA</w:t>
      </w:r>
      <w:r>
        <w:rPr>
          <w:rFonts w:hint="default" w:ascii="Times New Roman" w:hAnsi="Times New Roman" w:eastAsia="仿宋_GB2312" w:cs="Times New Roman"/>
          <w:sz w:val="32"/>
          <w:szCs w:val="32"/>
          <w:highlight w:val="yellow"/>
          <w:lang w:val="en-US" w:eastAsia="zh-CN"/>
          <w:rPrChange w:id="60" w:author="王超108072" w:date="2026-06-29T09:00:20Z">
            <w:rPr>
              <w:rFonts w:hint="default" w:ascii="Times New Roman" w:hAnsi="Times New Roman" w:eastAsia="仿宋_GB2312" w:cs="Times New Roman"/>
              <w:sz w:val="32"/>
              <w:szCs w:val="32"/>
              <w:highlight w:val="none"/>
              <w:lang w:val="en-US" w:eastAsia="zh-CN"/>
            </w:rPr>
          </w:rPrChange>
        </w:rPr>
        <w:t>单据、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yellow"/>
          <w:lang w:val="en-US" w:eastAsia="zh-CN"/>
          <w:rPrChange w:id="61" w:author="王超108072" w:date="2026-06-29T09:00:20Z">
            <w:rPr>
              <w:rFonts w:hint="eastAsia" w:ascii="Times New Roman" w:hAnsi="Times New Roman" w:eastAsia="仿宋_GB2312" w:cs="Times New Roman"/>
              <w:sz w:val="32"/>
              <w:szCs w:val="32"/>
              <w:highlight w:val="none"/>
              <w:lang w:val="en-US" w:eastAsia="zh-CN"/>
            </w:rPr>
          </w:rPrChange>
        </w:rPr>
        <w:t>危废</w:t>
      </w:r>
      <w:r>
        <w:rPr>
          <w:rFonts w:hint="default" w:ascii="Times New Roman" w:hAnsi="Times New Roman" w:eastAsia="仿宋_GB2312" w:cs="Times New Roman"/>
          <w:sz w:val="32"/>
          <w:szCs w:val="32"/>
          <w:highlight w:val="yellow"/>
          <w:lang w:val="en-US" w:eastAsia="zh-CN"/>
          <w:rPrChange w:id="62" w:author="王超108072" w:date="2026-06-29T09:00:20Z">
            <w:rPr>
              <w:rFonts w:hint="default" w:ascii="Times New Roman" w:hAnsi="Times New Roman" w:eastAsia="仿宋_GB2312" w:cs="Times New Roman"/>
              <w:sz w:val="32"/>
              <w:szCs w:val="32"/>
              <w:highlight w:val="none"/>
              <w:lang w:val="en-US" w:eastAsia="zh-CN"/>
            </w:rPr>
          </w:rPrChange>
        </w:rPr>
        <w:t>名称录入，禁止多单合并录入）。</w:t>
      </w:r>
      <w:r>
        <w:rPr>
          <w:rFonts w:hint="default" w:ascii="Times New Roman" w:hAnsi="Times New Roman" w:eastAsia="仿宋_GB2312" w:cs="Times New Roman"/>
          <w:sz w:val="32"/>
          <w:szCs w:val="32"/>
          <w:highlight w:val="yellow"/>
          <w:rPrChange w:id="63" w:author="王超108072" w:date="2026-06-29T09:00:20Z">
            <w:rPr>
              <w:rFonts w:hint="default" w:ascii="Times New Roman" w:hAnsi="Times New Roman" w:eastAsia="仿宋_GB2312" w:cs="Times New Roman"/>
              <w:sz w:val="32"/>
              <w:szCs w:val="32"/>
              <w:highlight w:val="none"/>
            </w:rPr>
          </w:rPrChange>
        </w:rPr>
        <w:t>非郑东工班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yellow"/>
          <w:lang w:val="en-US" w:eastAsia="zh-CN"/>
          <w:rPrChange w:id="64" w:author="王超108072" w:date="2026-06-29T09:00:20Z">
            <w:rPr>
              <w:rFonts w:hint="eastAsia" w:ascii="Times New Roman" w:hAnsi="Times New Roman" w:eastAsia="仿宋_GB2312" w:cs="Times New Roman"/>
              <w:sz w:val="32"/>
              <w:szCs w:val="32"/>
              <w:highlight w:val="none"/>
              <w:lang w:val="en-US" w:eastAsia="zh-CN"/>
            </w:rPr>
          </w:rPrChange>
        </w:rPr>
        <w:t>国家固废</w:t>
      </w:r>
      <w:r>
        <w:rPr>
          <w:rFonts w:hint="default" w:ascii="Times New Roman" w:hAnsi="Times New Roman" w:eastAsia="仿宋_GB2312" w:cs="Times New Roman"/>
          <w:sz w:val="32"/>
          <w:szCs w:val="32"/>
          <w:highlight w:val="yellow"/>
          <w:rPrChange w:id="65" w:author="王超108072" w:date="2026-06-29T09:00:20Z">
            <w:rPr>
              <w:rFonts w:hint="default" w:ascii="Times New Roman" w:hAnsi="Times New Roman" w:eastAsia="仿宋_GB2312" w:cs="Times New Roman"/>
              <w:sz w:val="32"/>
              <w:szCs w:val="32"/>
              <w:highlight w:val="none"/>
            </w:rPr>
          </w:rPrChange>
        </w:rPr>
        <w:t>系统入库，由</w:t>
      </w:r>
      <w:r>
        <w:rPr>
          <w:rFonts w:hint="default" w:ascii="Times New Roman" w:hAnsi="Times New Roman" w:eastAsia="仿宋_GB2312" w:cs="Times New Roman"/>
          <w:sz w:val="32"/>
          <w:szCs w:val="32"/>
          <w:highlight w:val="yellow"/>
          <w:lang w:eastAsia="zh-CN"/>
          <w:rPrChange w:id="66" w:author="王超108072" w:date="2026-06-29T09:00:20Z">
            <w:rPr>
              <w:rFonts w:hint="default" w:ascii="Times New Roman" w:hAnsi="Times New Roman" w:eastAsia="仿宋_GB2312" w:cs="Times New Roman"/>
              <w:sz w:val="32"/>
              <w:szCs w:val="32"/>
              <w:highlight w:val="none"/>
              <w:lang w:eastAsia="zh-CN"/>
            </w:rPr>
          </w:rPrChange>
        </w:rPr>
        <w:t>科室经办人</w:t>
      </w:r>
      <w:r>
        <w:rPr>
          <w:rFonts w:hint="default" w:ascii="Times New Roman" w:hAnsi="Times New Roman" w:eastAsia="仿宋_GB2312" w:cs="Times New Roman"/>
          <w:sz w:val="32"/>
          <w:szCs w:val="32"/>
          <w:highlight w:val="yellow"/>
          <w:rPrChange w:id="67" w:author="王超108072" w:date="2026-06-29T09:00:20Z">
            <w:rPr>
              <w:rFonts w:hint="default" w:ascii="Times New Roman" w:hAnsi="Times New Roman" w:eastAsia="仿宋_GB2312" w:cs="Times New Roman"/>
              <w:sz w:val="32"/>
              <w:szCs w:val="32"/>
              <w:highlight w:val="none"/>
            </w:rPr>
          </w:rPrChange>
        </w:rPr>
        <w:t>汇总重量后录入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yellow"/>
          <w:lang w:eastAsia="zh-CN"/>
          <w:rPrChange w:id="68" w:author="王超108072" w:date="2026-06-29T09:00:20Z">
            <w:rPr>
              <w:rFonts w:hint="eastAsia" w:ascii="Times New Roman" w:hAnsi="Times New Roman" w:eastAsia="仿宋_GB2312" w:cs="Times New Roman"/>
              <w:sz w:val="32"/>
              <w:szCs w:val="32"/>
              <w:highlight w:val="none"/>
              <w:lang w:eastAsia="zh-CN"/>
            </w:rPr>
          </w:rPrChange>
        </w:rPr>
        <w:t>，</w:t>
      </w:r>
      <w:r>
        <w:rPr>
          <w:rFonts w:hint="default" w:ascii="Times New Roman" w:hAnsi="Times New Roman" w:eastAsia="仿宋_GB2312" w:cs="Times New Roman"/>
          <w:sz w:val="32"/>
          <w:szCs w:val="32"/>
          <w:highlight w:val="yellow"/>
          <w:lang w:val="en-US" w:eastAsia="zh-CN"/>
          <w:rPrChange w:id="69" w:author="王超108072" w:date="2026-06-29T09:00:20Z">
            <w:rPr>
              <w:rFonts w:hint="default" w:ascii="Times New Roman" w:hAnsi="Times New Roman" w:eastAsia="仿宋_GB2312" w:cs="Times New Roman"/>
              <w:sz w:val="32"/>
              <w:szCs w:val="32"/>
              <w:highlight w:val="none"/>
              <w:lang w:val="en-US" w:eastAsia="zh-CN"/>
            </w:rPr>
          </w:rPrChange>
        </w:rPr>
        <w:t>危废</w:t>
      </w:r>
      <w:r>
        <w:rPr>
          <w:rFonts w:hint="default" w:ascii="Times New Roman" w:hAnsi="Times New Roman" w:eastAsia="仿宋_GB2312" w:cs="Times New Roman"/>
          <w:sz w:val="32"/>
          <w:szCs w:val="32"/>
          <w:highlight w:val="yellow"/>
          <w:rPrChange w:id="70" w:author="王超108072" w:date="2026-06-29T09:00:20Z">
            <w:rPr>
              <w:rFonts w:hint="default" w:ascii="Times New Roman" w:hAnsi="Times New Roman" w:eastAsia="仿宋_GB2312" w:cs="Times New Roman"/>
              <w:sz w:val="32"/>
              <w:szCs w:val="32"/>
              <w:highlight w:val="none"/>
            </w:rPr>
          </w:rPrChange>
        </w:rPr>
        <w:t>入库环节记录表由郑东工班根据</w:t>
      </w:r>
      <w:r>
        <w:rPr>
          <w:rFonts w:hint="default" w:ascii="Times New Roman" w:hAnsi="Times New Roman" w:eastAsia="仿宋_GB2312" w:cs="Times New Roman"/>
          <w:sz w:val="32"/>
          <w:szCs w:val="32"/>
          <w:highlight w:val="yellow"/>
          <w:lang w:val="en-US" w:eastAsia="zh-CN"/>
          <w:rPrChange w:id="71" w:author="王超108072" w:date="2026-06-29T09:00:20Z">
            <w:rPr>
              <w:rFonts w:hint="default" w:ascii="Times New Roman" w:hAnsi="Times New Roman" w:eastAsia="仿宋_GB2312" w:cs="Times New Roman"/>
              <w:sz w:val="32"/>
              <w:szCs w:val="32"/>
              <w:highlight w:val="none"/>
              <w:lang w:val="en-US" w:eastAsia="zh-CN"/>
            </w:rPr>
          </w:rPrChange>
        </w:rPr>
        <w:t>科室经办人提供的</w:t>
      </w:r>
      <w:r>
        <w:rPr>
          <w:rFonts w:hint="default" w:ascii="Times New Roman" w:hAnsi="Times New Roman" w:eastAsia="仿宋_GB2312" w:cs="Times New Roman"/>
          <w:sz w:val="32"/>
          <w:szCs w:val="32"/>
          <w:highlight w:val="yellow"/>
          <w:rPrChange w:id="72" w:author="王超108072" w:date="2026-06-29T09:00:20Z">
            <w:rPr>
              <w:rFonts w:hint="default" w:ascii="Times New Roman" w:hAnsi="Times New Roman" w:eastAsia="仿宋_GB2312" w:cs="Times New Roman"/>
              <w:sz w:val="32"/>
              <w:szCs w:val="32"/>
              <w:highlight w:val="none"/>
            </w:rPr>
          </w:rPrChange>
        </w:rPr>
        <w:t>系统入库信息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yellow"/>
          <w:lang w:val="en-US" w:eastAsia="zh-CN"/>
          <w:rPrChange w:id="73" w:author="王超108072" w:date="2026-06-29T09:00:20Z">
            <w:rPr>
              <w:rFonts w:hint="eastAsia" w:ascii="Times New Roman" w:hAnsi="Times New Roman" w:eastAsia="仿宋_GB2312" w:cs="Times New Roman"/>
              <w:sz w:val="32"/>
              <w:szCs w:val="32"/>
              <w:highlight w:val="none"/>
              <w:lang w:val="en-US" w:eastAsia="zh-CN"/>
            </w:rPr>
          </w:rPrChange>
        </w:rPr>
        <w:t>1个工作日</w:t>
      </w:r>
      <w:r>
        <w:rPr>
          <w:rFonts w:hint="default" w:ascii="Times New Roman" w:hAnsi="Times New Roman" w:eastAsia="仿宋_GB2312" w:cs="Times New Roman"/>
          <w:sz w:val="32"/>
          <w:szCs w:val="32"/>
          <w:highlight w:val="yellow"/>
          <w:rPrChange w:id="74" w:author="王超108072" w:date="2026-06-29T09:00:20Z">
            <w:rPr>
              <w:rFonts w:hint="default" w:ascii="Times New Roman" w:hAnsi="Times New Roman" w:eastAsia="仿宋_GB2312" w:cs="Times New Roman"/>
              <w:sz w:val="32"/>
              <w:szCs w:val="32"/>
              <w:highlight w:val="none"/>
            </w:rPr>
          </w:rPrChange>
        </w:rPr>
        <w:t>填写（产生批次编码由郑东工班按照《危险废物管理计划和管理台账制定技术导则》要求编制填写）。</w:t>
      </w:r>
    </w:p>
    <w:p w14:paraId="78D836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</w:pP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6.实物完成接收后，工班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经办人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和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产废中心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经办人在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i物资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上签字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确认</w:t>
      </w:r>
      <w:ins w:id="75" w:author="100854" w:date="2026-01-07T13:04:15Z">
        <w:r>
          <w:rPr>
            <w:rFonts w:hint="eastAsia" w:ascii="Times New Roman" w:hAnsi="Times New Roman" w:eastAsia="仿宋_GB2312" w:cs="Times New Roman"/>
            <w:color w:val="auto"/>
            <w:sz w:val="32"/>
            <w:szCs w:val="32"/>
            <w:highlight w:val="none"/>
            <w:lang w:val="en-US" w:eastAsia="zh-CN"/>
          </w:rPr>
          <w:t>后</w:t>
        </w:r>
      </w:ins>
      <w:ins w:id="76" w:author="100854" w:date="2026-01-07T13:02:08Z">
        <w:r>
          <w:rPr>
            <w:rFonts w:hint="eastAsia" w:ascii="Times New Roman" w:hAnsi="Times New Roman" w:eastAsia="仿宋_GB2312" w:cs="Times New Roman"/>
            <w:color w:val="auto"/>
            <w:sz w:val="32"/>
            <w:szCs w:val="32"/>
            <w:highlight w:val="none"/>
            <w:lang w:val="en-US" w:eastAsia="zh-CN"/>
          </w:rPr>
          <w:t>将</w:t>
        </w:r>
      </w:ins>
      <w:ins w:id="77" w:author="100854" w:date="2026-01-07T13:02:13Z">
        <w:r>
          <w:rPr>
            <w:rFonts w:hint="eastAsia" w:ascii="Times New Roman" w:hAnsi="Times New Roman" w:eastAsia="仿宋_GB2312" w:cs="Times New Roman"/>
            <w:color w:val="auto"/>
            <w:sz w:val="32"/>
            <w:szCs w:val="32"/>
            <w:highlight w:val="none"/>
            <w:lang w:val="en-US" w:eastAsia="zh-CN"/>
          </w:rPr>
          <w:t>称重</w:t>
        </w:r>
      </w:ins>
      <w:ins w:id="78" w:author="100854" w:date="2026-01-07T13:02:14Z">
        <w:r>
          <w:rPr>
            <w:rFonts w:hint="eastAsia" w:ascii="Times New Roman" w:hAnsi="Times New Roman" w:eastAsia="仿宋_GB2312" w:cs="Times New Roman"/>
            <w:color w:val="auto"/>
            <w:sz w:val="32"/>
            <w:szCs w:val="32"/>
            <w:highlight w:val="none"/>
            <w:lang w:val="en-US" w:eastAsia="zh-CN"/>
          </w:rPr>
          <w:t>照片</w:t>
        </w:r>
      </w:ins>
      <w:ins w:id="79" w:author="100854" w:date="2026-01-07T13:11:46Z">
        <w:r>
          <w:rPr>
            <w:rFonts w:hint="eastAsia" w:ascii="Times New Roman" w:hAnsi="Times New Roman" w:eastAsia="仿宋_GB2312" w:cs="Times New Roman"/>
            <w:color w:val="auto"/>
            <w:sz w:val="32"/>
            <w:szCs w:val="32"/>
            <w:highlight w:val="none"/>
            <w:lang w:val="en-US" w:eastAsia="zh-CN"/>
          </w:rPr>
          <w:t>及</w:t>
        </w:r>
      </w:ins>
      <w:ins w:id="80" w:author="100854" w:date="2026-01-07T13:11:58Z">
        <w:r>
          <w:rPr>
            <w:rFonts w:hint="eastAsia" w:ascii="Times New Roman" w:hAnsi="Times New Roman" w:eastAsia="仿宋_GB2312" w:cs="Times New Roman"/>
            <w:color w:val="auto"/>
            <w:sz w:val="32"/>
            <w:szCs w:val="32"/>
            <w:highlight w:val="none"/>
            <w:lang w:val="en-US" w:eastAsia="zh-CN"/>
          </w:rPr>
          <w:t>视频</w:t>
        </w:r>
      </w:ins>
      <w:ins w:id="81" w:author="100854" w:date="2026-01-07T13:04:06Z">
        <w:r>
          <w:rPr>
            <w:rFonts w:hint="eastAsia" w:ascii="Times New Roman" w:hAnsi="Times New Roman" w:eastAsia="仿宋_GB2312" w:cs="Times New Roman"/>
            <w:color w:val="auto"/>
            <w:sz w:val="32"/>
            <w:szCs w:val="32"/>
            <w:highlight w:val="none"/>
            <w:lang w:val="en-US" w:eastAsia="zh-CN"/>
          </w:rPr>
          <w:t>以</w:t>
        </w:r>
      </w:ins>
      <w:ins w:id="82" w:author="100854" w:date="2026-01-07T13:03:51Z">
        <w:r>
          <w:rPr>
            <w:rFonts w:hint="eastAsia" w:ascii="Times New Roman" w:hAnsi="Times New Roman" w:eastAsia="仿宋_GB2312" w:cs="Times New Roman"/>
            <w:color w:val="auto"/>
            <w:sz w:val="32"/>
            <w:szCs w:val="32"/>
            <w:highlight w:val="none"/>
            <w:lang w:val="en-US" w:eastAsia="zh-CN"/>
          </w:rPr>
          <w:t>回收单号</w:t>
        </w:r>
      </w:ins>
      <w:ins w:id="83" w:author="100854" w:date="2026-01-07T13:04:10Z">
        <w:r>
          <w:rPr>
            <w:rFonts w:hint="eastAsia" w:ascii="Times New Roman" w:hAnsi="Times New Roman" w:eastAsia="仿宋_GB2312" w:cs="Times New Roman"/>
            <w:color w:val="auto"/>
            <w:sz w:val="32"/>
            <w:szCs w:val="32"/>
            <w:highlight w:val="none"/>
            <w:lang w:val="en-US" w:eastAsia="zh-CN"/>
          </w:rPr>
          <w:t>命名</w:t>
        </w:r>
      </w:ins>
      <w:ins w:id="84" w:author="100854" w:date="2026-01-07T13:04:20Z">
        <w:r>
          <w:rPr>
            <w:rFonts w:hint="eastAsia" w:ascii="Times New Roman" w:hAnsi="Times New Roman" w:eastAsia="仿宋_GB2312" w:cs="Times New Roman"/>
            <w:color w:val="auto"/>
            <w:sz w:val="32"/>
            <w:szCs w:val="32"/>
            <w:highlight w:val="none"/>
            <w:lang w:val="en-US" w:eastAsia="zh-CN"/>
          </w:rPr>
          <w:t>并</w:t>
        </w:r>
      </w:ins>
      <w:ins w:id="85" w:author="100854" w:date="2026-01-07T13:02:19Z">
        <w:r>
          <w:rPr>
            <w:rFonts w:hint="eastAsia" w:ascii="Times New Roman" w:hAnsi="Times New Roman" w:eastAsia="仿宋_GB2312" w:cs="Times New Roman"/>
            <w:color w:val="auto"/>
            <w:sz w:val="32"/>
            <w:szCs w:val="32"/>
            <w:highlight w:val="none"/>
            <w:lang w:val="en-US" w:eastAsia="zh-CN"/>
          </w:rPr>
          <w:t>上传至</w:t>
        </w:r>
      </w:ins>
      <w:ins w:id="86" w:author="100854" w:date="2026-01-07T13:02:21Z">
        <w:r>
          <w:rPr>
            <w:rFonts w:hint="eastAsia" w:ascii="Times New Roman" w:hAnsi="Times New Roman" w:eastAsia="仿宋_GB2312" w:cs="Times New Roman"/>
            <w:color w:val="auto"/>
            <w:sz w:val="32"/>
            <w:szCs w:val="32"/>
            <w:highlight w:val="none"/>
            <w:lang w:val="en-US" w:eastAsia="zh-CN"/>
          </w:rPr>
          <w:t>网盘</w:t>
        </w:r>
      </w:ins>
      <w:ins w:id="87" w:author="100854" w:date="2026-01-07T13:02:23Z">
        <w:r>
          <w:rPr>
            <w:rFonts w:hint="eastAsia" w:ascii="Times New Roman" w:hAnsi="Times New Roman" w:eastAsia="仿宋_GB2312" w:cs="Times New Roman"/>
            <w:color w:val="auto"/>
            <w:sz w:val="32"/>
            <w:szCs w:val="32"/>
            <w:highlight w:val="none"/>
            <w:lang w:val="en-US" w:eastAsia="zh-CN"/>
          </w:rPr>
          <w:t>留存</w:t>
        </w:r>
      </w:ins>
      <w:ins w:id="88" w:author="100854" w:date="2026-01-07T13:02:54Z">
        <w:r>
          <w:rPr>
            <w:rFonts w:hint="eastAsia" w:ascii="Times New Roman" w:hAnsi="Times New Roman" w:eastAsia="仿宋_GB2312"/>
            <w:color w:val="000000"/>
            <w:sz w:val="32"/>
            <w:szCs w:val="32"/>
            <w:lang w:val="en-US" w:eastAsia="zh-CN"/>
          </w:rPr>
          <w:t>（路径：Y:\C-物资调配室\04-资产管理组\16-危险废物台账\1.XX工班\2.危废</w:t>
        </w:r>
      </w:ins>
      <w:ins w:id="89" w:author="100854" w:date="2026-01-07T13:03:09Z">
        <w:r>
          <w:rPr>
            <w:rFonts w:hint="eastAsia" w:ascii="Times New Roman" w:hAnsi="Times New Roman" w:eastAsia="仿宋_GB2312"/>
            <w:color w:val="000000"/>
            <w:sz w:val="32"/>
            <w:szCs w:val="32"/>
            <w:lang w:val="en-US" w:eastAsia="zh-CN"/>
          </w:rPr>
          <w:t>回收</w:t>
        </w:r>
      </w:ins>
      <w:ins w:id="90" w:author="100854" w:date="2026-01-07T13:02:54Z">
        <w:r>
          <w:rPr>
            <w:rFonts w:hint="eastAsia" w:ascii="Times New Roman" w:hAnsi="Times New Roman" w:eastAsia="仿宋_GB2312"/>
            <w:color w:val="000000"/>
            <w:sz w:val="32"/>
            <w:szCs w:val="32"/>
            <w:lang w:val="en-US" w:eastAsia="zh-CN"/>
          </w:rPr>
          <w:t>交接表</w:t>
        </w:r>
      </w:ins>
      <w:ins w:id="91" w:author="100854" w:date="2026-01-07T13:13:21Z">
        <w:r>
          <w:rPr>
            <w:rFonts w:hint="eastAsia" w:ascii="Times New Roman" w:hAnsi="Times New Roman" w:eastAsia="仿宋_GB2312"/>
            <w:color w:val="000000"/>
            <w:sz w:val="32"/>
            <w:szCs w:val="32"/>
            <w:lang w:val="en-US" w:eastAsia="zh-CN"/>
          </w:rPr>
          <w:t>\</w:t>
        </w:r>
      </w:ins>
      <w:ins w:id="92" w:author="100854" w:date="2026-01-07T13:13:24Z">
        <w:r>
          <w:rPr>
            <w:rFonts w:hint="eastAsia" w:ascii="Times New Roman" w:hAnsi="Times New Roman" w:eastAsia="仿宋_GB2312"/>
            <w:color w:val="000000"/>
            <w:sz w:val="32"/>
            <w:szCs w:val="32"/>
            <w:lang w:val="en-US" w:eastAsia="zh-CN"/>
          </w:rPr>
          <w:t>回收</w:t>
        </w:r>
      </w:ins>
      <w:ins w:id="93" w:author="100854" w:date="2026-01-07T13:13:18Z">
        <w:r>
          <w:rPr>
            <w:rFonts w:hint="eastAsia" w:ascii="Times New Roman" w:hAnsi="Times New Roman" w:eastAsia="仿宋_GB2312"/>
            <w:color w:val="000000"/>
            <w:sz w:val="32"/>
            <w:szCs w:val="32"/>
            <w:lang w:val="en-US" w:eastAsia="zh-CN"/>
          </w:rPr>
          <w:t>影像资料留存</w:t>
        </w:r>
      </w:ins>
      <w:ins w:id="94" w:author="100854" w:date="2026-01-07T13:02:54Z">
        <w:r>
          <w:rPr>
            <w:rFonts w:hint="eastAsia" w:ascii="Times New Roman" w:hAnsi="Times New Roman" w:eastAsia="仿宋_GB2312"/>
            <w:color w:val="000000"/>
            <w:sz w:val="32"/>
            <w:szCs w:val="32"/>
            <w:lang w:val="en-US" w:eastAsia="zh-CN"/>
          </w:rPr>
          <w:t>）</w:t>
        </w:r>
      </w:ins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。</w:t>
      </w:r>
    </w:p>
    <w:p w14:paraId="7BE054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7.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若超出规定时间产废中心经办人未进行实物移交，工班长了解具体情况后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立即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将此情况按照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OA单据内沟通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要求的时间节点在OA审批单据中进行反馈。科室经办人进行记录，作为对产废中心考核依据，同时再次督促产废中心经办人进行实物移交。</w:t>
      </w:r>
    </w:p>
    <w:p w14:paraId="604B76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8.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工班长在WMS报废系统中确认实物</w:t>
      </w:r>
      <w:r>
        <w:rPr>
          <w:rFonts w:hint="eastAsia" w:ascii="Times New Roman" w:hAnsi="Times New Roman" w:eastAsia="仿宋_GB2312" w:cs="Times New Roman"/>
          <w:sz w:val="30"/>
          <w:szCs w:val="30"/>
          <w:highlight w:val="none"/>
          <w:lang w:val="en-US" w:eastAsia="zh-CN"/>
        </w:rPr>
        <w:t>已回收后，在OA审批流程中回复接收情况。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科室经办人收到工班长及产废中心经办人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反馈的接收情况后，1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</w:rPr>
        <w:t>个工作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日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</w:rPr>
        <w:t>内完成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接收情况的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审核。</w:t>
      </w:r>
    </w:p>
    <w:p w14:paraId="7ABC94C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黑体" w:hAnsi="黑体" w:eastAsia="宋体" w:cs="黑体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highlight w:val="none"/>
          <w:lang w:val="en-US" w:eastAsia="zh-CN"/>
        </w:rPr>
        <w:t>二</w:t>
      </w:r>
      <w:r>
        <w:rPr>
          <w:rFonts w:hint="eastAsia" w:ascii="黑体" w:hAnsi="黑体" w:eastAsia="黑体" w:cs="黑体"/>
          <w:sz w:val="32"/>
          <w:szCs w:val="32"/>
          <w:highlight w:val="none"/>
        </w:rPr>
        <w:t>、</w:t>
      </w:r>
      <w:r>
        <w:rPr>
          <w:rFonts w:hint="eastAsia" w:ascii="黑体" w:hAnsi="黑体" w:eastAsia="黑体" w:cs="黑体"/>
          <w:sz w:val="32"/>
          <w:szCs w:val="32"/>
          <w:highlight w:val="none"/>
          <w:lang w:val="en-US" w:eastAsia="zh-CN"/>
        </w:rPr>
        <w:t>处置流程及要求</w:t>
      </w:r>
    </w:p>
    <w:p w14:paraId="6BB255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ins w:id="95" w:author="100854" w:date="2026-01-07T10:24:14Z"/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</w:pP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1.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科室经办人在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WMS报废系统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内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对已回收完毕的单据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发起处置，各工班根据本工班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系统分配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处置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单据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自行提报需求（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置换油桶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、吨袋等）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。</w:t>
      </w:r>
      <w:ins w:id="96" w:author="100854" w:date="2026-01-07T13:05:04Z">
        <w:r>
          <w:rPr>
            <w:rFonts w:hint="default" w:ascii="Times New Roman" w:hAnsi="Times New Roman" w:eastAsia="仿宋_GB2312"/>
            <w:color w:val="000000"/>
            <w:sz w:val="32"/>
            <w:szCs w:val="32"/>
            <w:lang w:val="en-US" w:eastAsia="zh-CN"/>
          </w:rPr>
          <w:t>危废处置车辆</w:t>
        </w:r>
      </w:ins>
      <w:ins w:id="97" w:author="100854" w:date="2026-01-07T13:05:04Z">
        <w:r>
          <w:rPr>
            <w:rFonts w:hint="eastAsia" w:ascii="Times New Roman" w:hAnsi="Times New Roman" w:eastAsia="仿宋_GB2312"/>
            <w:color w:val="000000"/>
            <w:sz w:val="32"/>
            <w:szCs w:val="32"/>
            <w:lang w:val="en-US" w:eastAsia="zh-CN"/>
          </w:rPr>
          <w:t>（除电池外）</w:t>
        </w:r>
      </w:ins>
      <w:ins w:id="98" w:author="100854" w:date="2026-01-07T13:05:04Z">
        <w:r>
          <w:rPr>
            <w:rFonts w:hint="default" w:ascii="Times New Roman" w:hAnsi="Times New Roman" w:eastAsia="仿宋_GB2312"/>
            <w:color w:val="000000"/>
            <w:sz w:val="32"/>
            <w:szCs w:val="32"/>
            <w:lang w:val="en-US" w:eastAsia="zh-CN"/>
          </w:rPr>
          <w:t>进入段场前，各</w:t>
        </w:r>
      </w:ins>
      <w:ins w:id="99" w:author="100854" w:date="2026-01-07T13:05:04Z">
        <w:r>
          <w:rPr>
            <w:rFonts w:hint="eastAsia" w:ascii="Times New Roman" w:hAnsi="Times New Roman" w:eastAsia="仿宋_GB2312"/>
            <w:color w:val="000000"/>
            <w:sz w:val="32"/>
            <w:szCs w:val="32"/>
            <w:lang w:val="en-US" w:eastAsia="zh-CN"/>
          </w:rPr>
          <w:t>班组</w:t>
        </w:r>
      </w:ins>
      <w:ins w:id="100" w:author="100854" w:date="2026-01-07T13:05:04Z">
        <w:r>
          <w:rPr>
            <w:rFonts w:hint="default" w:ascii="Times New Roman" w:hAnsi="Times New Roman" w:eastAsia="仿宋_GB2312"/>
            <w:color w:val="000000"/>
            <w:sz w:val="32"/>
            <w:szCs w:val="32"/>
            <w:lang w:val="en-US" w:eastAsia="zh-CN"/>
          </w:rPr>
          <w:t>须确认车辆信息与联单派遣车辆信息一致</w:t>
        </w:r>
      </w:ins>
      <w:ins w:id="101" w:author="100854" w:date="2026-01-07T13:05:04Z">
        <w:r>
          <w:rPr>
            <w:rFonts w:hint="eastAsia" w:ascii="Times New Roman" w:hAnsi="Times New Roman" w:eastAsia="仿宋_GB2312"/>
            <w:color w:val="000000"/>
            <w:sz w:val="32"/>
            <w:szCs w:val="32"/>
            <w:lang w:val="en-US" w:eastAsia="zh-CN"/>
          </w:rPr>
          <w:t>性</w:t>
        </w:r>
      </w:ins>
      <w:ins w:id="102" w:author="100854" w:date="2026-01-07T13:14:06Z">
        <w:r>
          <w:rPr>
            <w:rFonts w:hint="eastAsia" w:ascii="Times New Roman" w:hAnsi="Times New Roman" w:eastAsia="仿宋_GB2312"/>
            <w:color w:val="000000"/>
            <w:sz w:val="32"/>
            <w:szCs w:val="32"/>
            <w:lang w:val="en-US" w:eastAsia="zh-CN"/>
          </w:rPr>
          <w:t>，</w:t>
        </w:r>
      </w:ins>
      <w:ins w:id="103" w:author="100854" w:date="2026-01-07T13:14:08Z">
        <w:r>
          <w:rPr>
            <w:rFonts w:hint="eastAsia" w:ascii="Times New Roman" w:hAnsi="Times New Roman" w:eastAsia="仿宋_GB2312"/>
            <w:color w:val="000000"/>
            <w:sz w:val="32"/>
            <w:szCs w:val="32"/>
            <w:lang w:val="en-US" w:eastAsia="zh-CN"/>
          </w:rPr>
          <w:t>若</w:t>
        </w:r>
      </w:ins>
      <w:ins w:id="104" w:author="100854" w:date="2026-01-07T13:14:09Z">
        <w:r>
          <w:rPr>
            <w:rFonts w:hint="eastAsia" w:ascii="Times New Roman" w:hAnsi="Times New Roman" w:eastAsia="仿宋_GB2312"/>
            <w:color w:val="000000"/>
            <w:sz w:val="32"/>
            <w:szCs w:val="32"/>
            <w:lang w:val="en-US" w:eastAsia="zh-CN"/>
          </w:rPr>
          <w:t>不一致</w:t>
        </w:r>
      </w:ins>
      <w:ins w:id="105" w:author="100854" w:date="2026-01-07T13:14:10Z">
        <w:r>
          <w:rPr>
            <w:rFonts w:hint="eastAsia" w:ascii="Times New Roman" w:hAnsi="Times New Roman" w:eastAsia="仿宋_GB2312"/>
            <w:color w:val="000000"/>
            <w:sz w:val="32"/>
            <w:szCs w:val="32"/>
            <w:lang w:val="en-US" w:eastAsia="zh-CN"/>
          </w:rPr>
          <w:t>则</w:t>
        </w:r>
      </w:ins>
      <w:ins w:id="106" w:author="100854" w:date="2026-01-07T13:14:11Z">
        <w:r>
          <w:rPr>
            <w:rFonts w:hint="eastAsia" w:ascii="Times New Roman" w:hAnsi="Times New Roman" w:eastAsia="仿宋_GB2312"/>
            <w:color w:val="000000"/>
            <w:sz w:val="32"/>
            <w:szCs w:val="32"/>
            <w:lang w:val="en-US" w:eastAsia="zh-CN"/>
          </w:rPr>
          <w:t>不允许</w:t>
        </w:r>
      </w:ins>
      <w:ins w:id="107" w:author="100854" w:date="2026-01-07T13:14:13Z">
        <w:r>
          <w:rPr>
            <w:rFonts w:hint="eastAsia" w:ascii="Times New Roman" w:hAnsi="Times New Roman" w:eastAsia="仿宋_GB2312"/>
            <w:color w:val="000000"/>
            <w:sz w:val="32"/>
            <w:szCs w:val="32"/>
            <w:lang w:val="en-US" w:eastAsia="zh-CN"/>
          </w:rPr>
          <w:t>该</w:t>
        </w:r>
      </w:ins>
      <w:ins w:id="108" w:author="100854" w:date="2026-01-07T13:14:14Z">
        <w:r>
          <w:rPr>
            <w:rFonts w:hint="eastAsia" w:ascii="Times New Roman" w:hAnsi="Times New Roman" w:eastAsia="仿宋_GB2312"/>
            <w:color w:val="000000"/>
            <w:sz w:val="32"/>
            <w:szCs w:val="32"/>
            <w:lang w:val="en-US" w:eastAsia="zh-CN"/>
          </w:rPr>
          <w:t>车辆</w:t>
        </w:r>
      </w:ins>
      <w:ins w:id="109" w:author="100854" w:date="2026-01-07T13:14:15Z">
        <w:r>
          <w:rPr>
            <w:rFonts w:hint="eastAsia" w:ascii="Times New Roman" w:hAnsi="Times New Roman" w:eastAsia="仿宋_GB2312"/>
            <w:color w:val="000000"/>
            <w:sz w:val="32"/>
            <w:szCs w:val="32"/>
            <w:lang w:val="en-US" w:eastAsia="zh-CN"/>
          </w:rPr>
          <w:t>进入</w:t>
        </w:r>
      </w:ins>
      <w:ins w:id="110" w:author="100854" w:date="2026-01-07T13:14:16Z">
        <w:r>
          <w:rPr>
            <w:rFonts w:hint="eastAsia" w:ascii="Times New Roman" w:hAnsi="Times New Roman" w:eastAsia="仿宋_GB2312"/>
            <w:color w:val="000000"/>
            <w:sz w:val="32"/>
            <w:szCs w:val="32"/>
            <w:lang w:val="en-US" w:eastAsia="zh-CN"/>
          </w:rPr>
          <w:t>段场</w:t>
        </w:r>
      </w:ins>
      <w:ins w:id="111" w:author="100854" w:date="2026-01-07T13:05:04Z">
        <w:r>
          <w:rPr>
            <w:rFonts w:hint="eastAsia" w:ascii="Times New Roman" w:hAnsi="Times New Roman" w:eastAsia="仿宋_GB2312"/>
            <w:color w:val="000000"/>
            <w:sz w:val="32"/>
            <w:szCs w:val="32"/>
            <w:lang w:val="en-US" w:eastAsia="zh-CN"/>
          </w:rPr>
          <w:t>。</w:t>
        </w:r>
      </w:ins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工班在进行实物交接时，应按照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</w:rPr>
        <w:t>相关方安全管理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要求，对处置单位人员进行安全交底，签署《外来人员安全告知书》和信息登记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等，处置完毕后由工班经办人办理出门条(可提前办理，避免让人长时间等待，车辆停在车位)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。</w:t>
      </w:r>
    </w:p>
    <w:p w14:paraId="3160F0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</w:pPr>
      <w:ins w:id="112" w:author="100854" w:date="2026-01-07T10:24:15Z">
        <w:r>
          <w:rPr>
            <w:rFonts w:hint="eastAsia" w:ascii="Times New Roman" w:hAnsi="Times New Roman" w:eastAsia="仿宋_GB2312" w:cs="Times New Roman"/>
            <w:sz w:val="32"/>
            <w:szCs w:val="32"/>
            <w:highlight w:val="none"/>
            <w:lang w:val="en-US" w:eastAsia="zh-CN"/>
          </w:rPr>
          <w:t>2.</w:t>
        </w:r>
      </w:ins>
      <w:ins w:id="113" w:author="100854" w:date="2026-01-07T10:24:50Z">
        <w:r>
          <w:rPr>
            <w:rFonts w:hint="eastAsia" w:ascii="Times New Roman" w:hAnsi="Times New Roman" w:eastAsia="仿宋_GB2312"/>
            <w:color w:val="000000"/>
            <w:sz w:val="32"/>
            <w:szCs w:val="32"/>
            <w:lang w:val="en-US" w:eastAsia="zh-CN"/>
          </w:rPr>
          <w:t>各班组</w:t>
        </w:r>
      </w:ins>
      <w:ins w:id="114" w:author="100854" w:date="2026-01-07T10:24:50Z">
        <w:r>
          <w:rPr>
            <w:rFonts w:hint="default" w:ascii="Times New Roman" w:hAnsi="Times New Roman" w:eastAsia="仿宋_GB2312"/>
            <w:color w:val="000000"/>
            <w:sz w:val="32"/>
            <w:szCs w:val="32"/>
            <w:lang w:val="en-US" w:eastAsia="zh-CN"/>
          </w:rPr>
          <w:t>处置危废时</w:t>
        </w:r>
      </w:ins>
      <w:ins w:id="115" w:author="100854" w:date="2026-01-07T10:24:50Z">
        <w:r>
          <w:rPr>
            <w:rFonts w:hint="eastAsia" w:ascii="Times New Roman" w:hAnsi="Times New Roman" w:eastAsia="仿宋_GB2312"/>
            <w:color w:val="000000"/>
            <w:sz w:val="32"/>
            <w:szCs w:val="32"/>
            <w:lang w:val="en-US" w:eastAsia="zh-CN"/>
          </w:rPr>
          <w:t>应</w:t>
        </w:r>
      </w:ins>
      <w:ins w:id="116" w:author="100854" w:date="2026-01-07T10:24:50Z">
        <w:r>
          <w:rPr>
            <w:rFonts w:hint="default" w:ascii="Times New Roman" w:hAnsi="Times New Roman" w:eastAsia="仿宋_GB2312"/>
            <w:color w:val="000000"/>
            <w:sz w:val="32"/>
            <w:szCs w:val="32"/>
            <w:lang w:val="en-US" w:eastAsia="zh-CN"/>
          </w:rPr>
          <w:t>佩戴执法记录仪</w:t>
        </w:r>
      </w:ins>
      <w:ins w:id="117" w:author="100854" w:date="2026-01-07T10:25:00Z">
        <w:r>
          <w:rPr>
            <w:rFonts w:hint="eastAsia" w:ascii="Times New Roman" w:hAnsi="Times New Roman" w:eastAsia="仿宋_GB2312"/>
            <w:color w:val="000000"/>
            <w:sz w:val="32"/>
            <w:szCs w:val="32"/>
            <w:lang w:val="en-US" w:eastAsia="zh-CN"/>
          </w:rPr>
          <w:t>，</w:t>
        </w:r>
      </w:ins>
      <w:ins w:id="118" w:author="100854" w:date="2026-01-07T10:24:56Z">
        <w:r>
          <w:rPr>
            <w:rFonts w:hint="default" w:ascii="Times New Roman" w:hAnsi="Times New Roman" w:eastAsia="仿宋_GB2312"/>
            <w:color w:val="000000"/>
            <w:sz w:val="32"/>
            <w:szCs w:val="32"/>
            <w:lang w:val="en-US" w:eastAsia="zh-CN"/>
          </w:rPr>
          <w:t>并在工班网盘内</w:t>
        </w:r>
      </w:ins>
      <w:ins w:id="119" w:author="100854" w:date="2026-01-07T13:12:25Z">
        <w:r>
          <w:rPr>
            <w:rFonts w:hint="eastAsia" w:ascii="Times New Roman" w:hAnsi="Times New Roman" w:eastAsia="仿宋_GB2312"/>
            <w:color w:val="000000"/>
            <w:sz w:val="32"/>
            <w:szCs w:val="32"/>
            <w:lang w:val="en-US" w:eastAsia="zh-CN"/>
          </w:rPr>
          <w:t>以</w:t>
        </w:r>
      </w:ins>
      <w:ins w:id="120" w:author="100854" w:date="2026-01-07T13:12:27Z">
        <w:r>
          <w:rPr>
            <w:rFonts w:hint="eastAsia" w:ascii="Times New Roman" w:hAnsi="Times New Roman" w:eastAsia="仿宋_GB2312"/>
            <w:color w:val="000000"/>
            <w:sz w:val="32"/>
            <w:szCs w:val="32"/>
            <w:lang w:val="en-US" w:eastAsia="zh-CN"/>
          </w:rPr>
          <w:t>处置</w:t>
        </w:r>
      </w:ins>
      <w:ins w:id="121" w:author="100854" w:date="2026-01-07T13:12:29Z">
        <w:r>
          <w:rPr>
            <w:rFonts w:hint="eastAsia" w:ascii="Times New Roman" w:hAnsi="Times New Roman" w:eastAsia="仿宋_GB2312"/>
            <w:color w:val="000000"/>
            <w:sz w:val="32"/>
            <w:szCs w:val="32"/>
            <w:lang w:val="en-US" w:eastAsia="zh-CN"/>
          </w:rPr>
          <w:t>交接表</w:t>
        </w:r>
      </w:ins>
      <w:ins w:id="122" w:author="100854" w:date="2026-01-07T13:12:35Z">
        <w:r>
          <w:rPr>
            <w:rFonts w:hint="eastAsia" w:ascii="Times New Roman" w:hAnsi="Times New Roman" w:eastAsia="仿宋_GB2312"/>
            <w:color w:val="000000"/>
            <w:sz w:val="32"/>
            <w:szCs w:val="32"/>
            <w:lang w:val="en-US" w:eastAsia="zh-CN"/>
          </w:rPr>
          <w:t>单号</w:t>
        </w:r>
      </w:ins>
      <w:ins w:id="123" w:author="100854" w:date="2026-01-07T13:12:36Z">
        <w:r>
          <w:rPr>
            <w:rFonts w:hint="eastAsia" w:ascii="Times New Roman" w:hAnsi="Times New Roman" w:eastAsia="仿宋_GB2312"/>
            <w:color w:val="000000"/>
            <w:sz w:val="32"/>
            <w:szCs w:val="32"/>
            <w:lang w:val="en-US" w:eastAsia="zh-CN"/>
          </w:rPr>
          <w:t>命名</w:t>
        </w:r>
      </w:ins>
      <w:ins w:id="124" w:author="100854" w:date="2026-01-07T10:24:56Z">
        <w:r>
          <w:rPr>
            <w:rFonts w:hint="default" w:ascii="Times New Roman" w:hAnsi="Times New Roman" w:eastAsia="仿宋_GB2312"/>
            <w:color w:val="000000"/>
            <w:sz w:val="32"/>
            <w:szCs w:val="32"/>
            <w:lang w:val="en-US" w:eastAsia="zh-CN"/>
          </w:rPr>
          <w:t>留存</w:t>
        </w:r>
      </w:ins>
      <w:ins w:id="125" w:author="100854" w:date="2026-01-07T13:15:39Z">
        <w:r>
          <w:rPr>
            <w:rFonts w:hint="eastAsia" w:ascii="Times New Roman" w:hAnsi="Times New Roman" w:eastAsia="仿宋_GB2312"/>
            <w:color w:val="000000"/>
            <w:sz w:val="32"/>
            <w:szCs w:val="32"/>
            <w:lang w:val="en-US" w:eastAsia="zh-CN"/>
          </w:rPr>
          <w:t>完整</w:t>
        </w:r>
      </w:ins>
      <w:ins w:id="126" w:author="100854" w:date="2026-01-07T10:24:56Z">
        <w:r>
          <w:rPr>
            <w:rFonts w:hint="default" w:ascii="Times New Roman" w:hAnsi="Times New Roman" w:eastAsia="仿宋_GB2312"/>
            <w:color w:val="000000"/>
            <w:sz w:val="32"/>
            <w:szCs w:val="32"/>
            <w:lang w:val="en-US" w:eastAsia="zh-CN"/>
          </w:rPr>
          <w:t>影像资料</w:t>
        </w:r>
      </w:ins>
      <w:ins w:id="127" w:author="100854" w:date="2026-01-07T10:25:07Z">
        <w:r>
          <w:rPr>
            <w:rFonts w:hint="eastAsia" w:ascii="Times New Roman" w:hAnsi="Times New Roman" w:eastAsia="仿宋_GB2312"/>
            <w:color w:val="000000"/>
            <w:sz w:val="32"/>
            <w:szCs w:val="32"/>
            <w:lang w:val="en-US" w:eastAsia="zh-CN"/>
          </w:rPr>
          <w:t>（</w:t>
        </w:r>
      </w:ins>
      <w:ins w:id="128" w:author="100854" w:date="2026-01-07T10:25:10Z">
        <w:r>
          <w:rPr>
            <w:rFonts w:hint="eastAsia" w:ascii="Times New Roman" w:hAnsi="Times New Roman" w:eastAsia="仿宋_GB2312"/>
            <w:color w:val="000000"/>
            <w:sz w:val="32"/>
            <w:szCs w:val="32"/>
            <w:lang w:val="en-US" w:eastAsia="zh-CN"/>
          </w:rPr>
          <w:t>路径</w:t>
        </w:r>
      </w:ins>
      <w:ins w:id="129" w:author="100854" w:date="2026-01-07T10:25:11Z">
        <w:r>
          <w:rPr>
            <w:rFonts w:hint="eastAsia" w:ascii="Times New Roman" w:hAnsi="Times New Roman" w:eastAsia="仿宋_GB2312"/>
            <w:color w:val="000000"/>
            <w:sz w:val="32"/>
            <w:szCs w:val="32"/>
            <w:lang w:val="en-US" w:eastAsia="zh-CN"/>
          </w:rPr>
          <w:t>：</w:t>
        </w:r>
      </w:ins>
      <w:ins w:id="130" w:author="100854" w:date="2026-01-07T10:26:00Z">
        <w:r>
          <w:rPr>
            <w:rFonts w:hint="eastAsia" w:ascii="Times New Roman" w:hAnsi="Times New Roman" w:eastAsia="仿宋_GB2312"/>
            <w:color w:val="000000"/>
            <w:sz w:val="32"/>
            <w:szCs w:val="32"/>
            <w:lang w:val="en-US" w:eastAsia="zh-CN"/>
          </w:rPr>
          <w:t>Y:\C-物资调配室\04-资产管理组\16-危险废物台账\1.</w:t>
        </w:r>
      </w:ins>
      <w:ins w:id="131" w:author="100854" w:date="2026-01-07T10:26:07Z">
        <w:r>
          <w:rPr>
            <w:rFonts w:hint="eastAsia" w:ascii="Times New Roman" w:hAnsi="Times New Roman" w:eastAsia="仿宋_GB2312"/>
            <w:color w:val="000000"/>
            <w:sz w:val="32"/>
            <w:szCs w:val="32"/>
            <w:lang w:val="en-US" w:eastAsia="zh-CN"/>
          </w:rPr>
          <w:t>XX</w:t>
        </w:r>
      </w:ins>
      <w:ins w:id="132" w:author="100854" w:date="2026-01-07T10:26:00Z">
        <w:r>
          <w:rPr>
            <w:rFonts w:hint="eastAsia" w:ascii="Times New Roman" w:hAnsi="Times New Roman" w:eastAsia="仿宋_GB2312"/>
            <w:color w:val="000000"/>
            <w:sz w:val="32"/>
            <w:szCs w:val="32"/>
            <w:lang w:val="en-US" w:eastAsia="zh-CN"/>
          </w:rPr>
          <w:t>工班\2.危废处置交接表\处置影像资料留存</w:t>
        </w:r>
      </w:ins>
      <w:ins w:id="133" w:author="100854" w:date="2026-01-07T10:25:07Z">
        <w:r>
          <w:rPr>
            <w:rFonts w:hint="eastAsia" w:ascii="Times New Roman" w:hAnsi="Times New Roman" w:eastAsia="仿宋_GB2312"/>
            <w:color w:val="000000"/>
            <w:sz w:val="32"/>
            <w:szCs w:val="32"/>
            <w:lang w:val="en-US" w:eastAsia="zh-CN"/>
          </w:rPr>
          <w:t>）</w:t>
        </w:r>
      </w:ins>
    </w:p>
    <w:p w14:paraId="6AA11F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</w:pPr>
      <w:ins w:id="134" w:author="100854" w:date="2026-01-07T13:05:46Z">
        <w:r>
          <w:rPr>
            <w:rFonts w:hint="eastAsia" w:ascii="Times New Roman" w:hAnsi="Times New Roman" w:eastAsia="仿宋_GB2312" w:cs="Times New Roman"/>
            <w:sz w:val="32"/>
            <w:szCs w:val="32"/>
            <w:highlight w:val="none"/>
            <w:lang w:val="en-US" w:eastAsia="zh-CN"/>
          </w:rPr>
          <w:t>3</w:t>
        </w:r>
      </w:ins>
      <w:del w:id="135" w:author="100854" w:date="2026-01-07T13:05:46Z">
        <w:r>
          <w:rPr>
            <w:rFonts w:hint="default" w:ascii="Times New Roman" w:hAnsi="Times New Roman" w:eastAsia="仿宋_GB2312" w:cs="Times New Roman"/>
            <w:sz w:val="32"/>
            <w:szCs w:val="32"/>
            <w:highlight w:val="none"/>
            <w:lang w:val="en-US" w:eastAsia="zh-CN"/>
          </w:rPr>
          <w:delText>2</w:delText>
        </w:r>
      </w:del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.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eastAsia="zh-CN"/>
        </w:rPr>
        <w:t>2名工班人员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使用称重工具（必须为工班经过校核的符合标准的称重工具）与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处置单位人员共同核对实物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重量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，核对无误后，双方在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i物资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上签字确认。</w:t>
      </w:r>
    </w:p>
    <w:p w14:paraId="38F447F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</w:pPr>
      <w:ins w:id="136" w:author="100854" w:date="2026-01-07T13:05:49Z">
        <w:r>
          <w:rPr>
            <w:rFonts w:hint="eastAsia" w:ascii="Times New Roman" w:hAnsi="Times New Roman" w:eastAsia="仿宋_GB2312" w:cs="Times New Roman"/>
            <w:sz w:val="32"/>
            <w:szCs w:val="32"/>
            <w:highlight w:val="none"/>
            <w:lang w:val="en-US" w:eastAsia="zh-CN"/>
          </w:rPr>
          <w:t>4</w:t>
        </w:r>
      </w:ins>
      <w:del w:id="137" w:author="100854" w:date="2026-01-07T13:05:48Z">
        <w:r>
          <w:rPr>
            <w:rFonts w:hint="default" w:ascii="Times New Roman" w:hAnsi="Times New Roman" w:eastAsia="仿宋_GB2312" w:cs="Times New Roman"/>
            <w:sz w:val="32"/>
            <w:szCs w:val="32"/>
            <w:highlight w:val="none"/>
            <w:lang w:val="en-US" w:eastAsia="zh-CN"/>
          </w:rPr>
          <w:delText>3</w:delText>
        </w:r>
      </w:del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.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签字确认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后，进行实物装车。在装车过程中工班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经办人需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全程监控，切勿出现错拉、多拉等情况。</w:t>
      </w:r>
    </w:p>
    <w:p w14:paraId="201530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</w:pPr>
      <w:del w:id="138" w:author="100854" w:date="2026-01-07T13:05:52Z">
        <w:r>
          <w:rPr>
            <w:rFonts w:hint="default" w:ascii="Times New Roman" w:hAnsi="Times New Roman" w:eastAsia="仿宋_GB2312" w:cs="Times New Roman"/>
            <w:sz w:val="32"/>
            <w:szCs w:val="32"/>
            <w:highlight w:val="none"/>
            <w:lang w:val="en-US" w:eastAsia="zh-CN"/>
          </w:rPr>
          <w:delText>4</w:delText>
        </w:r>
      </w:del>
      <w:ins w:id="139" w:author="100854" w:date="2026-01-07T13:05:52Z">
        <w:r>
          <w:rPr>
            <w:rFonts w:hint="eastAsia" w:ascii="Times New Roman" w:hAnsi="Times New Roman" w:eastAsia="仿宋_GB2312" w:cs="Times New Roman"/>
            <w:sz w:val="32"/>
            <w:szCs w:val="32"/>
            <w:highlight w:val="none"/>
            <w:lang w:val="en-US" w:eastAsia="zh-CN"/>
          </w:rPr>
          <w:t>5</w:t>
        </w:r>
      </w:ins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.处置过程中，各工班需拍摄带水印照片（处置中装车照片及处置后装车照片不少于2张）发至钉钉工作群中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。</w:t>
      </w:r>
    </w:p>
    <w:p w14:paraId="6062F9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</w:pPr>
      <w:del w:id="140" w:author="100854" w:date="2026-01-07T13:05:54Z">
        <w:r>
          <w:rPr>
            <w:rFonts w:hint="default" w:ascii="Times New Roman" w:hAnsi="Times New Roman" w:eastAsia="仿宋_GB2312" w:cs="Times New Roman"/>
            <w:sz w:val="32"/>
            <w:szCs w:val="32"/>
            <w:highlight w:val="none"/>
            <w:lang w:val="en-US" w:eastAsia="zh-CN"/>
          </w:rPr>
          <w:delText>5</w:delText>
        </w:r>
      </w:del>
      <w:ins w:id="141" w:author="100854" w:date="2026-01-07T13:05:54Z">
        <w:r>
          <w:rPr>
            <w:rFonts w:hint="eastAsia" w:ascii="Times New Roman" w:hAnsi="Times New Roman" w:eastAsia="仿宋_GB2312" w:cs="Times New Roman"/>
            <w:sz w:val="32"/>
            <w:szCs w:val="32"/>
            <w:highlight w:val="none"/>
            <w:lang w:val="en-US" w:eastAsia="zh-CN"/>
          </w:rPr>
          <w:t>6</w:t>
        </w:r>
      </w:ins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.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处置完毕后，各工班根据科室经办人在钉钉工作群内发送的联单信息，1个工作日内完成WMS报废系统中联单信息录入工作。</w:t>
      </w:r>
    </w:p>
    <w:p w14:paraId="0BE499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highlight w:val="none"/>
          <w:lang w:val="en-US" w:eastAsia="zh-CN"/>
        </w:rPr>
        <w:t>三、属地管理的实物回收及处置流程</w:t>
      </w:r>
    </w:p>
    <w:p w14:paraId="4886D1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1.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量大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的废铅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蓄电池无法满足贮存条件时，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工班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可采取属地管理的方式进行接收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（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此环节不称重，处置时进行称重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）。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处置时，工班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经办人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提前与产废中心经办人、处置商约定处置时间，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携带称重工具，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工班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eastAsia="zh-CN"/>
        </w:rPr>
        <w:t>人员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1名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（特殊情况增加人员）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、生产中心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eastAsia="zh-CN"/>
        </w:rPr>
        <w:t>人员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1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eastAsia="zh-CN"/>
        </w:rPr>
        <w:t>名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，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与处置商共同签署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处置交接表（见附件5）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后方可开始处置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，注意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做好现场称重过程盯控。</w:t>
      </w:r>
    </w:p>
    <w:p w14:paraId="2A47F8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2.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处置完毕后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工班经办人立即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提醒产废中心经办人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eastAsia="zh-CN"/>
        </w:rPr>
        <w:t>根据实际称重修改WMS单据重量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信息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eastAsia="zh-CN"/>
        </w:rPr>
        <w:t>后一个工作日内推送至物资管理部科室经办人处。</w:t>
      </w:r>
    </w:p>
    <w:p w14:paraId="394909A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3.属地管理的危废在处置时，需加拍一张纸质版处置交接表照片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与其他照片一同发送至钉钉工作群中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。</w:t>
      </w:r>
    </w:p>
    <w:p w14:paraId="6D55CF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highlight w:val="none"/>
          <w:lang w:val="en-US" w:eastAsia="zh-CN"/>
        </w:rPr>
        <w:t>四、系统异常情况下的回收及处置</w:t>
      </w:r>
    </w:p>
    <w:p w14:paraId="784C496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Times New Roman" w:hAnsi="Times New Roman" w:eastAsia="仿宋_GB2312" w:cs="Times New Roman"/>
          <w:color w:val="000000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回收或处置时若i物资出现异常，立即上报给工班长，由工班长协调解决，若解决不了应立即根据清单内容制作纸质版回收交接表</w:t>
      </w: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highlight w:val="none"/>
          <w:lang w:val="en-US" w:eastAsia="zh-CN"/>
        </w:rPr>
        <w:t>（见附件4）</w:t>
      </w:r>
      <w:r>
        <w:rPr>
          <w:rFonts w:hint="eastAsia" w:ascii="Times New Roman" w:hAnsi="Times New Roman" w:eastAsia="仿宋_GB2312" w:cs="Times New Roman"/>
          <w:color w:val="auto"/>
          <w:sz w:val="32"/>
          <w:szCs w:val="32"/>
          <w:highlight w:val="none"/>
          <w:lang w:val="en-US" w:eastAsia="zh-CN"/>
        </w:rPr>
        <w:t>或处置交接表</w:t>
      </w: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highlight w:val="none"/>
          <w:lang w:val="en-US" w:eastAsia="zh-CN"/>
        </w:rPr>
        <w:t>（见附件5），进行回收、处置工作。同时将系统异常情况上报科室经办人，由科室经办人联系技术人员紧急处理。异常消除后，工班经办人根据纸质单据内容进行系统补录，并将纸质单据留存、PDF格式扫描件上传各工班网盘备查。</w:t>
      </w:r>
    </w:p>
    <w:p w14:paraId="4E1BAC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highlight w:val="none"/>
          <w:lang w:val="en-US" w:eastAsia="zh-CN"/>
        </w:rPr>
        <w:t>五、危废暂存间现场管理</w:t>
      </w:r>
    </w:p>
    <w:p w14:paraId="2740CBD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color w:val="000000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highlight w:val="none"/>
          <w:lang w:val="en-US" w:eastAsia="zh-CN"/>
        </w:rPr>
        <w:t>1.</w:t>
      </w: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highlight w:val="yellow"/>
          <w:lang w:val="en-US" w:eastAsia="zh-CN"/>
          <w:rPrChange w:id="142" w:author="王超108072" w:date="2026-06-29T09:03:37Z">
            <w:rPr>
              <w:rFonts w:hint="eastAsia" w:ascii="Times New Roman" w:hAnsi="Times New Roman" w:eastAsia="仿宋_GB2312" w:cs="Times New Roman"/>
              <w:color w:val="000000"/>
              <w:sz w:val="32"/>
              <w:szCs w:val="32"/>
              <w:highlight w:val="none"/>
              <w:lang w:val="en-US" w:eastAsia="zh-CN"/>
            </w:rPr>
          </w:rPrChange>
        </w:rPr>
        <w:t>回收完成后立即粘贴危废标签，并根据类别整齐摆放，当天填写现场台账。</w:t>
      </w:r>
      <w:ins w:id="143" w:author="100854" w:date="2026-01-07T13:19:38Z">
        <w:r>
          <w:rPr>
            <w:rFonts w:hint="eastAsia" w:ascii="Times New Roman" w:hAnsi="Times New Roman" w:eastAsia="仿宋_GB2312" w:cs="Times New Roman"/>
            <w:color w:val="000000"/>
            <w:sz w:val="32"/>
            <w:szCs w:val="32"/>
            <w:highlight w:val="none"/>
            <w:lang w:val="en-US" w:eastAsia="zh-CN"/>
          </w:rPr>
          <w:t>现场</w:t>
        </w:r>
      </w:ins>
      <w:ins w:id="144" w:author="100854" w:date="2026-01-07T13:19:39Z">
        <w:r>
          <w:rPr>
            <w:rFonts w:hint="eastAsia" w:ascii="Times New Roman" w:hAnsi="Times New Roman" w:eastAsia="仿宋_GB2312" w:cs="Times New Roman"/>
            <w:color w:val="000000"/>
            <w:sz w:val="32"/>
            <w:szCs w:val="32"/>
            <w:highlight w:val="none"/>
            <w:lang w:val="en-US" w:eastAsia="zh-CN"/>
          </w:rPr>
          <w:t>台账</w:t>
        </w:r>
      </w:ins>
      <w:ins w:id="145" w:author="100854" w:date="2026-01-07T13:22:14Z">
        <w:r>
          <w:rPr>
            <w:rFonts w:hint="eastAsia" w:ascii="Times New Roman" w:hAnsi="Times New Roman" w:eastAsia="仿宋_GB2312" w:cs="Times New Roman"/>
            <w:color w:val="000000"/>
            <w:sz w:val="32"/>
            <w:szCs w:val="32"/>
            <w:highlight w:val="none"/>
            <w:lang w:val="en-US" w:eastAsia="zh-CN"/>
          </w:rPr>
          <w:t>纸质版与</w:t>
        </w:r>
      </w:ins>
      <w:ins w:id="146" w:author="100854" w:date="2026-01-07T13:22:15Z">
        <w:r>
          <w:rPr>
            <w:rFonts w:hint="eastAsia" w:ascii="Times New Roman" w:hAnsi="Times New Roman" w:eastAsia="仿宋_GB2312" w:cs="Times New Roman"/>
            <w:color w:val="000000"/>
            <w:sz w:val="32"/>
            <w:szCs w:val="32"/>
            <w:highlight w:val="none"/>
            <w:lang w:val="en-US" w:eastAsia="zh-CN"/>
          </w:rPr>
          <w:t>电子版</w:t>
        </w:r>
      </w:ins>
      <w:ins w:id="147" w:author="100854" w:date="2026-01-07T13:19:53Z">
        <w:r>
          <w:rPr>
            <w:rFonts w:hint="eastAsia" w:ascii="Times New Roman" w:hAnsi="Times New Roman" w:eastAsia="仿宋_GB2312" w:cs="Times New Roman"/>
            <w:color w:val="000000"/>
            <w:sz w:val="32"/>
            <w:szCs w:val="32"/>
            <w:highlight w:val="none"/>
            <w:lang w:val="en-US" w:eastAsia="zh-CN"/>
          </w:rPr>
          <w:t>每年</w:t>
        </w:r>
      </w:ins>
      <w:ins w:id="148" w:author="100854" w:date="2026-01-07T13:21:34Z">
        <w:r>
          <w:rPr>
            <w:rFonts w:hint="eastAsia" w:ascii="Times New Roman" w:hAnsi="Times New Roman" w:eastAsia="仿宋_GB2312" w:cs="Times New Roman"/>
            <w:color w:val="000000"/>
            <w:sz w:val="32"/>
            <w:szCs w:val="32"/>
            <w:highlight w:val="none"/>
            <w:lang w:val="en-US" w:eastAsia="zh-CN"/>
          </w:rPr>
          <w:t>1月</w:t>
        </w:r>
      </w:ins>
      <w:ins w:id="149" w:author="100854" w:date="2026-01-07T13:21:35Z">
        <w:r>
          <w:rPr>
            <w:rFonts w:hint="eastAsia" w:ascii="Times New Roman" w:hAnsi="Times New Roman" w:eastAsia="仿宋_GB2312" w:cs="Times New Roman"/>
            <w:color w:val="000000"/>
            <w:sz w:val="32"/>
            <w:szCs w:val="32"/>
            <w:highlight w:val="none"/>
            <w:lang w:val="en-US" w:eastAsia="zh-CN"/>
          </w:rPr>
          <w:t>1日</w:t>
        </w:r>
      </w:ins>
      <w:ins w:id="150" w:author="100854" w:date="2026-01-07T13:20:07Z">
        <w:r>
          <w:rPr>
            <w:rFonts w:hint="eastAsia" w:ascii="Times New Roman" w:hAnsi="Times New Roman" w:eastAsia="仿宋_GB2312" w:cs="Times New Roman"/>
            <w:color w:val="000000"/>
            <w:sz w:val="32"/>
            <w:szCs w:val="32"/>
            <w:highlight w:val="none"/>
            <w:lang w:val="en-US" w:eastAsia="zh-CN"/>
          </w:rPr>
          <w:t>整体</w:t>
        </w:r>
      </w:ins>
      <w:ins w:id="151" w:author="100854" w:date="2026-01-07T13:20:08Z">
        <w:r>
          <w:rPr>
            <w:rFonts w:hint="eastAsia" w:ascii="Times New Roman" w:hAnsi="Times New Roman" w:eastAsia="仿宋_GB2312" w:cs="Times New Roman"/>
            <w:color w:val="000000"/>
            <w:sz w:val="32"/>
            <w:szCs w:val="32"/>
            <w:highlight w:val="none"/>
            <w:lang w:val="en-US" w:eastAsia="zh-CN"/>
          </w:rPr>
          <w:t>更新</w:t>
        </w:r>
      </w:ins>
      <w:ins w:id="152" w:author="100854" w:date="2026-01-07T13:20:09Z">
        <w:r>
          <w:rPr>
            <w:rFonts w:hint="eastAsia" w:ascii="Times New Roman" w:hAnsi="Times New Roman" w:eastAsia="仿宋_GB2312" w:cs="Times New Roman"/>
            <w:color w:val="000000"/>
            <w:sz w:val="32"/>
            <w:szCs w:val="32"/>
            <w:highlight w:val="none"/>
            <w:lang w:val="en-US" w:eastAsia="zh-CN"/>
          </w:rPr>
          <w:t>一次，</w:t>
        </w:r>
      </w:ins>
      <w:ins w:id="153" w:author="100854" w:date="2026-01-07T13:20:12Z">
        <w:r>
          <w:rPr>
            <w:rFonts w:hint="eastAsia" w:ascii="Times New Roman" w:hAnsi="Times New Roman" w:eastAsia="仿宋_GB2312" w:cs="Times New Roman"/>
            <w:color w:val="000000"/>
            <w:sz w:val="32"/>
            <w:szCs w:val="32"/>
            <w:highlight w:val="none"/>
            <w:lang w:val="en-US" w:eastAsia="zh-CN"/>
          </w:rPr>
          <w:t>往年</w:t>
        </w:r>
      </w:ins>
      <w:ins w:id="154" w:author="100854" w:date="2026-01-07T13:23:53Z">
        <w:r>
          <w:rPr>
            <w:rFonts w:hint="eastAsia" w:ascii="Times New Roman" w:hAnsi="Times New Roman" w:eastAsia="仿宋_GB2312" w:cs="Times New Roman"/>
            <w:color w:val="000000"/>
            <w:sz w:val="32"/>
            <w:szCs w:val="32"/>
            <w:highlight w:val="none"/>
            <w:lang w:val="en-US" w:eastAsia="zh-CN"/>
          </w:rPr>
          <w:t>纸质</w:t>
        </w:r>
      </w:ins>
      <w:ins w:id="155" w:author="100854" w:date="2026-01-07T13:20:15Z">
        <w:r>
          <w:rPr>
            <w:rFonts w:hint="eastAsia" w:ascii="Times New Roman" w:hAnsi="Times New Roman" w:eastAsia="仿宋_GB2312" w:cs="Times New Roman"/>
            <w:color w:val="000000"/>
            <w:sz w:val="32"/>
            <w:szCs w:val="32"/>
            <w:highlight w:val="none"/>
            <w:lang w:val="en-US" w:eastAsia="zh-CN"/>
          </w:rPr>
          <w:t>台账</w:t>
        </w:r>
      </w:ins>
      <w:ins w:id="156" w:author="100854" w:date="2026-01-07T13:20:19Z">
        <w:r>
          <w:rPr>
            <w:rFonts w:hint="eastAsia" w:ascii="Times New Roman" w:hAnsi="Times New Roman" w:eastAsia="仿宋_GB2312" w:cs="Times New Roman"/>
            <w:color w:val="000000"/>
            <w:sz w:val="32"/>
            <w:szCs w:val="32"/>
            <w:highlight w:val="none"/>
            <w:lang w:val="en-US" w:eastAsia="zh-CN"/>
          </w:rPr>
          <w:t>取回</w:t>
        </w:r>
      </w:ins>
      <w:ins w:id="157" w:author="100854" w:date="2026-01-07T13:20:20Z">
        <w:r>
          <w:rPr>
            <w:rFonts w:hint="eastAsia" w:ascii="Times New Roman" w:hAnsi="Times New Roman" w:eastAsia="仿宋_GB2312" w:cs="Times New Roman"/>
            <w:color w:val="000000"/>
            <w:sz w:val="32"/>
            <w:szCs w:val="32"/>
            <w:highlight w:val="none"/>
            <w:lang w:val="en-US" w:eastAsia="zh-CN"/>
          </w:rPr>
          <w:t>工班</w:t>
        </w:r>
      </w:ins>
      <w:ins w:id="158" w:author="100854" w:date="2026-01-07T13:20:21Z">
        <w:r>
          <w:rPr>
            <w:rFonts w:hint="eastAsia" w:ascii="Times New Roman" w:hAnsi="Times New Roman" w:eastAsia="仿宋_GB2312" w:cs="Times New Roman"/>
            <w:color w:val="000000"/>
            <w:sz w:val="32"/>
            <w:szCs w:val="32"/>
            <w:highlight w:val="none"/>
            <w:lang w:val="en-US" w:eastAsia="zh-CN"/>
          </w:rPr>
          <w:t>留存，</w:t>
        </w:r>
      </w:ins>
      <w:ins w:id="159" w:author="100854" w:date="2026-01-07T13:20:23Z">
        <w:r>
          <w:rPr>
            <w:rFonts w:hint="eastAsia" w:ascii="Times New Roman" w:hAnsi="Times New Roman" w:eastAsia="仿宋_GB2312" w:cs="Times New Roman"/>
            <w:color w:val="000000"/>
            <w:sz w:val="32"/>
            <w:szCs w:val="32"/>
            <w:highlight w:val="none"/>
            <w:lang w:val="en-US" w:eastAsia="zh-CN"/>
          </w:rPr>
          <w:t>新</w:t>
        </w:r>
      </w:ins>
      <w:ins w:id="160" w:author="100854" w:date="2026-01-07T13:20:25Z">
        <w:r>
          <w:rPr>
            <w:rFonts w:hint="eastAsia" w:ascii="Times New Roman" w:hAnsi="Times New Roman" w:eastAsia="仿宋_GB2312" w:cs="Times New Roman"/>
            <w:color w:val="000000"/>
            <w:sz w:val="32"/>
            <w:szCs w:val="32"/>
            <w:highlight w:val="none"/>
            <w:lang w:val="en-US" w:eastAsia="zh-CN"/>
          </w:rPr>
          <w:t>台账</w:t>
        </w:r>
      </w:ins>
      <w:ins w:id="161" w:author="100854" w:date="2026-01-07T13:20:29Z">
        <w:r>
          <w:rPr>
            <w:rFonts w:hint="eastAsia" w:ascii="Times New Roman" w:hAnsi="Times New Roman" w:eastAsia="仿宋_GB2312" w:cs="Times New Roman"/>
            <w:color w:val="000000"/>
            <w:sz w:val="32"/>
            <w:szCs w:val="32"/>
            <w:highlight w:val="none"/>
            <w:lang w:val="en-US" w:eastAsia="zh-CN"/>
          </w:rPr>
          <w:t>第一行</w:t>
        </w:r>
      </w:ins>
      <w:ins w:id="162" w:author="100854" w:date="2026-01-07T13:20:31Z">
        <w:r>
          <w:rPr>
            <w:rFonts w:hint="eastAsia" w:ascii="Times New Roman" w:hAnsi="Times New Roman" w:eastAsia="仿宋_GB2312" w:cs="Times New Roman"/>
            <w:color w:val="000000"/>
            <w:sz w:val="32"/>
            <w:szCs w:val="32"/>
            <w:highlight w:val="none"/>
            <w:lang w:val="en-US" w:eastAsia="zh-CN"/>
          </w:rPr>
          <w:t>根据</w:t>
        </w:r>
      </w:ins>
      <w:ins w:id="163" w:author="100854" w:date="2026-01-07T13:20:32Z">
        <w:r>
          <w:rPr>
            <w:rFonts w:hint="eastAsia" w:ascii="Times New Roman" w:hAnsi="Times New Roman" w:eastAsia="仿宋_GB2312" w:cs="Times New Roman"/>
            <w:color w:val="000000"/>
            <w:sz w:val="32"/>
            <w:szCs w:val="32"/>
            <w:highlight w:val="none"/>
            <w:lang w:val="en-US" w:eastAsia="zh-CN"/>
          </w:rPr>
          <w:t>危废</w:t>
        </w:r>
      </w:ins>
      <w:ins w:id="164" w:author="100854" w:date="2026-01-07T13:20:33Z">
        <w:r>
          <w:rPr>
            <w:rFonts w:hint="eastAsia" w:ascii="Times New Roman" w:hAnsi="Times New Roman" w:eastAsia="仿宋_GB2312" w:cs="Times New Roman"/>
            <w:color w:val="000000"/>
            <w:sz w:val="32"/>
            <w:szCs w:val="32"/>
            <w:highlight w:val="none"/>
            <w:lang w:val="en-US" w:eastAsia="zh-CN"/>
          </w:rPr>
          <w:t>类别</w:t>
        </w:r>
      </w:ins>
      <w:ins w:id="165" w:author="100854" w:date="2026-01-07T13:20:37Z">
        <w:r>
          <w:rPr>
            <w:rFonts w:hint="eastAsia" w:ascii="Times New Roman" w:hAnsi="Times New Roman" w:eastAsia="仿宋_GB2312" w:cs="Times New Roman"/>
            <w:color w:val="000000"/>
            <w:sz w:val="32"/>
            <w:szCs w:val="32"/>
            <w:highlight w:val="none"/>
            <w:lang w:val="en-US" w:eastAsia="zh-CN"/>
          </w:rPr>
          <w:t>将</w:t>
        </w:r>
      </w:ins>
      <w:ins w:id="166" w:author="100854" w:date="2026-01-07T13:20:44Z">
        <w:r>
          <w:rPr>
            <w:rFonts w:hint="eastAsia" w:ascii="Times New Roman" w:hAnsi="Times New Roman" w:eastAsia="仿宋_GB2312" w:cs="Times New Roman"/>
            <w:color w:val="000000"/>
            <w:sz w:val="32"/>
            <w:szCs w:val="32"/>
            <w:highlight w:val="none"/>
            <w:lang w:val="en-US" w:eastAsia="zh-CN"/>
          </w:rPr>
          <w:t>去年</w:t>
        </w:r>
      </w:ins>
      <w:ins w:id="167" w:author="100854" w:date="2026-01-07T13:20:48Z">
        <w:r>
          <w:rPr>
            <w:rFonts w:hint="eastAsia" w:ascii="Times New Roman" w:hAnsi="Times New Roman" w:eastAsia="仿宋_GB2312" w:cs="Times New Roman"/>
            <w:color w:val="000000"/>
            <w:sz w:val="32"/>
            <w:szCs w:val="32"/>
            <w:highlight w:val="none"/>
            <w:lang w:val="en-US" w:eastAsia="zh-CN"/>
          </w:rPr>
          <w:t>库存</w:t>
        </w:r>
      </w:ins>
      <w:ins w:id="168" w:author="100854" w:date="2026-01-07T13:20:45Z">
        <w:r>
          <w:rPr>
            <w:rFonts w:hint="eastAsia" w:ascii="Times New Roman" w:hAnsi="Times New Roman" w:eastAsia="仿宋_GB2312" w:cs="Times New Roman"/>
            <w:color w:val="000000"/>
            <w:sz w:val="32"/>
            <w:szCs w:val="32"/>
            <w:highlight w:val="none"/>
            <w:lang w:val="en-US" w:eastAsia="zh-CN"/>
          </w:rPr>
          <w:t>余量</w:t>
        </w:r>
      </w:ins>
      <w:ins w:id="169" w:author="100854" w:date="2026-01-07T13:20:52Z">
        <w:r>
          <w:rPr>
            <w:rFonts w:hint="eastAsia" w:ascii="Times New Roman" w:hAnsi="Times New Roman" w:eastAsia="仿宋_GB2312" w:cs="Times New Roman"/>
            <w:color w:val="000000"/>
            <w:sz w:val="32"/>
            <w:szCs w:val="32"/>
            <w:highlight w:val="none"/>
            <w:lang w:val="en-US" w:eastAsia="zh-CN"/>
          </w:rPr>
          <w:t>汇总</w:t>
        </w:r>
      </w:ins>
      <w:ins w:id="170" w:author="100854" w:date="2026-01-07T13:20:56Z">
        <w:r>
          <w:rPr>
            <w:rFonts w:hint="eastAsia" w:ascii="Times New Roman" w:hAnsi="Times New Roman" w:eastAsia="仿宋_GB2312" w:cs="Times New Roman"/>
            <w:color w:val="000000"/>
            <w:sz w:val="32"/>
            <w:szCs w:val="32"/>
            <w:highlight w:val="none"/>
            <w:lang w:val="en-US" w:eastAsia="zh-CN"/>
          </w:rPr>
          <w:t>后</w:t>
        </w:r>
      </w:ins>
      <w:ins w:id="171" w:author="100854" w:date="2026-01-07T13:20:58Z">
        <w:r>
          <w:rPr>
            <w:rFonts w:hint="eastAsia" w:ascii="Times New Roman" w:hAnsi="Times New Roman" w:eastAsia="仿宋_GB2312" w:cs="Times New Roman"/>
            <w:color w:val="000000"/>
            <w:sz w:val="32"/>
            <w:szCs w:val="32"/>
            <w:highlight w:val="none"/>
            <w:lang w:val="en-US" w:eastAsia="zh-CN"/>
          </w:rPr>
          <w:t>进行</w:t>
        </w:r>
      </w:ins>
      <w:ins w:id="172" w:author="100854" w:date="2026-01-07T13:21:00Z">
        <w:r>
          <w:rPr>
            <w:rFonts w:hint="eastAsia" w:ascii="Times New Roman" w:hAnsi="Times New Roman" w:eastAsia="仿宋_GB2312" w:cs="Times New Roman"/>
            <w:color w:val="000000"/>
            <w:sz w:val="32"/>
            <w:szCs w:val="32"/>
            <w:highlight w:val="none"/>
            <w:lang w:val="en-US" w:eastAsia="zh-CN"/>
          </w:rPr>
          <w:t>记录，</w:t>
        </w:r>
      </w:ins>
      <w:ins w:id="173" w:author="100854" w:date="2026-01-07T13:21:01Z">
        <w:r>
          <w:rPr>
            <w:rFonts w:hint="eastAsia" w:ascii="Times New Roman" w:hAnsi="Times New Roman" w:eastAsia="仿宋_GB2312" w:cs="Times New Roman"/>
            <w:color w:val="000000"/>
            <w:sz w:val="32"/>
            <w:szCs w:val="32"/>
            <w:highlight w:val="none"/>
            <w:lang w:val="en-US" w:eastAsia="zh-CN"/>
          </w:rPr>
          <w:t>并</w:t>
        </w:r>
      </w:ins>
      <w:ins w:id="174" w:author="100854" w:date="2026-01-07T13:21:02Z">
        <w:r>
          <w:rPr>
            <w:rFonts w:hint="eastAsia" w:ascii="Times New Roman" w:hAnsi="Times New Roman" w:eastAsia="仿宋_GB2312" w:cs="Times New Roman"/>
            <w:color w:val="000000"/>
            <w:sz w:val="32"/>
            <w:szCs w:val="32"/>
            <w:highlight w:val="none"/>
            <w:lang w:val="en-US" w:eastAsia="zh-CN"/>
          </w:rPr>
          <w:t>备注</w:t>
        </w:r>
      </w:ins>
      <w:ins w:id="175" w:author="100854" w:date="2026-01-07T13:21:05Z">
        <w:r>
          <w:rPr>
            <w:rFonts w:hint="eastAsia" w:ascii="Times New Roman" w:hAnsi="Times New Roman" w:eastAsia="仿宋_GB2312" w:cs="Times New Roman"/>
            <w:color w:val="000000"/>
            <w:sz w:val="32"/>
            <w:szCs w:val="32"/>
            <w:highlight w:val="none"/>
            <w:lang w:val="en-US" w:eastAsia="zh-CN"/>
          </w:rPr>
          <w:t>“</w:t>
        </w:r>
      </w:ins>
      <w:ins w:id="176" w:author="100854" w:date="2026-01-07T13:21:18Z">
        <w:r>
          <w:rPr>
            <w:rFonts w:hint="eastAsia" w:ascii="Times New Roman" w:hAnsi="Times New Roman" w:eastAsia="仿宋_GB2312" w:cs="Times New Roman"/>
            <w:color w:val="000000"/>
            <w:sz w:val="32"/>
            <w:szCs w:val="32"/>
            <w:highlight w:val="none"/>
            <w:lang w:val="en-US" w:eastAsia="zh-CN"/>
          </w:rPr>
          <w:t>结余</w:t>
        </w:r>
      </w:ins>
      <w:ins w:id="177" w:author="100854" w:date="2026-01-07T13:21:19Z">
        <w:r>
          <w:rPr>
            <w:rFonts w:hint="eastAsia" w:ascii="Times New Roman" w:hAnsi="Times New Roman" w:eastAsia="仿宋_GB2312" w:cs="Times New Roman"/>
            <w:color w:val="000000"/>
            <w:sz w:val="32"/>
            <w:szCs w:val="32"/>
            <w:highlight w:val="none"/>
            <w:lang w:val="en-US" w:eastAsia="zh-CN"/>
          </w:rPr>
          <w:t>转入</w:t>
        </w:r>
      </w:ins>
      <w:ins w:id="178" w:author="100854" w:date="2026-01-07T13:21:05Z">
        <w:r>
          <w:rPr>
            <w:rFonts w:hint="eastAsia" w:ascii="Times New Roman" w:hAnsi="Times New Roman" w:eastAsia="仿宋_GB2312" w:cs="Times New Roman"/>
            <w:color w:val="000000"/>
            <w:sz w:val="32"/>
            <w:szCs w:val="32"/>
            <w:highlight w:val="none"/>
            <w:lang w:val="en-US" w:eastAsia="zh-CN"/>
          </w:rPr>
          <w:t>”</w:t>
        </w:r>
      </w:ins>
      <w:ins w:id="179" w:author="100854" w:date="2026-01-07T13:21:23Z">
        <w:r>
          <w:rPr>
            <w:rFonts w:hint="eastAsia" w:ascii="Times New Roman" w:hAnsi="Times New Roman" w:eastAsia="仿宋_GB2312" w:cs="Times New Roman"/>
            <w:color w:val="000000"/>
            <w:sz w:val="32"/>
            <w:szCs w:val="32"/>
            <w:highlight w:val="none"/>
            <w:lang w:val="en-US" w:eastAsia="zh-CN"/>
          </w:rPr>
          <w:t>。</w:t>
        </w:r>
      </w:ins>
    </w:p>
    <w:p w14:paraId="54FF78E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640" w:firstLineChars="200"/>
        <w:textAlignment w:val="auto"/>
        <w:rPr>
          <w:rFonts w:hint="eastAsia" w:ascii="Times New Roman" w:hAnsi="Times New Roman" w:eastAsia="仿宋_GB2312" w:cs="Times New Roman"/>
          <w:color w:val="000000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highlight w:val="none"/>
          <w:lang w:val="en-US" w:eastAsia="zh-CN"/>
        </w:rPr>
        <w:t>2.公示栏、应急组织图、各类标志、标识等应当根据实际情况时时更新、维护。</w:t>
      </w:r>
    </w:p>
    <w:p w14:paraId="145071E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640" w:firstLineChars="200"/>
        <w:textAlignment w:val="auto"/>
        <w:rPr>
          <w:rFonts w:hint="default" w:ascii="Times New Roman" w:hAnsi="Times New Roman" w:eastAsia="仿宋_GB2312" w:cs="Times New Roman"/>
          <w:color w:val="000000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highlight w:val="none"/>
          <w:lang w:val="en-US" w:eastAsia="zh-CN"/>
        </w:rPr>
        <w:t>3.防渗漏托盘保持清洁，有污染立即进行擦拭、清理；导流槽需保持畅通，收集池上方无遮挡。</w:t>
      </w:r>
    </w:p>
    <w:p w14:paraId="05D3EA4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Times New Roman" w:hAnsi="Times New Roman" w:eastAsia="仿宋_GB2312" w:cs="Times New Roman"/>
          <w:color w:val="000000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highlight w:val="none"/>
          <w:lang w:val="en-US" w:eastAsia="zh-CN"/>
        </w:rPr>
        <w:t>4.每天通风，巡库时优先将危废间开门通风，库区整体巡视完毕后，将危废间门锁闭。若气味较大，需打开排风扇进行通风。</w:t>
      </w:r>
      <w:bookmarkStart w:id="0" w:name="_GoBack"/>
      <w:bookmarkEnd w:id="0"/>
    </w:p>
    <w:p w14:paraId="486E47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</w:pPr>
    </w:p>
    <w:p w14:paraId="2F92E1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</w:pPr>
    </w:p>
    <w:p w14:paraId="0575DE3C">
      <w:pPr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color w:val="000000"/>
          <w:spacing w:val="-20"/>
          <w:kern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附件：</w:t>
      </w:r>
      <w:r>
        <w:rPr>
          <w:rFonts w:hint="eastAsia" w:ascii="Times New Roman" w:hAnsi="Times New Roman" w:eastAsia="仿宋_GB2312" w:cs="Times New Roman"/>
          <w:spacing w:val="-20"/>
          <w:sz w:val="32"/>
          <w:szCs w:val="32"/>
          <w:highlight w:val="none"/>
          <w:lang w:val="en-US" w:eastAsia="zh-CN"/>
        </w:rPr>
        <w:t>1.</w:t>
      </w:r>
      <w:r>
        <w:rPr>
          <w:rFonts w:ascii="Times New Roman" w:hAnsi="Times New Roman" w:eastAsia="仿宋_GB2312" w:cs="Times New Roman"/>
          <w:color w:val="000000"/>
          <w:spacing w:val="-20"/>
          <w:kern w:val="0"/>
          <w:sz w:val="32"/>
          <w:szCs w:val="32"/>
        </w:rPr>
        <w:t>2024年仓储管理系统扩容项目物资报废管理‌操作</w:t>
      </w:r>
      <w:r>
        <w:rPr>
          <w:rFonts w:hint="eastAsia" w:ascii="Times New Roman" w:hAnsi="Times New Roman" w:eastAsia="仿宋_GB2312" w:cs="Times New Roman"/>
          <w:color w:val="000000"/>
          <w:spacing w:val="-20"/>
          <w:kern w:val="0"/>
          <w:sz w:val="32"/>
          <w:szCs w:val="32"/>
          <w:lang w:val="en-US" w:eastAsia="zh-CN"/>
        </w:rPr>
        <w:t>手册</w:t>
      </w:r>
    </w:p>
    <w:p w14:paraId="30DF4107">
      <w:pPr>
        <w:spacing w:line="560" w:lineRule="exact"/>
        <w:ind w:firstLine="1600" w:firstLineChars="500"/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2.工班现场台账</w:t>
      </w:r>
    </w:p>
    <w:p w14:paraId="207AAB97">
      <w:pPr>
        <w:spacing w:line="560" w:lineRule="exact"/>
        <w:ind w:firstLine="1600" w:firstLineChars="500"/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3.危险废物标签</w:t>
      </w:r>
    </w:p>
    <w:p w14:paraId="712C81DF">
      <w:pPr>
        <w:spacing w:line="560" w:lineRule="exact"/>
        <w:ind w:firstLine="1600" w:firstLineChars="500"/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4.危险废物回收交接表</w:t>
      </w:r>
    </w:p>
    <w:p w14:paraId="612CCFA8">
      <w:pPr>
        <w:spacing w:line="560" w:lineRule="exact"/>
        <w:ind w:firstLine="1600" w:firstLineChars="500"/>
      </w:pP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5.危险废物处置交接表</w:t>
      </w:r>
    </w:p>
    <w:sectPr>
      <w:headerReference r:id="rId3" w:type="default"/>
      <w:footerReference r:id="rId4" w:type="default"/>
      <w:footerReference r:id="rId5" w:type="even"/>
      <w:pgSz w:w="11906" w:h="16838"/>
      <w:pgMar w:top="2098" w:right="1474" w:bottom="1984" w:left="1587" w:header="851" w:footer="992" w:gutter="0"/>
      <w:pgNumType w:fmt="numberInDash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8B58D2">
    <w:pPr>
      <w:spacing w:line="176" w:lineRule="auto"/>
      <w:ind w:left="13182"/>
      <w:rPr>
        <w:rFonts w:ascii="Times New Roman" w:hAnsi="Times New Roman" w:eastAsia="Times New Roman" w:cs="Times New Roman"/>
        <w:sz w:val="18"/>
        <w:szCs w:val="18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0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81E293">
                          <w:pPr>
                            <w:pStyle w:val="4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  <w:lang w:eastAsia="zh-CN"/>
                            </w:rPr>
                            <w:t>- 11 -</w: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028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zql5uc8AAAAFAQAADwAAAAAAAAABACAAAAAiAAAAZHJzL2Rvd25yZXYu&#10;eG1sUEsBAhQAFAAAAAgAh07iQEfupl/LAQAAnAMAAA4AAAAAAAAAAQAgAAAAHgEAAGRycy9lMm9E&#10;b2MueG1sUEsFBgAAAAAGAAYAWQEAAFs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7081E293">
                    <w:pPr>
                      <w:pStyle w:val="4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  <w:lang w:eastAsia="zh-CN"/>
                      </w:rPr>
                      <w:fldChar w:fldCharType="begin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  <w:lang w:eastAsia="zh-CN"/>
                      </w:rPr>
                      <w:t>- 11 -</w: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03E412">
    <w:pPr>
      <w:pStyle w:val="4"/>
      <w:tabs>
        <w:tab w:val="left" w:pos="1018"/>
        <w:tab w:val="clear" w:pos="4153"/>
      </w:tabs>
      <w:rPr>
        <w:rFonts w:ascii="宋体" w:hAnsi="宋体"/>
        <w:sz w:val="28"/>
        <w:szCs w:val="28"/>
      </w:rPr>
    </w:pPr>
  </w:p>
  <w:p w14:paraId="6B2C81F4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BEEC29">
    <w:pPr>
      <w:pStyle w:val="3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57D3FBC"/>
    <w:multiLevelType w:val="multilevel"/>
    <w:tmpl w:val="657D3FBC"/>
    <w:lvl w:ilvl="0" w:tentative="0">
      <w:start w:val="1"/>
      <w:numFmt w:val="upperLetter"/>
      <w:pStyle w:val="9"/>
      <w:suff w:val="nothing"/>
      <w:lvlText w:val="附　录　%1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pacing w:val="0"/>
        <w:w w:val="100"/>
        <w:sz w:val="21"/>
      </w:rPr>
    </w:lvl>
    <w:lvl w:ilvl="1" w:tentative="0">
      <w:start w:val="1"/>
      <w:numFmt w:val="decimal"/>
      <w:suff w:val="nothing"/>
      <w:lvlText w:val="%1.%2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napToGrid/>
        <w:spacing w:val="0"/>
        <w:w w:val="100"/>
        <w:kern w:val="21"/>
        <w:sz w:val="21"/>
      </w:rPr>
    </w:lvl>
    <w:lvl w:ilvl="2" w:tentative="0">
      <w:start w:val="1"/>
      <w:numFmt w:val="decimal"/>
      <w:suff w:val="nothing"/>
      <w:lvlText w:val="%1.%2.%3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.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100854">
    <w15:presenceInfo w15:providerId="None" w15:userId="100854"/>
  </w15:person>
  <w15:person w15:author="王超108072">
    <w15:presenceInfo w15:providerId="None" w15:userId="王超10807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revisionView w:markup="0"/>
  <w:trackRevisions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A557D9"/>
    <w:rsid w:val="018202F8"/>
    <w:rsid w:val="08BB245F"/>
    <w:rsid w:val="0C5806CC"/>
    <w:rsid w:val="12232240"/>
    <w:rsid w:val="15897FA0"/>
    <w:rsid w:val="1AB339DA"/>
    <w:rsid w:val="1C4F3541"/>
    <w:rsid w:val="1CA557D9"/>
    <w:rsid w:val="23246257"/>
    <w:rsid w:val="24242CB0"/>
    <w:rsid w:val="2C587AED"/>
    <w:rsid w:val="2DDF7C6B"/>
    <w:rsid w:val="2EA3508F"/>
    <w:rsid w:val="336D04EB"/>
    <w:rsid w:val="35B00855"/>
    <w:rsid w:val="373B672B"/>
    <w:rsid w:val="3FA73B7E"/>
    <w:rsid w:val="423367EC"/>
    <w:rsid w:val="44FA5C39"/>
    <w:rsid w:val="457002D7"/>
    <w:rsid w:val="45CF7ACF"/>
    <w:rsid w:val="5430159C"/>
    <w:rsid w:val="55123C5D"/>
    <w:rsid w:val="574F6249"/>
    <w:rsid w:val="668855FE"/>
    <w:rsid w:val="6AC14EB2"/>
    <w:rsid w:val="6C446029"/>
    <w:rsid w:val="737B7023"/>
    <w:rsid w:val="74337932"/>
    <w:rsid w:val="775E1CA1"/>
    <w:rsid w:val="78B73D7D"/>
    <w:rsid w:val="7E7E11C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8">
    <w:name w:val="段"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9">
    <w:name w:val="附录标识"/>
    <w:basedOn w:val="1"/>
    <w:next w:val="8"/>
    <w:qFormat/>
    <w:uiPriority w:val="0"/>
    <w:pPr>
      <w:keepNext/>
      <w:widowControl/>
      <w:numPr>
        <w:ilvl w:val="0"/>
        <w:numId w:val="1"/>
      </w:numPr>
      <w:shd w:val="clear" w:color="FFFFFF" w:fill="FFFFFF"/>
      <w:tabs>
        <w:tab w:val="left" w:pos="6405"/>
      </w:tabs>
      <w:spacing w:before="640" w:after="280"/>
      <w:jc w:val="center"/>
      <w:outlineLvl w:val="0"/>
    </w:pPr>
    <w:rPr>
      <w:rFonts w:ascii="黑体" w:eastAsia="黑体"/>
      <w:kern w:val="0"/>
      <w:szCs w:val="20"/>
    </w:rPr>
  </w:style>
  <w:style w:type="table" w:customStyle="1" w:styleId="10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microsoft.com/office/2011/relationships/people" Target="peop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市直单位</Company>
  <Pages>5</Pages>
  <Words>2406</Words>
  <Characters>2488</Characters>
  <Lines>0</Lines>
  <Paragraphs>0</Paragraphs>
  <TotalTime>20</TotalTime>
  <ScaleCrop>false</ScaleCrop>
  <LinksUpToDate>false</LinksUpToDate>
  <CharactersWithSpaces>2488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2025-11-14T13:58:00Z</dcterms:created>
  <dc:creator>荆幸斌</dc:creator>
  <cp:lastModifiedBy>王超108072</cp:lastModifiedBy>
  <dcterms:modified xsi:type="dcterms:W3CDTF">2026-06-29T01:04:36Z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eyJoZGlkIjoiM2UzNThmY2IzOWRkNzY0YjJlOGVkZDcxOTkzOGVjNWEiLCJ1c2VySWQiOiIzNzY3Mzg4ODUifQ==</vt:lpwstr>
  </property>
  <property fmtid="{D5CDD505-2E9C-101B-9397-08002B2CF9AE}" pid="4" name="ICV">
    <vt:lpwstr>40619581739F46C89808E3AFCB6BCA61_13</vt:lpwstr>
  </property>
</Properties>
</file>