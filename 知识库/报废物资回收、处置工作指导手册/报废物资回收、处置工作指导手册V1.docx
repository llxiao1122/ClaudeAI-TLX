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CBC11">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lang w:val="en-US" w:eastAsia="zh-CN"/>
        </w:rPr>
        <w:t>报废物资回收、处置工作指导</w:t>
      </w:r>
      <w:r>
        <w:rPr>
          <w:rFonts w:hint="eastAsia" w:ascii="方正小标宋简体" w:hAnsi="方正小标宋简体" w:eastAsia="方正小标宋简体" w:cs="方正小标宋简体"/>
          <w:color w:val="auto"/>
          <w:sz w:val="44"/>
          <w:szCs w:val="44"/>
          <w:highlight w:val="none"/>
        </w:rPr>
        <w:t>手册</w:t>
      </w:r>
    </w:p>
    <w:p w14:paraId="518B513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center"/>
        <w:textAlignment w:val="auto"/>
        <w:rPr>
          <w:rFonts w:ascii="仿宋_GB2312" w:hAnsi="仿宋_GB2312" w:eastAsia="仿宋_GB2312" w:cs="仿宋_GB2312"/>
          <w:color w:val="auto"/>
          <w:sz w:val="32"/>
          <w:szCs w:val="32"/>
          <w:highlight w:val="none"/>
        </w:rPr>
      </w:pPr>
    </w:p>
    <w:p w14:paraId="43DC9CB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default" w:ascii="Times New Roman" w:hAnsi="Times New Roman" w:eastAsia="黑体" w:cs="Times New Roman"/>
          <w:color w:val="auto"/>
          <w:sz w:val="32"/>
          <w:szCs w:val="32"/>
          <w:highlight w:val="none"/>
          <w:lang w:val="en-US"/>
        </w:rPr>
      </w:pPr>
      <w:r>
        <w:rPr>
          <w:rFonts w:hint="default" w:ascii="Times New Roman" w:hAnsi="Times New Roman" w:eastAsia="黑体" w:cs="Times New Roman"/>
          <w:color w:val="auto"/>
          <w:sz w:val="32"/>
          <w:szCs w:val="32"/>
          <w:highlight w:val="none"/>
        </w:rPr>
        <w:t>一、</w:t>
      </w:r>
      <w:r>
        <w:rPr>
          <w:rFonts w:hint="default" w:ascii="Times New Roman" w:hAnsi="Times New Roman" w:eastAsia="黑体" w:cs="Times New Roman"/>
          <w:color w:val="auto"/>
          <w:sz w:val="32"/>
          <w:szCs w:val="32"/>
          <w:highlight w:val="none"/>
          <w:lang w:val="en-US" w:eastAsia="zh-CN"/>
        </w:rPr>
        <w:t>实物回收流程及要求</w:t>
      </w:r>
    </w:p>
    <w:p w14:paraId="62C625E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1.科室经办人</w:t>
      </w:r>
      <w:r>
        <w:rPr>
          <w:rFonts w:hint="default" w:ascii="Times New Roman" w:hAnsi="Times New Roman" w:eastAsia="仿宋_GB2312" w:cs="Times New Roman"/>
          <w:color w:val="auto"/>
          <w:sz w:val="32"/>
          <w:szCs w:val="32"/>
          <w:highlight w:val="none"/>
        </w:rPr>
        <w:t>接到</w:t>
      </w:r>
      <w:ins w:id="0" w:author="荆幸斌" w:date="2025-11-17T16:40:05Z">
        <w:r>
          <w:rPr>
            <w:rFonts w:hint="eastAsia" w:ascii="Times New Roman" w:hAnsi="Times New Roman" w:eastAsia="仿宋_GB2312" w:cs="Times New Roman"/>
            <w:color w:val="auto"/>
            <w:sz w:val="32"/>
            <w:szCs w:val="32"/>
            <w:highlight w:val="none"/>
            <w:lang w:val="en-US" w:eastAsia="zh-CN"/>
          </w:rPr>
          <w:t>OA</w:t>
        </w:r>
      </w:ins>
      <w:commentRangeStart w:id="0"/>
      <w:r>
        <w:rPr>
          <w:rFonts w:hint="default" w:ascii="Times New Roman" w:hAnsi="Times New Roman" w:eastAsia="仿宋_GB2312" w:cs="Times New Roman"/>
          <w:color w:val="auto"/>
          <w:sz w:val="32"/>
          <w:szCs w:val="32"/>
          <w:highlight w:val="none"/>
        </w:rPr>
        <w:t>审批完成</w:t>
      </w:r>
      <w:r>
        <w:rPr>
          <w:rFonts w:hint="default" w:ascii="Times New Roman" w:hAnsi="Times New Roman" w:eastAsia="仿宋_GB2312" w:cs="Times New Roman"/>
          <w:color w:val="auto"/>
          <w:sz w:val="32"/>
          <w:szCs w:val="32"/>
          <w:highlight w:val="none"/>
          <w:lang w:val="en-US" w:eastAsia="zh-CN"/>
        </w:rPr>
        <w:t>的报废单</w:t>
      </w:r>
      <w:commentRangeEnd w:id="0"/>
      <w:r>
        <w:commentReference w:id="0"/>
      </w:r>
      <w:r>
        <w:rPr>
          <w:rFonts w:hint="default" w:ascii="Times New Roman" w:hAnsi="Times New Roman" w:eastAsia="仿宋_GB2312" w:cs="Times New Roman"/>
          <w:color w:val="auto"/>
          <w:sz w:val="32"/>
          <w:szCs w:val="32"/>
          <w:highlight w:val="none"/>
          <w:lang w:val="en-US" w:eastAsia="zh-CN"/>
        </w:rPr>
        <w:t>据后，</w:t>
      </w:r>
      <w:r>
        <w:rPr>
          <w:rFonts w:hint="default"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个工作日内</w:t>
      </w:r>
      <w:r>
        <w:rPr>
          <w:rFonts w:hint="default" w:ascii="Times New Roman" w:hAnsi="Times New Roman" w:eastAsia="仿宋_GB2312" w:cs="Times New Roman"/>
          <w:sz w:val="32"/>
          <w:szCs w:val="32"/>
          <w:lang w:val="en-US" w:eastAsia="zh-CN"/>
        </w:rPr>
        <w:t>在WMS报废系统中审核清单中</w:t>
      </w:r>
      <w:commentRangeStart w:id="1"/>
      <w:r>
        <w:rPr>
          <w:rFonts w:hint="default" w:ascii="Times New Roman" w:hAnsi="Times New Roman" w:eastAsia="仿宋_GB2312" w:cs="Times New Roman"/>
          <w:sz w:val="32"/>
          <w:szCs w:val="32"/>
          <w:lang w:val="en-US" w:eastAsia="zh-CN"/>
        </w:rPr>
        <w:t>物资名称</w:t>
      </w:r>
      <w:ins w:id="1" w:author="荆幸斌" w:date="2025-11-17T16:40:37Z">
        <w:r>
          <w:rPr>
            <w:rFonts w:hint="eastAsia" w:ascii="Times New Roman" w:hAnsi="Times New Roman" w:eastAsia="仿宋_GB2312" w:cs="Times New Roman"/>
            <w:sz w:val="32"/>
            <w:szCs w:val="32"/>
            <w:lang w:val="en-US" w:eastAsia="zh-CN"/>
          </w:rPr>
          <w:t>是否</w:t>
        </w:r>
      </w:ins>
      <w:ins w:id="2" w:author="荆幸斌" w:date="2025-11-28T18:59:07Z">
        <w:r>
          <w:rPr>
            <w:rFonts w:hint="eastAsia" w:ascii="Times New Roman" w:hAnsi="Times New Roman" w:eastAsia="仿宋_GB2312" w:cs="Times New Roman"/>
            <w:sz w:val="32"/>
            <w:szCs w:val="32"/>
            <w:lang w:val="en-US" w:eastAsia="zh-CN"/>
          </w:rPr>
          <w:t>包含</w:t>
        </w:r>
      </w:ins>
      <w:ins w:id="3" w:author="荆幸斌" w:date="2025-11-17T16:40:45Z">
        <w:r>
          <w:rPr>
            <w:rFonts w:hint="eastAsia" w:ascii="Times New Roman" w:hAnsi="Times New Roman" w:eastAsia="仿宋_GB2312" w:cs="Times New Roman"/>
            <w:sz w:val="32"/>
            <w:szCs w:val="32"/>
            <w:lang w:val="en-US" w:eastAsia="zh-CN"/>
          </w:rPr>
          <w:t>规格</w:t>
        </w:r>
      </w:ins>
      <w:ins w:id="4" w:author="荆幸斌" w:date="2025-11-17T16:40:46Z">
        <w:r>
          <w:rPr>
            <w:rFonts w:hint="eastAsia" w:ascii="Times New Roman" w:hAnsi="Times New Roman" w:eastAsia="仿宋_GB2312" w:cs="Times New Roman"/>
            <w:sz w:val="32"/>
            <w:szCs w:val="32"/>
            <w:lang w:val="en-US" w:eastAsia="zh-CN"/>
          </w:rPr>
          <w:t>型号</w:t>
        </w:r>
      </w:ins>
      <w:ins w:id="5" w:author="荆幸斌" w:date="2025-11-17T16:40:47Z">
        <w:r>
          <w:rPr>
            <w:rFonts w:hint="eastAsia" w:ascii="Times New Roman" w:hAnsi="Times New Roman" w:eastAsia="仿宋_GB2312" w:cs="Times New Roman"/>
            <w:sz w:val="32"/>
            <w:szCs w:val="32"/>
            <w:lang w:val="en-US" w:eastAsia="zh-CN"/>
          </w:rPr>
          <w:t>信息</w:t>
        </w:r>
      </w:ins>
      <w:ins w:id="6" w:author="荆幸斌" w:date="2025-11-17T16:40:52Z">
        <w:r>
          <w:rPr>
            <w:rFonts w:hint="eastAsia" w:ascii="Times New Roman" w:hAnsi="Times New Roman" w:eastAsia="仿宋_GB2312" w:cs="Times New Roman"/>
            <w:sz w:val="32"/>
            <w:szCs w:val="32"/>
            <w:lang w:val="en-US" w:eastAsia="zh-CN"/>
          </w:rPr>
          <w:t>、</w:t>
        </w:r>
      </w:ins>
      <w:r>
        <w:rPr>
          <w:rFonts w:hint="default" w:ascii="Times New Roman" w:hAnsi="Times New Roman" w:eastAsia="仿宋_GB2312" w:cs="Times New Roman"/>
          <w:sz w:val="32"/>
          <w:szCs w:val="32"/>
          <w:lang w:val="en-US" w:eastAsia="zh-CN"/>
        </w:rPr>
        <w:t>意向回收工班</w:t>
      </w:r>
      <w:ins w:id="7" w:author="荆幸斌" w:date="2025-11-17T16:40:57Z">
        <w:r>
          <w:rPr>
            <w:rFonts w:hint="eastAsia" w:ascii="Times New Roman" w:hAnsi="Times New Roman" w:eastAsia="仿宋_GB2312" w:cs="Times New Roman"/>
            <w:sz w:val="32"/>
            <w:szCs w:val="32"/>
            <w:lang w:val="en-US" w:eastAsia="zh-CN"/>
          </w:rPr>
          <w:t>是否</w:t>
        </w:r>
      </w:ins>
      <w:ins w:id="8" w:author="荆幸斌" w:date="2025-11-17T16:41:02Z">
        <w:r>
          <w:rPr>
            <w:rFonts w:hint="eastAsia" w:ascii="Times New Roman" w:hAnsi="Times New Roman" w:eastAsia="仿宋_GB2312" w:cs="Times New Roman"/>
            <w:sz w:val="32"/>
            <w:szCs w:val="32"/>
            <w:lang w:val="en-US" w:eastAsia="zh-CN"/>
          </w:rPr>
          <w:t>正确</w:t>
        </w:r>
        <w:commentRangeEnd w:id="1"/>
      </w:ins>
      <w:r>
        <w:commentReference w:id="1"/>
      </w:r>
      <w:r>
        <w:rPr>
          <w:rFonts w:hint="default" w:ascii="Times New Roman" w:hAnsi="Times New Roman" w:eastAsia="仿宋_GB2312" w:cs="Times New Roman"/>
          <w:sz w:val="32"/>
          <w:szCs w:val="32"/>
          <w:lang w:val="en-US" w:eastAsia="zh-CN"/>
        </w:rPr>
        <w:t>，若有误通知提报人联系信息管理部修改</w:t>
      </w:r>
      <w:ins w:id="9" w:author="荆幸斌" w:date="2025-11-28T18:59:25Z">
        <w:r>
          <w:rPr>
            <w:rFonts w:hint="eastAsia" w:ascii="Times New Roman" w:hAnsi="Times New Roman" w:eastAsia="仿宋_GB2312" w:cs="Times New Roman"/>
            <w:sz w:val="32"/>
            <w:szCs w:val="32"/>
            <w:lang w:val="en-US" w:eastAsia="zh-CN"/>
          </w:rPr>
          <w:t>，</w:t>
        </w:r>
      </w:ins>
      <w:r>
        <w:rPr>
          <w:rFonts w:hint="default" w:ascii="Times New Roman" w:hAnsi="Times New Roman" w:eastAsia="仿宋_GB2312" w:cs="Times New Roman"/>
          <w:sz w:val="32"/>
          <w:szCs w:val="32"/>
          <w:lang w:val="en-US" w:eastAsia="zh-CN"/>
        </w:rPr>
        <w:t>科室责任人根据实际情况对意向回收工班进行修改；若无问题，</w:t>
      </w:r>
      <w:ins w:id="10" w:author="荆幸斌" w:date="2025-11-17T16:44:18Z">
        <w:r>
          <w:rPr>
            <w:rFonts w:hint="eastAsia" w:ascii="Times New Roman" w:hAnsi="Times New Roman" w:eastAsia="仿宋_GB2312" w:cs="Times New Roman"/>
            <w:sz w:val="32"/>
            <w:szCs w:val="32"/>
            <w:lang w:val="en-US" w:eastAsia="zh-CN"/>
          </w:rPr>
          <w:t>在</w:t>
        </w:r>
      </w:ins>
      <w:ins w:id="11" w:author="荆幸斌" w:date="2025-11-17T16:44:21Z">
        <w:r>
          <w:rPr>
            <w:rFonts w:hint="eastAsia" w:ascii="Times New Roman" w:hAnsi="Times New Roman" w:eastAsia="仿宋_GB2312" w:cs="Times New Roman"/>
            <w:sz w:val="32"/>
            <w:szCs w:val="32"/>
            <w:lang w:val="en-US" w:eastAsia="zh-CN"/>
          </w:rPr>
          <w:t>W</w:t>
        </w:r>
      </w:ins>
      <w:ins w:id="12" w:author="荆幸斌" w:date="2025-11-17T16:44:22Z">
        <w:r>
          <w:rPr>
            <w:rFonts w:hint="eastAsia" w:ascii="Times New Roman" w:hAnsi="Times New Roman" w:eastAsia="仿宋_GB2312" w:cs="Times New Roman"/>
            <w:sz w:val="32"/>
            <w:szCs w:val="32"/>
            <w:lang w:val="en-US" w:eastAsia="zh-CN"/>
          </w:rPr>
          <w:t>MS</w:t>
        </w:r>
      </w:ins>
      <w:ins w:id="13" w:author="荆幸斌" w:date="2025-11-17T16:44:24Z">
        <w:r>
          <w:rPr>
            <w:rFonts w:hint="eastAsia" w:ascii="Times New Roman" w:hAnsi="Times New Roman" w:eastAsia="仿宋_GB2312" w:cs="Times New Roman"/>
            <w:sz w:val="32"/>
            <w:szCs w:val="32"/>
            <w:lang w:val="en-US" w:eastAsia="zh-CN"/>
          </w:rPr>
          <w:t>报废</w:t>
        </w:r>
      </w:ins>
      <w:ins w:id="14" w:author="荆幸斌" w:date="2025-11-17T16:44:25Z">
        <w:r>
          <w:rPr>
            <w:rFonts w:hint="eastAsia" w:ascii="Times New Roman" w:hAnsi="Times New Roman" w:eastAsia="仿宋_GB2312" w:cs="Times New Roman"/>
            <w:sz w:val="32"/>
            <w:szCs w:val="32"/>
            <w:lang w:val="en-US" w:eastAsia="zh-CN"/>
          </w:rPr>
          <w:t>系统</w:t>
        </w:r>
      </w:ins>
      <w:ins w:id="15" w:author="荆幸斌" w:date="2025-11-17T16:44:26Z">
        <w:r>
          <w:rPr>
            <w:rFonts w:hint="eastAsia" w:ascii="Times New Roman" w:hAnsi="Times New Roman" w:eastAsia="仿宋_GB2312" w:cs="Times New Roman"/>
            <w:sz w:val="32"/>
            <w:szCs w:val="32"/>
            <w:lang w:val="en-US" w:eastAsia="zh-CN"/>
          </w:rPr>
          <w:t>中</w:t>
        </w:r>
      </w:ins>
      <w:commentRangeStart w:id="2"/>
      <w:commentRangeStart w:id="3"/>
      <w:r>
        <w:rPr>
          <w:rFonts w:hint="default" w:ascii="Times New Roman" w:hAnsi="Times New Roman" w:eastAsia="仿宋_GB2312" w:cs="Times New Roman"/>
          <w:sz w:val="32"/>
          <w:szCs w:val="32"/>
          <w:lang w:val="en-US" w:eastAsia="zh-CN"/>
        </w:rPr>
        <w:t>生成回收交接表</w:t>
      </w:r>
      <w:commentRangeEnd w:id="2"/>
      <w:r>
        <w:commentReference w:id="2"/>
      </w:r>
      <w:commentRangeEnd w:id="3"/>
      <w:r>
        <w:commentReference w:id="3"/>
      </w:r>
      <w:r>
        <w:rPr>
          <w:rFonts w:hint="default" w:ascii="Times New Roman" w:hAnsi="Times New Roman" w:eastAsia="仿宋_GB2312" w:cs="Times New Roman"/>
          <w:sz w:val="32"/>
          <w:szCs w:val="32"/>
          <w:lang w:val="en-US" w:eastAsia="zh-CN"/>
        </w:rPr>
        <w:t>。同时在OA审批流程中安排各工班进行接收，单据沟通至各工班长及产废中心（部门）经办人处（办公电脑还需沟通至通号中心阿克选处）</w:t>
      </w:r>
      <w:r>
        <w:rPr>
          <w:rFonts w:hint="default" w:ascii="Times New Roman" w:hAnsi="Times New Roman" w:eastAsia="仿宋_GB2312" w:cs="Times New Roman"/>
          <w:color w:val="auto"/>
          <w:sz w:val="32"/>
          <w:szCs w:val="32"/>
          <w:highlight w:val="none"/>
          <w:lang w:val="en-US" w:eastAsia="zh-CN"/>
        </w:rPr>
        <w:t>。</w:t>
      </w:r>
    </w:p>
    <w:p w14:paraId="230B35B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2.报废物资按照就近原则由产废中心（部门）在报废审批完成后5个工作日内移交至各</w:t>
      </w:r>
      <w:ins w:id="16" w:author="王敬宇" w:date="2025-11-17T15:45:21Z">
        <w:r>
          <w:rPr>
            <w:rFonts w:hint="eastAsia" w:ascii="Times New Roman" w:hAnsi="Times New Roman" w:eastAsia="仿宋_GB2312" w:cs="Times New Roman"/>
            <w:color w:val="auto"/>
            <w:sz w:val="32"/>
            <w:szCs w:val="32"/>
            <w:highlight w:val="none"/>
            <w:lang w:val="en-US" w:eastAsia="zh-CN"/>
          </w:rPr>
          <w:t>物资总库</w:t>
        </w:r>
      </w:ins>
      <w:r>
        <w:rPr>
          <w:rFonts w:hint="default" w:ascii="Times New Roman" w:hAnsi="Times New Roman" w:eastAsia="仿宋_GB2312" w:cs="Times New Roman"/>
          <w:color w:val="auto"/>
          <w:sz w:val="32"/>
          <w:szCs w:val="32"/>
          <w:highlight w:val="none"/>
          <w:lang w:val="en-US" w:eastAsia="zh-CN"/>
        </w:rPr>
        <w:t>。实物在车辆段由本车辆段</w:t>
      </w:r>
      <w:ins w:id="17" w:author="王敬宇" w:date="2025-11-17T15:45:29Z">
        <w:bookmarkStart w:id="0" w:name="_GoBack"/>
        <w:bookmarkEnd w:id="0"/>
        <w:r>
          <w:rPr>
            <w:rFonts w:hint="eastAsia" w:ascii="Times New Roman" w:hAnsi="Times New Roman" w:eastAsia="仿宋_GB2312" w:cs="Times New Roman"/>
            <w:color w:val="auto"/>
            <w:sz w:val="32"/>
            <w:szCs w:val="32"/>
            <w:highlight w:val="none"/>
            <w:lang w:val="en-US" w:eastAsia="zh-CN"/>
          </w:rPr>
          <w:t>物资总库</w:t>
        </w:r>
      </w:ins>
      <w:r>
        <w:rPr>
          <w:rFonts w:hint="default" w:ascii="Times New Roman" w:hAnsi="Times New Roman" w:eastAsia="仿宋_GB2312" w:cs="Times New Roman"/>
          <w:color w:val="auto"/>
          <w:sz w:val="32"/>
          <w:szCs w:val="32"/>
          <w:highlight w:val="none"/>
          <w:lang w:val="en-US" w:eastAsia="zh-CN"/>
        </w:rPr>
        <w:t>接收，正线等其他区域及办公电脑统一由关陈</w:t>
      </w:r>
      <w:ins w:id="18" w:author="王敬宇" w:date="2025-11-17T15:45:34Z">
        <w:r>
          <w:rPr>
            <w:rFonts w:hint="eastAsia" w:ascii="Times New Roman" w:hAnsi="Times New Roman" w:eastAsia="仿宋_GB2312" w:cs="Times New Roman"/>
            <w:color w:val="auto"/>
            <w:sz w:val="32"/>
            <w:szCs w:val="32"/>
            <w:highlight w:val="none"/>
            <w:lang w:val="en-US" w:eastAsia="zh-CN"/>
          </w:rPr>
          <w:t>物资总库</w:t>
        </w:r>
      </w:ins>
      <w:r>
        <w:rPr>
          <w:rFonts w:hint="default" w:ascii="Times New Roman" w:hAnsi="Times New Roman" w:eastAsia="仿宋_GB2312" w:cs="Times New Roman"/>
          <w:color w:val="auto"/>
          <w:sz w:val="32"/>
          <w:szCs w:val="32"/>
          <w:highlight w:val="none"/>
          <w:lang w:val="en-US" w:eastAsia="zh-CN"/>
        </w:rPr>
        <w:t>接收，电脑存放于室内。</w:t>
      </w:r>
      <w:commentRangeStart w:id="4"/>
      <w:r>
        <w:rPr>
          <w:rFonts w:hint="default" w:ascii="Times New Roman" w:hAnsi="Times New Roman" w:eastAsia="仿宋_GB2312" w:cs="Times New Roman"/>
          <w:sz w:val="32"/>
          <w:szCs w:val="32"/>
          <w:lang w:val="en-US" w:eastAsia="zh-CN"/>
        </w:rPr>
        <w:t>产废中心</w:t>
      </w:r>
      <w:ins w:id="19" w:author="荆幸斌" w:date="2025-11-28T19:00:45Z">
        <w:r>
          <w:rPr>
            <w:rFonts w:hint="eastAsia" w:ascii="Times New Roman" w:hAnsi="Times New Roman" w:eastAsia="仿宋_GB2312" w:cs="Times New Roman"/>
            <w:sz w:val="32"/>
            <w:szCs w:val="32"/>
            <w:lang w:val="en-US" w:eastAsia="zh-CN"/>
          </w:rPr>
          <w:t>坚持</w:t>
        </w:r>
      </w:ins>
      <w:r>
        <w:rPr>
          <w:rFonts w:hint="default" w:ascii="Times New Roman" w:hAnsi="Times New Roman" w:eastAsia="仿宋_GB2312" w:cs="Times New Roman"/>
          <w:sz w:val="32"/>
          <w:szCs w:val="32"/>
          <w:lang w:val="en-US" w:eastAsia="zh-CN"/>
        </w:rPr>
        <w:t>要送到某个地点除外</w:t>
      </w:r>
      <w:commentRangeEnd w:id="4"/>
      <w:r>
        <w:commentReference w:id="4"/>
      </w:r>
      <w:r>
        <w:rPr>
          <w:rFonts w:hint="default" w:ascii="Times New Roman" w:hAnsi="Times New Roman" w:eastAsia="仿宋_GB2312" w:cs="Times New Roman"/>
          <w:sz w:val="32"/>
          <w:szCs w:val="32"/>
          <w:lang w:val="en-US" w:eastAsia="zh-CN"/>
        </w:rPr>
        <w:t>。</w:t>
      </w:r>
    </w:p>
    <w:p w14:paraId="6B5001E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w:t>
      </w:r>
      <w:commentRangeStart w:id="5"/>
      <w:r>
        <w:rPr>
          <w:rFonts w:hint="default" w:ascii="Times New Roman" w:hAnsi="Times New Roman" w:eastAsia="仿宋_GB2312" w:cs="Times New Roman"/>
          <w:color w:val="auto"/>
          <w:sz w:val="32"/>
          <w:szCs w:val="32"/>
          <w:highlight w:val="none"/>
          <w:lang w:val="en-US" w:eastAsia="zh-CN"/>
        </w:rPr>
        <w:t>各工班</w:t>
      </w:r>
      <w:ins w:id="20" w:author="荆幸斌" w:date="2025-11-28T19:01:51Z">
        <w:r>
          <w:rPr>
            <w:rFonts w:hint="eastAsia" w:ascii="Times New Roman" w:hAnsi="Times New Roman" w:eastAsia="仿宋_GB2312" w:cs="Times New Roman"/>
            <w:color w:val="auto"/>
            <w:sz w:val="32"/>
            <w:szCs w:val="32"/>
            <w:highlight w:val="none"/>
            <w:lang w:val="en-US" w:eastAsia="zh-CN"/>
          </w:rPr>
          <w:t>在</w:t>
        </w:r>
      </w:ins>
      <w:ins w:id="21" w:author="荆幸斌" w:date="2025-11-28T19:01:53Z">
        <w:r>
          <w:rPr>
            <w:rFonts w:hint="eastAsia" w:ascii="Times New Roman" w:hAnsi="Times New Roman" w:eastAsia="仿宋_GB2312" w:cs="Times New Roman"/>
            <w:color w:val="auto"/>
            <w:sz w:val="32"/>
            <w:szCs w:val="32"/>
            <w:highlight w:val="none"/>
            <w:lang w:val="en-US" w:eastAsia="zh-CN"/>
          </w:rPr>
          <w:t>OA</w:t>
        </w:r>
      </w:ins>
      <w:ins w:id="22" w:author="荆幸斌" w:date="2025-11-28T19:01:57Z">
        <w:r>
          <w:rPr>
            <w:rFonts w:hint="eastAsia" w:ascii="Times New Roman" w:hAnsi="Times New Roman" w:eastAsia="仿宋_GB2312" w:cs="Times New Roman"/>
            <w:color w:val="auto"/>
            <w:sz w:val="32"/>
            <w:szCs w:val="32"/>
            <w:highlight w:val="none"/>
            <w:lang w:val="en-US" w:eastAsia="zh-CN"/>
          </w:rPr>
          <w:t>中</w:t>
        </w:r>
      </w:ins>
      <w:r>
        <w:rPr>
          <w:rFonts w:hint="default" w:ascii="Times New Roman" w:hAnsi="Times New Roman" w:eastAsia="仿宋_GB2312" w:cs="Times New Roman"/>
          <w:color w:val="auto"/>
          <w:sz w:val="32"/>
          <w:szCs w:val="32"/>
          <w:highlight w:val="none"/>
          <w:lang w:val="en-US" w:eastAsia="zh-CN"/>
        </w:rPr>
        <w:t>收到报废物资接收通知后</w:t>
      </w:r>
      <w:commentRangeEnd w:id="5"/>
      <w:r>
        <w:commentReference w:id="5"/>
      </w:r>
      <w:r>
        <w:rPr>
          <w:rFonts w:hint="default"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000000"/>
          <w:sz w:val="32"/>
          <w:szCs w:val="32"/>
          <w:lang w:val="en-US" w:eastAsia="zh-CN"/>
        </w:rPr>
        <w:t>工班长当天在</w:t>
      </w:r>
      <w:commentRangeStart w:id="6"/>
      <w:r>
        <w:rPr>
          <w:rFonts w:hint="default" w:ascii="Times New Roman" w:hAnsi="Times New Roman" w:eastAsia="仿宋_GB2312" w:cs="Times New Roman"/>
          <w:color w:val="000000"/>
          <w:sz w:val="32"/>
          <w:szCs w:val="32"/>
          <w:lang w:val="en-US" w:eastAsia="zh-CN"/>
        </w:rPr>
        <w:t>WMS报废系统</w:t>
      </w:r>
      <w:commentRangeEnd w:id="6"/>
      <w:r>
        <w:commentReference w:id="6"/>
      </w:r>
      <w:r>
        <w:rPr>
          <w:rFonts w:hint="default" w:ascii="Times New Roman" w:hAnsi="Times New Roman" w:eastAsia="仿宋_GB2312" w:cs="Times New Roman"/>
          <w:color w:val="000000"/>
          <w:sz w:val="32"/>
          <w:szCs w:val="32"/>
          <w:lang w:val="en-US" w:eastAsia="zh-CN"/>
        </w:rPr>
        <w:t>中完成任务分配</w:t>
      </w:r>
      <w:r>
        <w:rPr>
          <w:rFonts w:hint="default" w:ascii="Times New Roman" w:hAnsi="Times New Roman" w:eastAsia="仿宋_GB2312" w:cs="Times New Roman"/>
          <w:color w:val="auto"/>
          <w:sz w:val="32"/>
          <w:szCs w:val="32"/>
          <w:highlight w:val="none"/>
          <w:lang w:val="en-US" w:eastAsia="zh-CN"/>
        </w:rPr>
        <w:t>，并在5个工作日内完成接收工作</w:t>
      </w:r>
      <w:r>
        <w:rPr>
          <w:rFonts w:hint="default" w:ascii="Times New Roman" w:hAnsi="Times New Roman" w:eastAsia="仿宋_GB2312" w:cs="Times New Roman"/>
          <w:color w:val="000000"/>
          <w:sz w:val="32"/>
          <w:szCs w:val="32"/>
          <w:lang w:val="en-US" w:eastAsia="zh-CN"/>
        </w:rPr>
        <w:t>（交接电脑时还应参照OA审批中阿克选回复内容对应接收）</w:t>
      </w:r>
      <w:r>
        <w:rPr>
          <w:rFonts w:hint="default" w:ascii="Times New Roman" w:hAnsi="Times New Roman" w:eastAsia="仿宋_GB2312" w:cs="Times New Roman"/>
          <w:color w:val="auto"/>
          <w:sz w:val="32"/>
          <w:szCs w:val="32"/>
          <w:highlight w:val="none"/>
          <w:lang w:val="en-US" w:eastAsia="zh-CN"/>
        </w:rPr>
        <w:t>。</w:t>
      </w:r>
    </w:p>
    <w:p w14:paraId="5A85379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4.产废中心（部门）移交报废物资前须彻底去除</w:t>
      </w:r>
      <w:ins w:id="23" w:author="荆幸斌" w:date="2025-11-28T19:02:54Z">
        <w:r>
          <w:rPr>
            <w:rFonts w:hint="eastAsia" w:ascii="Times New Roman" w:hAnsi="Times New Roman" w:eastAsia="仿宋_GB2312" w:cs="Times New Roman"/>
            <w:color w:val="auto"/>
            <w:sz w:val="32"/>
            <w:szCs w:val="32"/>
            <w:highlight w:val="none"/>
            <w:lang w:val="en-US" w:eastAsia="zh-CN"/>
          </w:rPr>
          <w:t>地铁</w:t>
        </w:r>
      </w:ins>
      <w:commentRangeStart w:id="7"/>
      <w:r>
        <w:rPr>
          <w:rFonts w:hint="default" w:ascii="Times New Roman" w:hAnsi="Times New Roman" w:eastAsia="仿宋_GB2312" w:cs="Times New Roman"/>
          <w:color w:val="auto"/>
          <w:sz w:val="32"/>
          <w:szCs w:val="32"/>
          <w:highlight w:val="none"/>
          <w:lang w:val="en-US" w:eastAsia="zh-CN"/>
        </w:rPr>
        <w:t>公司标志</w:t>
      </w:r>
      <w:commentRangeEnd w:id="7"/>
      <w:r>
        <w:commentReference w:id="7"/>
      </w:r>
      <w:r>
        <w:rPr>
          <w:rFonts w:hint="default" w:ascii="Times New Roman" w:hAnsi="Times New Roman" w:eastAsia="仿宋_GB2312" w:cs="Times New Roman"/>
          <w:color w:val="auto"/>
          <w:sz w:val="32"/>
          <w:szCs w:val="32"/>
          <w:highlight w:val="none"/>
          <w:lang w:val="en-US" w:eastAsia="zh-CN"/>
        </w:rPr>
        <w:t>、有压力的灭火器等容器需泄压、自救式呼吸器需使用完毕、安全帽安全带等过期劳保用品需剪断做破坏处理，并对其进行包装便于交接实物，不同种类报废物资须单独包装，并在包装上标记报废物资名称</w:t>
      </w:r>
      <w:ins w:id="24" w:author="王敬宇" w:date="2025-11-17T16:09:23Z">
        <w:r>
          <w:rPr>
            <w:rFonts w:hint="eastAsia" w:ascii="Times New Roman" w:hAnsi="Times New Roman" w:eastAsia="仿宋_GB2312" w:cs="Times New Roman"/>
            <w:color w:val="auto"/>
            <w:sz w:val="32"/>
            <w:szCs w:val="32"/>
            <w:highlight w:val="none"/>
            <w:lang w:val="en-US" w:eastAsia="zh-CN"/>
          </w:rPr>
          <w:t>。</w:t>
        </w:r>
      </w:ins>
      <w:r>
        <w:rPr>
          <w:rFonts w:hint="default" w:ascii="Times New Roman" w:hAnsi="Times New Roman" w:eastAsia="仿宋_GB2312" w:cs="Times New Roman"/>
          <w:color w:val="auto"/>
          <w:sz w:val="32"/>
          <w:szCs w:val="32"/>
          <w:highlight w:val="none"/>
          <w:lang w:val="en-US" w:eastAsia="zh-CN"/>
        </w:rPr>
        <w:t>各工班在物资回收时对</w:t>
      </w:r>
      <w:ins w:id="25" w:author="王敬宇" w:date="2025-11-17T16:09:35Z">
        <w:r>
          <w:rPr>
            <w:rFonts w:hint="eastAsia" w:ascii="Times New Roman" w:hAnsi="Times New Roman" w:eastAsia="仿宋_GB2312" w:cs="Times New Roman"/>
            <w:color w:val="auto"/>
            <w:sz w:val="32"/>
            <w:szCs w:val="32"/>
            <w:highlight w:val="none"/>
            <w:lang w:val="en-US" w:eastAsia="zh-CN"/>
          </w:rPr>
          <w:t>上述</w:t>
        </w:r>
      </w:ins>
      <w:r>
        <w:rPr>
          <w:rFonts w:hint="default" w:ascii="Times New Roman" w:hAnsi="Times New Roman" w:eastAsia="仿宋_GB2312" w:cs="Times New Roman"/>
          <w:color w:val="auto"/>
          <w:sz w:val="32"/>
          <w:szCs w:val="32"/>
          <w:highlight w:val="none"/>
          <w:lang w:val="en-US" w:eastAsia="zh-CN"/>
        </w:rPr>
        <w:t>情况进行核实</w:t>
      </w:r>
      <w:ins w:id="26" w:author="王敬宇" w:date="2025-11-17T16:09:39Z">
        <w:r>
          <w:rPr>
            <w:rFonts w:hint="eastAsia" w:ascii="Times New Roman" w:hAnsi="Times New Roman" w:eastAsia="仿宋_GB2312" w:cs="Times New Roman"/>
            <w:color w:val="auto"/>
            <w:sz w:val="32"/>
            <w:szCs w:val="32"/>
            <w:highlight w:val="none"/>
            <w:lang w:val="en-US" w:eastAsia="zh-CN"/>
          </w:rPr>
          <w:t>，</w:t>
        </w:r>
      </w:ins>
      <w:r>
        <w:rPr>
          <w:rFonts w:hint="default" w:ascii="Times New Roman" w:hAnsi="Times New Roman" w:eastAsia="仿宋_GB2312" w:cs="Times New Roman"/>
          <w:color w:val="auto"/>
          <w:sz w:val="32"/>
          <w:szCs w:val="32"/>
          <w:highlight w:val="none"/>
          <w:lang w:val="en-US" w:eastAsia="zh-CN"/>
        </w:rPr>
        <w:t>若未按照要求进行核实接收，后期此项工作由接收工班负责办理。</w:t>
      </w:r>
    </w:p>
    <w:p w14:paraId="702FB7E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5.物资交接时，交接双方应共同核对报废物资数量（涉及到废铁屑及紧固件金属类、橡胶类等无法进行清点或者</w:t>
      </w:r>
      <w:r>
        <w:rPr>
          <w:rFonts w:hint="default" w:ascii="Times New Roman" w:hAnsi="Times New Roman" w:eastAsia="仿宋_GB2312" w:cs="Times New Roman"/>
          <w:sz w:val="32"/>
          <w:szCs w:val="32"/>
          <w:lang w:val="en-US" w:eastAsia="zh-CN"/>
        </w:rPr>
        <w:t>接收工班认为便于后续工作时</w:t>
      </w:r>
      <w:r>
        <w:rPr>
          <w:rFonts w:hint="default" w:ascii="Times New Roman" w:hAnsi="Times New Roman" w:eastAsia="仿宋_GB2312" w:cs="Times New Roman"/>
          <w:color w:val="auto"/>
          <w:sz w:val="32"/>
          <w:szCs w:val="32"/>
          <w:highlight w:val="none"/>
          <w:lang w:val="en-US" w:eastAsia="zh-CN"/>
        </w:rPr>
        <w:t>，须进行称重，</w:t>
      </w:r>
      <w:r>
        <w:rPr>
          <w:rFonts w:hint="default" w:ascii="Times New Roman" w:hAnsi="Times New Roman" w:eastAsia="仿宋_GB2312" w:cs="Times New Roman"/>
          <w:sz w:val="32"/>
          <w:szCs w:val="32"/>
          <w:lang w:val="en-US" w:eastAsia="zh-CN"/>
        </w:rPr>
        <w:t>重量信息在备注中写明</w:t>
      </w:r>
      <w:r>
        <w:rPr>
          <w:rFonts w:hint="default" w:ascii="Times New Roman" w:hAnsi="Times New Roman" w:eastAsia="仿宋_GB2312" w:cs="Times New Roman"/>
          <w:color w:val="auto"/>
          <w:sz w:val="32"/>
          <w:szCs w:val="32"/>
          <w:highlight w:val="none"/>
          <w:lang w:val="en-US" w:eastAsia="zh-CN"/>
        </w:rPr>
        <w:t>），清点无误后粘贴标签，标签应包含名称、资产编码或物资编码、规格型号、数量、线路、中心/部门、报废单号、接收日期等信息</w:t>
      </w:r>
      <w:del w:id="27" w:author="荆幸斌" w:date="2025-11-17T16:49:06Z">
        <w:r>
          <w:rPr>
            <w:rFonts w:hint="default" w:ascii="Times New Roman" w:hAnsi="Times New Roman" w:eastAsia="仿宋_GB2312" w:cs="Times New Roman"/>
            <w:color w:val="auto"/>
            <w:sz w:val="32"/>
            <w:szCs w:val="32"/>
            <w:highlight w:val="none"/>
            <w:lang w:val="en-US" w:eastAsia="zh-CN"/>
          </w:rPr>
          <w:delText>（</w:delText>
        </w:r>
      </w:del>
      <w:del w:id="28" w:author="荆幸斌" w:date="2025-11-17T16:49:05Z">
        <w:commentRangeStart w:id="8"/>
        <w:commentRangeStart w:id="9"/>
        <w:r>
          <w:rPr>
            <w:rFonts w:hint="default" w:ascii="Times New Roman" w:hAnsi="Times New Roman" w:eastAsia="仿宋_GB2312" w:cs="Times New Roman"/>
            <w:color w:val="auto"/>
            <w:sz w:val="32"/>
            <w:szCs w:val="32"/>
            <w:highlight w:val="none"/>
            <w:lang w:val="en-US" w:eastAsia="zh-CN"/>
          </w:rPr>
          <w:delText>见附件2</w:delText>
        </w:r>
        <w:commentRangeEnd w:id="8"/>
      </w:del>
      <w:del w:id="29" w:author="荆幸斌" w:date="2025-11-17T16:49:05Z">
        <w:r>
          <w:rPr/>
          <w:commentReference w:id="8"/>
        </w:r>
        <w:commentRangeEnd w:id="9"/>
      </w:del>
      <w:r>
        <w:commentReference w:id="9"/>
      </w:r>
      <w:r>
        <w:rPr>
          <w:rFonts w:hint="default" w:ascii="Times New Roman" w:hAnsi="Times New Roman" w:eastAsia="仿宋_GB2312" w:cs="Times New Roman"/>
          <w:color w:val="auto"/>
          <w:sz w:val="32"/>
          <w:szCs w:val="32"/>
          <w:highlight w:val="none"/>
          <w:lang w:val="en-US" w:eastAsia="zh-CN"/>
        </w:rPr>
        <w:t>。实物应按照表单顺序依次摆放。同时对于数量多于10件的报废物资需每样拿出1件样品单独依照表单顺序进行存放并粘贴标签，以便于评估。</w:t>
      </w:r>
      <w:r>
        <w:rPr>
          <w:rFonts w:hint="default" w:ascii="Times New Roman" w:hAnsi="Times New Roman" w:eastAsia="仿宋_GB2312" w:cs="Times New Roman"/>
          <w:sz w:val="32"/>
          <w:szCs w:val="32"/>
          <w:lang w:val="en-US" w:eastAsia="zh-CN"/>
        </w:rPr>
        <w:t>同时</w:t>
      </w:r>
      <w:commentRangeStart w:id="10"/>
      <w:commentRangeStart w:id="11"/>
      <w:r>
        <w:rPr>
          <w:rFonts w:hint="default" w:ascii="Times New Roman" w:hAnsi="Times New Roman" w:eastAsia="仿宋_GB2312" w:cs="Times New Roman"/>
          <w:sz w:val="32"/>
          <w:szCs w:val="32"/>
          <w:lang w:val="en-US" w:eastAsia="zh-CN"/>
        </w:rPr>
        <w:t>操作PDA完成WMS报废系统回收操作</w:t>
      </w:r>
      <w:commentRangeEnd w:id="10"/>
      <w:r>
        <w:commentReference w:id="10"/>
      </w:r>
      <w:commentRangeEnd w:id="11"/>
      <w:r>
        <w:commentReference w:id="11"/>
      </w:r>
      <w:ins w:id="30" w:author="荆幸斌" w:date="2025-11-28T19:26:42Z">
        <w:r>
          <w:rPr>
            <w:rFonts w:hint="eastAsia" w:ascii="Times New Roman" w:hAnsi="Times New Roman" w:eastAsia="仿宋_GB2312" w:cs="Times New Roman"/>
            <w:sz w:val="32"/>
            <w:szCs w:val="32"/>
            <w:lang w:val="en-US" w:eastAsia="zh-CN"/>
          </w:rPr>
          <w:t>（</w:t>
        </w:r>
      </w:ins>
      <w:ins w:id="31" w:author="荆幸斌" w:date="2025-11-28T19:26:48Z">
        <w:r>
          <w:rPr>
            <w:rFonts w:hint="eastAsia" w:ascii="Times New Roman" w:hAnsi="Times New Roman" w:eastAsia="仿宋_GB2312" w:cs="Times New Roman"/>
            <w:sz w:val="32"/>
            <w:szCs w:val="32"/>
            <w:lang w:val="en-US" w:eastAsia="zh-CN"/>
          </w:rPr>
          <w:t>操作</w:t>
        </w:r>
      </w:ins>
      <w:ins w:id="32" w:author="荆幸斌" w:date="2025-11-28T19:26:50Z">
        <w:r>
          <w:rPr>
            <w:rFonts w:hint="eastAsia" w:ascii="Times New Roman" w:hAnsi="Times New Roman" w:eastAsia="仿宋_GB2312" w:cs="Times New Roman"/>
            <w:sz w:val="32"/>
            <w:szCs w:val="32"/>
            <w:lang w:val="en-US" w:eastAsia="zh-CN"/>
          </w:rPr>
          <w:t>步骤</w:t>
        </w:r>
      </w:ins>
      <w:ins w:id="33" w:author="荆幸斌" w:date="2025-11-28T19:26:53Z">
        <w:r>
          <w:rPr>
            <w:rFonts w:hint="eastAsia" w:ascii="Times New Roman" w:hAnsi="Times New Roman" w:eastAsia="仿宋_GB2312" w:cs="Times New Roman"/>
            <w:sz w:val="32"/>
            <w:szCs w:val="32"/>
            <w:lang w:val="en-US" w:eastAsia="zh-CN"/>
          </w:rPr>
          <w:t>见</w:t>
        </w:r>
      </w:ins>
      <w:ins w:id="34" w:author="荆幸斌" w:date="2025-11-28T19:26:55Z">
        <w:r>
          <w:rPr>
            <w:rFonts w:hint="eastAsia" w:ascii="Times New Roman" w:hAnsi="Times New Roman" w:eastAsia="仿宋_GB2312" w:cs="Times New Roman"/>
            <w:sz w:val="32"/>
            <w:szCs w:val="32"/>
            <w:lang w:val="en-US" w:eastAsia="zh-CN"/>
          </w:rPr>
          <w:t>附件</w:t>
        </w:r>
      </w:ins>
      <w:ins w:id="35" w:author="荆幸斌" w:date="2025-11-28T19:26:56Z">
        <w:r>
          <w:rPr>
            <w:rFonts w:hint="eastAsia" w:ascii="Times New Roman" w:hAnsi="Times New Roman" w:eastAsia="仿宋_GB2312" w:cs="Times New Roman"/>
            <w:sz w:val="32"/>
            <w:szCs w:val="32"/>
            <w:lang w:val="en-US" w:eastAsia="zh-CN"/>
          </w:rPr>
          <w:t>1</w:t>
        </w:r>
      </w:ins>
      <w:ins w:id="36" w:author="荆幸斌" w:date="2025-11-28T19:26:42Z">
        <w:r>
          <w:rPr>
            <w:rFonts w:hint="eastAsia" w:ascii="Times New Roman" w:hAnsi="Times New Roman" w:eastAsia="仿宋_GB2312" w:cs="Times New Roman"/>
            <w:sz w:val="32"/>
            <w:szCs w:val="32"/>
            <w:lang w:val="en-US" w:eastAsia="zh-CN"/>
          </w:rPr>
          <w:t>）</w:t>
        </w:r>
      </w:ins>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color w:val="auto"/>
          <w:sz w:val="32"/>
          <w:szCs w:val="32"/>
          <w:highlight w:val="none"/>
          <w:lang w:val="en-US" w:eastAsia="zh-CN"/>
        </w:rPr>
        <w:t>回收存放地点按照“XX车辆段XX库”或者货位信息填写</w:t>
      </w:r>
      <w:r>
        <w:rPr>
          <w:rFonts w:hint="default" w:ascii="Times New Roman" w:hAnsi="Times New Roman" w:eastAsia="仿宋_GB2312" w:cs="Times New Roman"/>
          <w:sz w:val="32"/>
          <w:szCs w:val="32"/>
          <w:lang w:val="en-US" w:eastAsia="zh-CN"/>
        </w:rPr>
        <w:t>。</w:t>
      </w:r>
    </w:p>
    <w:p w14:paraId="1CF8956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6.报废物资应存放到各工班指定位置，若是超重超大超长不便搬运的物资或者因郑东工班位置有限无法存放，仍需存放在产废中心原位置的，须经科室经办</w:t>
      </w:r>
      <w:r>
        <w:rPr>
          <w:rFonts w:hint="default" w:ascii="Times New Roman" w:hAnsi="Times New Roman" w:eastAsia="仿宋_GB2312" w:cs="Times New Roman"/>
          <w:color w:val="000000"/>
          <w:sz w:val="32"/>
          <w:szCs w:val="32"/>
          <w:lang w:val="en-US" w:eastAsia="zh-CN"/>
        </w:rPr>
        <w:t>人</w:t>
      </w:r>
      <w:r>
        <w:rPr>
          <w:rFonts w:hint="default" w:ascii="Times New Roman" w:hAnsi="Times New Roman" w:eastAsia="仿宋_GB2312" w:cs="Times New Roman"/>
          <w:color w:val="auto"/>
          <w:sz w:val="32"/>
          <w:szCs w:val="32"/>
          <w:highlight w:val="none"/>
          <w:lang w:val="en-US" w:eastAsia="zh-CN"/>
        </w:rPr>
        <w:t>同意后，进行现场实物规格型号数量清点及核实是否按照堆放标准（</w:t>
      </w:r>
      <w:r>
        <w:rPr>
          <w:rFonts w:hint="default" w:ascii="Times New Roman" w:hAnsi="Times New Roman" w:eastAsia="仿宋_GB2312" w:cs="Times New Roman"/>
          <w:color w:val="000000"/>
          <w:sz w:val="32"/>
          <w:szCs w:val="32"/>
          <w:lang w:val="en-US" w:eastAsia="zh-CN"/>
        </w:rPr>
        <w:t>郑地铁运党政办〔2024〕66号郑州地铁集团有限公司运营分公司党政办公室关于明确废旧物资临时堆放标准的通知</w:t>
      </w:r>
      <w:r>
        <w:rPr>
          <w:rFonts w:hint="default" w:ascii="Times New Roman" w:hAnsi="Times New Roman" w:eastAsia="仿宋_GB2312" w:cs="Times New Roman"/>
          <w:color w:val="auto"/>
          <w:sz w:val="32"/>
          <w:szCs w:val="32"/>
          <w:highlight w:val="none"/>
          <w:lang w:val="en-US" w:eastAsia="zh-CN"/>
        </w:rPr>
        <w:t>）堆放（若堆放不符合要求，须督促产废中心整改完毕），粘贴标签，操作PDA完成WMS报废系统回收操作，回收存放地点按照“属地管理（XX车辆段XX楼XX房间）”填写，备注中按照“由XX中心XX科室具体负责其数量、质量等原有形态，配合后续评估工作及处置工作”填写。</w:t>
      </w:r>
    </w:p>
    <w:p w14:paraId="095DCB2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7.实物完成接收后，</w:t>
      </w:r>
      <w:r>
        <w:rPr>
          <w:rFonts w:hint="default" w:ascii="Times New Roman" w:hAnsi="Times New Roman" w:eastAsia="仿宋_GB2312" w:cs="Times New Roman"/>
          <w:color w:val="000000"/>
          <w:sz w:val="32"/>
          <w:szCs w:val="32"/>
          <w:lang w:val="en-US" w:eastAsia="zh-CN"/>
        </w:rPr>
        <w:t>工班长</w:t>
      </w:r>
      <w:ins w:id="37" w:author="荆幸斌" w:date="2025-11-28T19:22:09Z">
        <w:r>
          <w:rPr>
            <w:rFonts w:hint="eastAsia" w:ascii="Times New Roman" w:hAnsi="Times New Roman" w:eastAsia="仿宋_GB2312" w:cs="Times New Roman"/>
            <w:color w:val="000000"/>
            <w:sz w:val="32"/>
            <w:szCs w:val="32"/>
            <w:lang w:val="en-US" w:eastAsia="zh-CN"/>
          </w:rPr>
          <w:t>先</w:t>
        </w:r>
      </w:ins>
      <w:commentRangeStart w:id="12"/>
      <w:commentRangeStart w:id="13"/>
      <w:r>
        <w:rPr>
          <w:rFonts w:hint="default" w:ascii="Times New Roman" w:hAnsi="Times New Roman" w:eastAsia="仿宋_GB2312" w:cs="Times New Roman"/>
          <w:color w:val="000000"/>
          <w:sz w:val="32"/>
          <w:szCs w:val="32"/>
          <w:lang w:val="en-US" w:eastAsia="zh-CN"/>
        </w:rPr>
        <w:t>完成WMS报废系统接收情况确认</w:t>
      </w:r>
      <w:commentRangeEnd w:id="12"/>
      <w:r>
        <w:rPr>
          <w:rFonts w:ascii="Times New Roman" w:hAnsi="Times New Roman" w:eastAsia="仿宋_GB2312"/>
          <w:color w:val="000000"/>
          <w:sz w:val="32"/>
          <w:szCs w:val="32"/>
          <w:rPrChange w:id="38" w:author="荆幸斌" w:date="2025-11-28T19:21:57Z">
            <w:rPr/>
          </w:rPrChange>
        </w:rPr>
        <w:commentReference w:id="12"/>
      </w:r>
      <w:commentRangeEnd w:id="13"/>
      <w:r>
        <w:rPr>
          <w:rFonts w:ascii="Times New Roman" w:hAnsi="Times New Roman" w:eastAsia="仿宋_GB2312"/>
          <w:color w:val="000000"/>
          <w:sz w:val="32"/>
          <w:szCs w:val="32"/>
          <w:rPrChange w:id="39" w:author="荆幸斌" w:date="2025-11-28T19:21:57Z">
            <w:rPr/>
          </w:rPrChange>
        </w:rPr>
        <w:commentReference w:id="13"/>
      </w:r>
      <w:ins w:id="40" w:author="荆幸斌" w:date="2025-11-28T19:22:57Z">
        <w:r>
          <w:rPr>
            <w:rFonts w:hint="eastAsia" w:ascii="Times New Roman" w:hAnsi="Times New Roman" w:eastAsia="仿宋_GB2312" w:cs="Times New Roman"/>
            <w:color w:val="000000"/>
            <w:sz w:val="32"/>
            <w:szCs w:val="32"/>
            <w:lang w:val="en-US" w:eastAsia="zh-CN"/>
          </w:rPr>
          <w:t>（</w:t>
        </w:r>
      </w:ins>
      <w:ins w:id="41" w:author="荆幸斌" w:date="2025-11-28T19:23:05Z">
        <w:r>
          <w:rPr>
            <w:rFonts w:hint="eastAsia" w:ascii="Times New Roman" w:hAnsi="Times New Roman" w:eastAsia="仿宋_GB2312" w:cs="Times New Roman"/>
            <w:color w:val="000000"/>
            <w:sz w:val="32"/>
            <w:szCs w:val="32"/>
            <w:lang w:val="en-US" w:eastAsia="zh-CN"/>
          </w:rPr>
          <w:t>操作</w:t>
        </w:r>
      </w:ins>
      <w:ins w:id="42" w:author="荆幸斌" w:date="2025-11-28T19:23:09Z">
        <w:r>
          <w:rPr>
            <w:rFonts w:hint="eastAsia" w:ascii="Times New Roman" w:hAnsi="Times New Roman" w:eastAsia="仿宋_GB2312" w:cs="Times New Roman"/>
            <w:color w:val="000000"/>
            <w:sz w:val="32"/>
            <w:szCs w:val="32"/>
            <w:lang w:val="en-US" w:eastAsia="zh-CN"/>
          </w:rPr>
          <w:t>步骤</w:t>
        </w:r>
      </w:ins>
      <w:ins w:id="43" w:author="荆幸斌" w:date="2025-11-28T19:23:10Z">
        <w:r>
          <w:rPr>
            <w:rFonts w:hint="eastAsia" w:ascii="Times New Roman" w:hAnsi="Times New Roman" w:eastAsia="仿宋_GB2312" w:cs="Times New Roman"/>
            <w:color w:val="000000"/>
            <w:sz w:val="32"/>
            <w:szCs w:val="32"/>
            <w:lang w:val="en-US" w:eastAsia="zh-CN"/>
          </w:rPr>
          <w:t>见</w:t>
        </w:r>
      </w:ins>
      <w:ins w:id="44" w:author="荆幸斌" w:date="2025-11-28T19:23:11Z">
        <w:r>
          <w:rPr>
            <w:rFonts w:hint="eastAsia" w:ascii="Times New Roman" w:hAnsi="Times New Roman" w:eastAsia="仿宋_GB2312" w:cs="Times New Roman"/>
            <w:color w:val="000000"/>
            <w:sz w:val="32"/>
            <w:szCs w:val="32"/>
            <w:lang w:val="en-US" w:eastAsia="zh-CN"/>
          </w:rPr>
          <w:t>附件</w:t>
        </w:r>
      </w:ins>
      <w:ins w:id="45" w:author="荆幸斌" w:date="2025-11-28T19:23:31Z">
        <w:r>
          <w:rPr>
            <w:rFonts w:hint="eastAsia" w:ascii="Times New Roman" w:hAnsi="Times New Roman" w:eastAsia="仿宋_GB2312" w:cs="Times New Roman"/>
            <w:color w:val="000000"/>
            <w:sz w:val="32"/>
            <w:szCs w:val="32"/>
            <w:lang w:val="en-US" w:eastAsia="zh-CN"/>
          </w:rPr>
          <w:t>1</w:t>
        </w:r>
      </w:ins>
      <w:ins w:id="46" w:author="荆幸斌" w:date="2025-11-28T19:22:57Z">
        <w:r>
          <w:rPr>
            <w:rFonts w:hint="eastAsia" w:ascii="Times New Roman" w:hAnsi="Times New Roman" w:eastAsia="仿宋_GB2312" w:cs="Times New Roman"/>
            <w:color w:val="000000"/>
            <w:sz w:val="32"/>
            <w:szCs w:val="32"/>
            <w:lang w:val="en-US" w:eastAsia="zh-CN"/>
          </w:rPr>
          <w:t>）</w:t>
        </w:r>
      </w:ins>
      <w:ins w:id="47" w:author="荆幸斌" w:date="2025-11-28T19:22:13Z">
        <w:r>
          <w:rPr>
            <w:rFonts w:hint="eastAsia" w:ascii="Times New Roman" w:hAnsi="Times New Roman" w:eastAsia="仿宋_GB2312"/>
            <w:color w:val="000000"/>
            <w:sz w:val="32"/>
            <w:szCs w:val="32"/>
            <w:lang w:eastAsia="zh-CN"/>
          </w:rPr>
          <w:t>，</w:t>
        </w:r>
      </w:ins>
      <w:ins w:id="48" w:author="荆幸斌" w:date="2025-11-28T19:22:29Z">
        <w:r>
          <w:rPr>
            <w:rFonts w:hint="eastAsia" w:ascii="Times New Roman" w:hAnsi="Times New Roman" w:eastAsia="仿宋_GB2312"/>
            <w:color w:val="000000"/>
            <w:sz w:val="32"/>
            <w:szCs w:val="32"/>
            <w:lang w:val="en-US" w:eastAsia="zh-CN"/>
          </w:rPr>
          <w:t>后</w:t>
        </w:r>
      </w:ins>
      <w:del w:id="49" w:author="荆幸斌" w:date="2025-11-28T19:21:44Z">
        <w:r>
          <w:rPr>
            <w:rFonts w:hint="default" w:ascii="Times New Roman" w:hAnsi="Times New Roman" w:eastAsia="仿宋_GB2312" w:cs="Times New Roman"/>
            <w:color w:val="000000"/>
            <w:sz w:val="32"/>
            <w:szCs w:val="32"/>
            <w:lang w:val="en-US" w:eastAsia="zh-CN"/>
          </w:rPr>
          <w:delText>后</w:delText>
        </w:r>
      </w:del>
      <w:r>
        <w:rPr>
          <w:rFonts w:hint="default" w:ascii="Times New Roman" w:hAnsi="Times New Roman" w:eastAsia="仿宋_GB2312" w:cs="Times New Roman"/>
          <w:color w:val="000000"/>
          <w:sz w:val="32"/>
          <w:szCs w:val="32"/>
          <w:lang w:val="en-US" w:eastAsia="zh-CN"/>
        </w:rPr>
        <w:t>在OA单据中反馈接收情况</w:t>
      </w:r>
      <w:r>
        <w:rPr>
          <w:rFonts w:hint="default" w:ascii="Times New Roman" w:hAnsi="Times New Roman" w:eastAsia="仿宋_GB2312" w:cs="Times New Roman"/>
          <w:color w:val="auto"/>
          <w:sz w:val="32"/>
          <w:szCs w:val="32"/>
          <w:highlight w:val="none"/>
          <w:lang w:val="en-US" w:eastAsia="zh-CN"/>
        </w:rPr>
        <w:t>。</w:t>
      </w:r>
    </w:p>
    <w:p w14:paraId="25D9EED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8.</w:t>
      </w:r>
      <w:r>
        <w:rPr>
          <w:rFonts w:hint="default" w:ascii="Times New Roman" w:hAnsi="Times New Roman" w:eastAsia="仿宋_GB2312" w:cs="Times New Roman"/>
          <w:color w:val="000000"/>
          <w:sz w:val="32"/>
          <w:szCs w:val="32"/>
          <w:lang w:val="en-US" w:eastAsia="zh-CN"/>
        </w:rPr>
        <w:t>若产废中心（部门）经办人进行实物移交超出</w:t>
      </w:r>
      <w:ins w:id="50" w:author="荆幸斌" w:date="2025-11-17T16:51:20Z">
        <w:r>
          <w:rPr>
            <w:rFonts w:hint="eastAsia" w:ascii="Times New Roman" w:hAnsi="Times New Roman" w:eastAsia="仿宋_GB2312" w:cs="Times New Roman"/>
            <w:color w:val="000000"/>
            <w:sz w:val="32"/>
            <w:szCs w:val="32"/>
            <w:lang w:val="en-US" w:eastAsia="zh-CN"/>
          </w:rPr>
          <w:t>5个</w:t>
        </w:r>
      </w:ins>
      <w:ins w:id="51" w:author="荆幸斌" w:date="2025-11-17T16:51:21Z">
        <w:r>
          <w:rPr>
            <w:rFonts w:hint="eastAsia" w:ascii="Times New Roman" w:hAnsi="Times New Roman" w:eastAsia="仿宋_GB2312" w:cs="Times New Roman"/>
            <w:color w:val="000000"/>
            <w:sz w:val="32"/>
            <w:szCs w:val="32"/>
            <w:lang w:val="en-US" w:eastAsia="zh-CN"/>
          </w:rPr>
          <w:t>工作</w:t>
        </w:r>
      </w:ins>
      <w:ins w:id="52" w:author="荆幸斌" w:date="2025-11-17T16:51:22Z">
        <w:r>
          <w:rPr>
            <w:rFonts w:hint="eastAsia" w:ascii="Times New Roman" w:hAnsi="Times New Roman" w:eastAsia="仿宋_GB2312" w:cs="Times New Roman"/>
            <w:color w:val="000000"/>
            <w:sz w:val="32"/>
            <w:szCs w:val="32"/>
            <w:lang w:val="en-US" w:eastAsia="zh-CN"/>
          </w:rPr>
          <w:t>日</w:t>
        </w:r>
      </w:ins>
      <w:commentRangeStart w:id="14"/>
      <w:commentRangeStart w:id="15"/>
      <w:r>
        <w:commentReference w:id="14"/>
      </w:r>
      <w:commentRangeEnd w:id="14"/>
      <w:commentRangeEnd w:id="15"/>
      <w:r>
        <w:commentReference w:id="15"/>
      </w:r>
      <w:r>
        <w:rPr>
          <w:rFonts w:hint="default" w:ascii="Times New Roman" w:hAnsi="Times New Roman" w:eastAsia="仿宋_GB2312" w:cs="Times New Roman"/>
          <w:color w:val="000000"/>
          <w:sz w:val="32"/>
          <w:szCs w:val="32"/>
          <w:lang w:val="en-US" w:eastAsia="zh-CN"/>
        </w:rPr>
        <w:t>，工班长了解具体情况后及时将此情况进行记录并反馈至科室经办人处，作为对产废中心（部门）通报/考核依据</w:t>
      </w:r>
      <w:r>
        <w:rPr>
          <w:rFonts w:hint="default" w:ascii="Times New Roman" w:hAnsi="Times New Roman" w:eastAsia="仿宋_GB2312" w:cs="Times New Roman"/>
          <w:color w:val="auto"/>
          <w:sz w:val="32"/>
          <w:szCs w:val="32"/>
          <w:highlight w:val="none"/>
          <w:lang w:val="en-US" w:eastAsia="zh-CN"/>
        </w:rPr>
        <w:t>。</w:t>
      </w:r>
    </w:p>
    <w:p w14:paraId="074418A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9.各工班根据</w:t>
      </w:r>
      <w:r>
        <w:rPr>
          <w:rFonts w:hint="default" w:ascii="Times New Roman" w:hAnsi="Times New Roman" w:eastAsia="仿宋_GB2312" w:cs="Times New Roman"/>
          <w:sz w:val="32"/>
          <w:szCs w:val="32"/>
          <w:lang w:val="en-US" w:eastAsia="zh-CN"/>
        </w:rPr>
        <w:t>WMS报废系统的单据清单</w:t>
      </w:r>
      <w:r>
        <w:rPr>
          <w:rFonts w:hint="default" w:ascii="Times New Roman" w:hAnsi="Times New Roman" w:eastAsia="仿宋_GB2312" w:cs="Times New Roman"/>
          <w:color w:val="auto"/>
          <w:sz w:val="32"/>
          <w:szCs w:val="32"/>
          <w:highlight w:val="none"/>
          <w:lang w:val="en-US" w:eastAsia="zh-CN"/>
        </w:rPr>
        <w:t>，做好处置前报废物资存储保管工作</w:t>
      </w:r>
      <w:del w:id="53" w:author="荆幸斌" w:date="2025-11-28T19:55:31Z">
        <w:r>
          <w:rPr>
            <w:rFonts w:hint="default" w:ascii="Times New Roman" w:hAnsi="Times New Roman" w:eastAsia="仿宋_GB2312" w:cs="Times New Roman"/>
            <w:color w:val="auto"/>
            <w:sz w:val="32"/>
            <w:szCs w:val="32"/>
            <w:highlight w:val="none"/>
            <w:lang w:val="en-US" w:eastAsia="zh-CN"/>
          </w:rPr>
          <w:delText>。</w:delText>
        </w:r>
        <w:commentRangeStart w:id="16"/>
        <w:commentRangeStart w:id="17"/>
        <w:r>
          <w:rPr>
            <w:rFonts w:hint="default" w:ascii="Times New Roman" w:hAnsi="Times New Roman" w:eastAsia="仿宋_GB2312" w:cs="Times New Roman"/>
            <w:color w:val="auto"/>
            <w:sz w:val="32"/>
            <w:szCs w:val="32"/>
            <w:highlight w:val="none"/>
            <w:lang w:val="en-US" w:eastAsia="zh-CN"/>
          </w:rPr>
          <w:delText>报废物资按照仓储管理要求</w:delText>
        </w:r>
      </w:del>
      <w:del w:id="54" w:author="荆幸斌" w:date="2025-11-28T19:53:45Z">
        <w:r>
          <w:rPr>
            <w:rFonts w:hint="default" w:ascii="Times New Roman" w:hAnsi="Times New Roman" w:eastAsia="仿宋_GB2312" w:cs="Times New Roman"/>
            <w:color w:val="auto"/>
            <w:sz w:val="32"/>
            <w:szCs w:val="32"/>
            <w:highlight w:val="none"/>
            <w:lang w:val="en-US" w:eastAsia="zh-CN"/>
          </w:rPr>
          <w:delText>进行存</w:delText>
        </w:r>
      </w:del>
      <w:del w:id="55" w:author="荆幸斌" w:date="2025-11-28T19:53:46Z">
        <w:r>
          <w:rPr>
            <w:rFonts w:hint="default" w:ascii="Times New Roman" w:hAnsi="Times New Roman" w:eastAsia="仿宋_GB2312" w:cs="Times New Roman"/>
            <w:color w:val="auto"/>
            <w:sz w:val="32"/>
            <w:szCs w:val="32"/>
            <w:highlight w:val="none"/>
            <w:lang w:val="en-US" w:eastAsia="zh-CN"/>
          </w:rPr>
          <w:delText>储</w:delText>
        </w:r>
      </w:del>
      <w:r>
        <w:rPr>
          <w:rFonts w:hint="default" w:ascii="Times New Roman" w:hAnsi="Times New Roman" w:eastAsia="仿宋_GB2312" w:cs="Times New Roman"/>
          <w:color w:val="auto"/>
          <w:sz w:val="32"/>
          <w:szCs w:val="32"/>
          <w:highlight w:val="none"/>
          <w:lang w:val="en-US" w:eastAsia="zh-CN"/>
        </w:rPr>
        <w:t>。</w:t>
      </w:r>
      <w:commentRangeEnd w:id="16"/>
      <w:r>
        <w:commentReference w:id="16"/>
      </w:r>
      <w:commentRangeEnd w:id="17"/>
      <w:r>
        <w:commentReference w:id="17"/>
      </w:r>
    </w:p>
    <w:p w14:paraId="7904A53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10.科室经办人收到工班长及申请人OA反馈的接收情况后，1</w:t>
      </w:r>
      <w:r>
        <w:rPr>
          <w:rFonts w:hint="default" w:ascii="Times New Roman" w:hAnsi="Times New Roman" w:eastAsia="仿宋_GB2312" w:cs="Times New Roman"/>
          <w:color w:val="auto"/>
          <w:sz w:val="32"/>
          <w:szCs w:val="32"/>
          <w:highlight w:val="none"/>
        </w:rPr>
        <w:t>个工作</w:t>
      </w:r>
      <w:r>
        <w:rPr>
          <w:rFonts w:hint="default" w:ascii="Times New Roman" w:hAnsi="Times New Roman" w:eastAsia="仿宋_GB2312" w:cs="Times New Roman"/>
          <w:color w:val="auto"/>
          <w:sz w:val="32"/>
          <w:szCs w:val="32"/>
          <w:highlight w:val="none"/>
          <w:lang w:val="en-US" w:eastAsia="zh-CN"/>
        </w:rPr>
        <w:t>日</w:t>
      </w:r>
      <w:r>
        <w:rPr>
          <w:rFonts w:hint="default" w:ascii="Times New Roman" w:hAnsi="Times New Roman" w:eastAsia="仿宋_GB2312" w:cs="Times New Roman"/>
          <w:color w:val="auto"/>
          <w:sz w:val="32"/>
          <w:szCs w:val="32"/>
          <w:highlight w:val="none"/>
        </w:rPr>
        <w:t>内完成</w:t>
      </w:r>
      <w:r>
        <w:rPr>
          <w:rFonts w:hint="default" w:ascii="Times New Roman" w:hAnsi="Times New Roman" w:eastAsia="仿宋_GB2312" w:cs="Times New Roman"/>
          <w:sz w:val="32"/>
          <w:szCs w:val="32"/>
          <w:lang w:val="en-US" w:eastAsia="zh-CN"/>
        </w:rPr>
        <w:t>WMS报废系统回收信息确认，</w:t>
      </w:r>
      <w:r>
        <w:rPr>
          <w:rFonts w:hint="default" w:ascii="Times New Roman" w:hAnsi="Times New Roman" w:eastAsia="仿宋_GB2312" w:cs="Times New Roman"/>
          <w:color w:val="auto"/>
          <w:sz w:val="32"/>
          <w:szCs w:val="32"/>
          <w:highlight w:val="none"/>
          <w:lang w:val="en-US" w:eastAsia="zh-CN"/>
        </w:rPr>
        <w:t>同时报废单据审批至下一环节。</w:t>
      </w:r>
    </w:p>
    <w:p w14:paraId="7F945C4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sz w:val="32"/>
          <w:szCs w:val="32"/>
          <w:lang w:val="en-US" w:eastAsia="zh-CN"/>
        </w:rPr>
        <w:t>11.在实物回收过程中，产废中心（部门）经办人必须按照清单内容进行移交实物，工班接收人员注意清单内容不允许修改。</w:t>
      </w:r>
    </w:p>
    <w:p w14:paraId="510AB2A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default" w:ascii="Times New Roman" w:hAnsi="Times New Roman" w:eastAsia="黑体" w:cs="Times New Roman"/>
          <w:color w:val="auto"/>
          <w:sz w:val="32"/>
          <w:szCs w:val="32"/>
          <w:highlight w:val="none"/>
          <w:lang w:val="en-US"/>
        </w:rPr>
      </w:pPr>
      <w:r>
        <w:rPr>
          <w:rFonts w:hint="default" w:ascii="Times New Roman" w:hAnsi="Times New Roman" w:eastAsia="黑体" w:cs="Times New Roman"/>
          <w:color w:val="auto"/>
          <w:sz w:val="32"/>
          <w:szCs w:val="32"/>
          <w:highlight w:val="none"/>
          <w:lang w:val="en-US" w:eastAsia="zh-CN"/>
        </w:rPr>
        <w:t>二</w:t>
      </w:r>
      <w:r>
        <w:rPr>
          <w:rFonts w:hint="default" w:ascii="Times New Roman" w:hAnsi="Times New Roman" w:eastAsia="黑体" w:cs="Times New Roman"/>
          <w:color w:val="auto"/>
          <w:sz w:val="32"/>
          <w:szCs w:val="32"/>
          <w:highlight w:val="none"/>
        </w:rPr>
        <w:t>、</w:t>
      </w:r>
      <w:r>
        <w:rPr>
          <w:rFonts w:hint="default" w:ascii="Times New Roman" w:hAnsi="Times New Roman" w:eastAsia="黑体" w:cs="Times New Roman"/>
          <w:color w:val="auto"/>
          <w:sz w:val="32"/>
          <w:szCs w:val="32"/>
          <w:highlight w:val="none"/>
          <w:lang w:val="en-US" w:eastAsia="zh-CN"/>
        </w:rPr>
        <w:t>督促上会、配合评估及处置流程及要求</w:t>
      </w:r>
    </w:p>
    <w:p w14:paraId="2887463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1.科室经办人每季度第</w:t>
      </w:r>
      <w:r>
        <w:rPr>
          <w:rFonts w:hint="eastAsia"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lang w:val="en-US" w:eastAsia="zh-CN"/>
        </w:rPr>
        <w:t>个月10日前（若报废物资集中且量大，及时发送）发工联单至财务部，催促其对已报废完成但未上会清单进行上会和实物评估。并在总台账中进行标记批次信息。</w:t>
      </w:r>
    </w:p>
    <w:p w14:paraId="7560FDC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2.财务反馈上会批复文件至科室经办人处，科室经办人整理文件内容至处置合同文件夹中。</w:t>
      </w:r>
    </w:p>
    <w:p w14:paraId="3C3634C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3.科室经办人和财务经办人核对评估清单，待财务确定现场评估计划后，科室经办人将现场评估清单及评估计划在“危废、废旧钉钉群”中进行发布。</w:t>
      </w:r>
    </w:p>
    <w:p w14:paraId="017EAFD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4.各工班根据清单及评估计划，在评估单位进场评估之前准备好经过计量检测状态良好的称重设备。经过评估的实物，各工班应按照清单将实物和其他批次实物进行区分确保能够快速找到现场实物，避免现场踏勘及处置拉货时出现错误。</w:t>
      </w:r>
    </w:p>
    <w:p w14:paraId="77C7E27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5.现场评估的过程中，各工班人员应能够快速找到待评估物资，若遇特殊情况，联系工班长、财务经办人或科室经办人现场解决问题。若未完成评估工作，各工班自行按照评估单位要求提供相应数据、照片等信息。</w:t>
      </w:r>
    </w:p>
    <w:p w14:paraId="2B3B398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6.评估过程中若评估单位要求对评估信息记录表进行签字，各工班经办人员签字后，扫描放入网盘（路径：物资部/物资调配室/资产管理组/报废物资台账/XX工班/评估记录表）。</w:t>
      </w:r>
    </w:p>
    <w:p w14:paraId="67B3AFB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7.科室经办人收到财务部发送的集团会议纪要及评估报告后，开展处置招采工作。科室经办人向各工班发送待处置清单，清单核对实物无误且实物进行物理</w:t>
      </w:r>
      <w:r>
        <w:rPr>
          <w:rFonts w:hint="default" w:ascii="Times New Roman" w:hAnsi="Times New Roman" w:eastAsia="仿宋_GB2312" w:cs="Times New Roman"/>
          <w:sz w:val="32"/>
          <w:szCs w:val="32"/>
          <w:lang w:val="en-US" w:eastAsia="zh-CN"/>
        </w:rPr>
        <w:t>隔离</w:t>
      </w:r>
      <w:r>
        <w:rPr>
          <w:rFonts w:hint="default" w:ascii="Times New Roman" w:hAnsi="Times New Roman" w:eastAsia="仿宋_GB2312" w:cs="Times New Roman"/>
          <w:color w:val="auto"/>
          <w:sz w:val="32"/>
          <w:szCs w:val="32"/>
          <w:highlight w:val="none"/>
          <w:lang w:val="en-US" w:eastAsia="zh-CN"/>
        </w:rPr>
        <w:t>后各工班编制处置交接表。同时各工班对待处置清单对应实物进行拍照（</w:t>
      </w:r>
      <w:r>
        <w:rPr>
          <w:rFonts w:hint="eastAsia"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rPr>
        <w:t>个区域的</w:t>
      </w:r>
      <w:r>
        <w:rPr>
          <w:rFonts w:hint="default" w:ascii="Times New Roman" w:hAnsi="Times New Roman" w:eastAsia="仿宋_GB2312" w:cs="Times New Roman"/>
          <w:color w:val="auto"/>
          <w:sz w:val="32"/>
          <w:szCs w:val="32"/>
          <w:highlight w:val="none"/>
          <w:lang w:val="en-US" w:eastAsia="zh-CN"/>
        </w:rPr>
        <w:t>物资</w:t>
      </w:r>
      <w:r>
        <w:rPr>
          <w:rFonts w:hint="default" w:ascii="Times New Roman" w:hAnsi="Times New Roman" w:eastAsia="仿宋_GB2312" w:cs="Times New Roman"/>
          <w:color w:val="auto"/>
          <w:sz w:val="32"/>
          <w:szCs w:val="32"/>
          <w:highlight w:val="none"/>
        </w:rPr>
        <w:t>拍</w:t>
      </w:r>
      <w:r>
        <w:rPr>
          <w:rFonts w:hint="eastAsia" w:ascii="Times New Roman" w:hAnsi="Times New Roman" w:eastAsia="仿宋_GB2312" w:cs="Times New Roman"/>
          <w:color w:val="auto"/>
          <w:sz w:val="32"/>
          <w:szCs w:val="32"/>
          <w:highlight w:val="none"/>
          <w:lang w:eastAsia="zh-CN"/>
        </w:rPr>
        <w:t>1</w:t>
      </w:r>
      <w:r>
        <w:rPr>
          <w:rFonts w:hint="default" w:ascii="Times New Roman" w:hAnsi="Times New Roman" w:eastAsia="仿宋_GB2312" w:cs="Times New Roman"/>
          <w:color w:val="auto"/>
          <w:sz w:val="32"/>
          <w:szCs w:val="32"/>
          <w:highlight w:val="none"/>
        </w:rPr>
        <w:t>组照片，</w:t>
      </w:r>
      <w:r>
        <w:rPr>
          <w:rFonts w:hint="eastAsia"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lang w:val="en-US" w:eastAsia="zh-CN"/>
        </w:rPr>
        <w:t>组</w:t>
      </w:r>
      <w:r>
        <w:rPr>
          <w:rFonts w:hint="eastAsia" w:ascii="Times New Roman" w:hAnsi="Times New Roman" w:eastAsia="仿宋_GB2312" w:cs="Times New Roman"/>
          <w:color w:val="auto"/>
          <w:sz w:val="32"/>
          <w:szCs w:val="32"/>
          <w:highlight w:val="none"/>
          <w:lang w:val="en-US" w:eastAsia="zh-CN"/>
        </w:rPr>
        <w:t>2</w:t>
      </w:r>
      <w:r>
        <w:rPr>
          <w:rFonts w:hint="default" w:ascii="Times New Roman" w:hAnsi="Times New Roman" w:eastAsia="仿宋_GB2312" w:cs="Times New Roman"/>
          <w:color w:val="auto"/>
          <w:sz w:val="32"/>
          <w:szCs w:val="32"/>
          <w:highlight w:val="none"/>
          <w:lang w:val="en-US" w:eastAsia="zh-CN"/>
        </w:rPr>
        <w:t>张，</w:t>
      </w:r>
      <w:r>
        <w:rPr>
          <w:rFonts w:hint="eastAsia"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rPr>
        <w:t>张正面照，</w:t>
      </w:r>
      <w:r>
        <w:rPr>
          <w:rFonts w:hint="eastAsia"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rPr>
        <w:t>张侧面照</w:t>
      </w:r>
      <w:r>
        <w:rPr>
          <w:rFonts w:hint="default" w:ascii="Times New Roman" w:hAnsi="Times New Roman" w:eastAsia="仿宋_GB2312" w:cs="Times New Roman"/>
          <w:color w:val="auto"/>
          <w:sz w:val="32"/>
          <w:szCs w:val="32"/>
          <w:highlight w:val="none"/>
          <w:lang w:val="en-US" w:eastAsia="zh-CN"/>
        </w:rPr>
        <w:t>），发送至科室经办人处。</w:t>
      </w:r>
    </w:p>
    <w:p w14:paraId="60008F8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8.合同签订、货款收到后，</w:t>
      </w:r>
      <w:r>
        <w:rPr>
          <w:rFonts w:hint="default" w:ascii="Times New Roman" w:hAnsi="Times New Roman" w:eastAsia="仿宋_GB2312" w:cs="Times New Roman"/>
          <w:sz w:val="32"/>
          <w:szCs w:val="32"/>
          <w:lang w:val="en-US" w:eastAsia="zh-CN"/>
        </w:rPr>
        <w:t>科室经办人在WMS报废系统中生成处置单，工班长当日进行任务分配，各工班收到处置单据后按照计划进行实物交割</w:t>
      </w:r>
      <w:r>
        <w:rPr>
          <w:rFonts w:hint="default" w:ascii="Times New Roman" w:hAnsi="Times New Roman" w:eastAsia="仿宋_GB2312" w:cs="Times New Roman"/>
          <w:color w:val="auto"/>
          <w:sz w:val="32"/>
          <w:szCs w:val="32"/>
          <w:highlight w:val="none"/>
          <w:lang w:val="en-US" w:eastAsia="zh-CN"/>
        </w:rPr>
        <w:t>。</w:t>
      </w:r>
    </w:p>
    <w:p w14:paraId="25B9C20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9.实物交接时，各工班应按照仓库管理要求，对处置单位人员进行安全交底，签署《外来人员安全告知书》和信息登记等。若使用特种设备作业或者进行吊装作业，各工班应进行相关流程审批，审批流程应提前发起，审批通过后核对特种作业人员信息无误方能进入段厂。作业区域应按照安全管理要求进行有效防护。</w:t>
      </w:r>
    </w:p>
    <w:p w14:paraId="10129F5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10.处置单位人员需穿戴荧光衣、安全帽等做好劳动防护，工班人员做好安全交底。工班人员2名（属地管理物资由工班人员1名和生产中心人员1名）和处置单位人员共同核对实物数量，核对无误后，</w:t>
      </w:r>
      <w:r>
        <w:rPr>
          <w:rFonts w:hint="default" w:ascii="Times New Roman" w:hAnsi="Times New Roman" w:eastAsia="仿宋_GB2312" w:cs="Times New Roman"/>
          <w:color w:val="000000"/>
          <w:sz w:val="32"/>
          <w:szCs w:val="32"/>
          <w:lang w:val="en-US" w:eastAsia="zh-CN"/>
        </w:rPr>
        <w:t>在PDA上签字确认</w:t>
      </w:r>
      <w:r>
        <w:rPr>
          <w:rFonts w:hint="default" w:ascii="Times New Roman" w:hAnsi="Times New Roman" w:eastAsia="仿宋_GB2312" w:cs="Times New Roman"/>
          <w:color w:val="auto"/>
          <w:sz w:val="32"/>
          <w:szCs w:val="32"/>
          <w:highlight w:val="none"/>
          <w:lang w:val="en-US" w:eastAsia="zh-CN"/>
        </w:rPr>
        <w:t>。</w:t>
      </w:r>
    </w:p>
    <w:p w14:paraId="4296A7C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11.处置过程中，各工班需拍摄带水印的不少于3张照片（处置前安全交底照片、处置中装车照片及处置后装车照片）及时发至钉钉工作群中。</w:t>
      </w:r>
    </w:p>
    <w:p w14:paraId="4A9310F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12.处置交接表在PDA上签署后，进行实物装车。在装车过程中工班人员须全程监控，切勿出现错拉、多拉情况。</w:t>
      </w:r>
    </w:p>
    <w:p w14:paraId="2E556D5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13.实物交接完毕后，1个工作日内工班长在WMS报废系统中完成确认。</w:t>
      </w:r>
    </w:p>
    <w:p w14:paraId="151AF8B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14.科室经办人根据WMS报废系统处置交接表进行发票开具、收款、总台账更新、终止合同等相关工作，最后完成整个合同的资料整理归档。</w:t>
      </w:r>
    </w:p>
    <w:p w14:paraId="409049A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default" w:ascii="Times New Roman" w:hAnsi="Times New Roman" w:eastAsia="黑体" w:cs="Times New Roman"/>
          <w:color w:val="auto"/>
          <w:sz w:val="32"/>
          <w:szCs w:val="32"/>
          <w:highlight w:val="none"/>
          <w:lang w:val="en-US" w:eastAsia="zh-CN"/>
        </w:rPr>
      </w:pPr>
      <w:r>
        <w:rPr>
          <w:rFonts w:hint="default" w:ascii="Times New Roman" w:hAnsi="Times New Roman" w:eastAsia="黑体" w:cs="Times New Roman"/>
          <w:color w:val="auto"/>
          <w:sz w:val="32"/>
          <w:szCs w:val="32"/>
          <w:highlight w:val="none"/>
          <w:lang w:val="en-US" w:eastAsia="zh-CN"/>
        </w:rPr>
        <w:t>三、</w:t>
      </w:r>
      <w:r>
        <w:rPr>
          <w:rFonts w:hint="default" w:ascii="Times New Roman" w:hAnsi="Times New Roman" w:eastAsia="黑体" w:cs="Times New Roman"/>
          <w:color w:val="auto"/>
          <w:sz w:val="32"/>
          <w:szCs w:val="32"/>
          <w:highlight w:val="none"/>
        </w:rPr>
        <w:t>现场踏勘</w:t>
      </w:r>
      <w:r>
        <w:rPr>
          <w:rFonts w:hint="default" w:ascii="Times New Roman" w:hAnsi="Times New Roman" w:eastAsia="黑体" w:cs="Times New Roman"/>
          <w:color w:val="auto"/>
          <w:sz w:val="32"/>
          <w:szCs w:val="32"/>
          <w:highlight w:val="none"/>
          <w:lang w:val="en-US" w:eastAsia="zh-CN"/>
        </w:rPr>
        <w:t>组织要求</w:t>
      </w:r>
    </w:p>
    <w:p w14:paraId="550AC00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1"/>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color w:val="auto"/>
          <w:sz w:val="32"/>
          <w:szCs w:val="32"/>
          <w:highlight w:val="none"/>
          <w:lang w:val="en-US" w:eastAsia="zh-CN"/>
        </w:rPr>
        <w:t>（一）</w:t>
      </w:r>
      <w:r>
        <w:rPr>
          <w:rFonts w:hint="eastAsia" w:ascii="楷体_GB2312" w:hAnsi="楷体_GB2312" w:eastAsia="楷体_GB2312" w:cs="楷体_GB2312"/>
          <w:sz w:val="32"/>
          <w:szCs w:val="32"/>
          <w:lang w:val="en-US" w:eastAsia="zh-CN"/>
        </w:rPr>
        <w:t>发布现场踏勘须知</w:t>
      </w:r>
    </w:p>
    <w:p w14:paraId="14A1EA4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意向回收处置单位现场踏勘时，需遵守以下内容。此内容由科室经办人在公告中公布。</w:t>
      </w:r>
    </w:p>
    <w:p w14:paraId="21A53CB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1.为保障各意向受让方顺利有序到现场踏勘，同时维护转让方生产、生活正常秩序，特制订本须知。 </w:t>
      </w:r>
    </w:p>
    <w:p w14:paraId="1CA3ABA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2.意向受让方按照公告要求准备现场踏勘所需资料、身份证。 </w:t>
      </w:r>
    </w:p>
    <w:p w14:paraId="6937A3D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现场踏勘人员为企业法人的，需提交营业执照复印件（加盖公章）、法人证明文件；为企业代理人的，需提交营业执照复印件（加盖公章）、法人证明文件和授权委托书</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附件</w:t>
      </w:r>
      <w:ins w:id="56" w:author="荆幸斌" w:date="2025-11-28T19:58:46Z">
        <w:r>
          <w:rPr>
            <w:rFonts w:hint="eastAsia" w:ascii="Times New Roman" w:hAnsi="Times New Roman" w:eastAsia="仿宋_GB2312" w:cs="Times New Roman"/>
            <w:sz w:val="32"/>
            <w:szCs w:val="32"/>
            <w:lang w:val="en-US" w:eastAsia="zh-CN"/>
          </w:rPr>
          <w:t>2</w:t>
        </w:r>
      </w:ins>
      <w:del w:id="57" w:author="荆幸斌" w:date="2025-11-28T19:57:45Z">
        <w:r>
          <w:rPr>
            <w:rFonts w:hint="default" w:ascii="Times New Roman" w:hAnsi="Times New Roman" w:eastAsia="仿宋_GB2312" w:cs="Times New Roman"/>
            <w:sz w:val="32"/>
            <w:szCs w:val="32"/>
            <w:lang w:val="en-US" w:eastAsia="zh-CN"/>
          </w:rPr>
          <w:delText>3</w:delText>
        </w:r>
      </w:del>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 xml:space="preserve">；为自然人的，需提交身份证复印件（签字按手印）。 </w:t>
      </w:r>
    </w:p>
    <w:p w14:paraId="24ADF19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3.踏勘时须遵守现场要求，按照现场指导人员安排的时间、地点和顺序进行踏勘。不得以踏勘为名，拆解或破坏设备、建/构筑物形态，更不得夹带任何现场物资出场。 </w:t>
      </w:r>
    </w:p>
    <w:p w14:paraId="5A7E95A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4.踏勘时须服从现场人员的指导和陪同，禁止脱离现场指导人员视线范围，私自进入其它场所或空间，否则造成的一切后果由意向受让方自行承担。 </w:t>
      </w:r>
    </w:p>
    <w:p w14:paraId="0AE7127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5.踏勘时须遵守转让方管理的各项规定，禁止与转让方其他人员发生任何矛盾和纠纷，造成的一切后果由意向受让方自行承担。 </w:t>
      </w:r>
    </w:p>
    <w:p w14:paraId="79AAD24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6.现场踏勘仅提供标的物静态展示，不提供标的物功能演示。 </w:t>
      </w:r>
    </w:p>
    <w:p w14:paraId="0395B4F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7.踏勘现场严禁抽烟，不得酒后进入踏勘现场。需要戴安全帽或其它防护措施才能进入的场所，必须严格遵守相关安全规章制度。 </w:t>
      </w:r>
    </w:p>
    <w:p w14:paraId="3AAE437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8.意向受让方踏勘现场时，若有拍摄需求，必须经踏勘组织方同意。未经批准私自拍摄的，踏勘组织方有权删除拍摄内容；造成不良影响和后果的，意向受让方承担相应的法律责任。 </w:t>
      </w:r>
    </w:p>
    <w:p w14:paraId="0ED590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9.意向受让方必须遵守分配的踏勘时间，并在安排的时间内前往踏勘。意向受让方现场踏勘人数1人。 </w:t>
      </w:r>
    </w:p>
    <w:p w14:paraId="612570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10.意向受让方对现场踏勘了解的情况负有保密义务。</w:t>
      </w:r>
    </w:p>
    <w:p w14:paraId="561D64A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11.具体踏勘时间、地点公告发布后确定。</w:t>
      </w:r>
    </w:p>
    <w:p w14:paraId="5B734A6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1"/>
        <w:rPr>
          <w:rFonts w:hint="default" w:ascii="楷体_GB2312" w:hAnsi="楷体_GB2312" w:eastAsia="楷体_GB2312" w:cs="楷体_GB2312"/>
          <w:color w:val="auto"/>
          <w:sz w:val="32"/>
          <w:szCs w:val="32"/>
          <w:highlight w:val="none"/>
          <w:lang w:val="en-US" w:eastAsia="zh-CN"/>
        </w:rPr>
      </w:pPr>
      <w:r>
        <w:rPr>
          <w:rFonts w:hint="default" w:ascii="楷体_GB2312" w:hAnsi="楷体_GB2312" w:eastAsia="楷体_GB2312" w:cs="楷体_GB2312"/>
          <w:color w:val="auto"/>
          <w:sz w:val="32"/>
          <w:szCs w:val="32"/>
          <w:highlight w:val="none"/>
          <w:lang w:val="en-US" w:eastAsia="zh-CN"/>
        </w:rPr>
        <w:t>（二）确定踏勘时间、地点</w:t>
      </w:r>
    </w:p>
    <w:p w14:paraId="62AF34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1.公告发布之后，科室经办人确定具体踏勘时间（一般为公示期的倒数第</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lang w:val="en-US" w:eastAsia="zh-CN"/>
        </w:rPr>
        <w:t>天），确定</w:t>
      </w:r>
      <w:r>
        <w:rPr>
          <w:rFonts w:hint="eastAsia" w:ascii="Times New Roman" w:hAnsi="Times New Roman" w:eastAsia="仿宋_GB2312" w:cs="Times New Roman"/>
          <w:sz w:val="32"/>
          <w:szCs w:val="32"/>
          <w:lang w:val="en-US" w:eastAsia="zh-CN"/>
        </w:rPr>
        <w:t>集合</w:t>
      </w:r>
      <w:r>
        <w:rPr>
          <w:rFonts w:hint="default" w:ascii="Times New Roman" w:hAnsi="Times New Roman" w:eastAsia="仿宋_GB2312" w:cs="Times New Roman"/>
          <w:sz w:val="32"/>
          <w:szCs w:val="32"/>
          <w:lang w:val="en-US" w:eastAsia="zh-CN"/>
        </w:rPr>
        <w:t>地点（一般为存放物资最多的关陈车辆段），并同时发</w:t>
      </w:r>
      <w:r>
        <w:rPr>
          <w:rFonts w:hint="eastAsia" w:ascii="Times New Roman" w:hAnsi="Times New Roman" w:eastAsia="仿宋_GB2312" w:cs="Times New Roman"/>
          <w:sz w:val="32"/>
          <w:szCs w:val="32"/>
          <w:lang w:val="en-US" w:eastAsia="zh-CN"/>
        </w:rPr>
        <w:t>至</w:t>
      </w:r>
      <w:r>
        <w:rPr>
          <w:rFonts w:hint="default" w:ascii="Times New Roman" w:hAnsi="Times New Roman" w:eastAsia="仿宋_GB2312" w:cs="Times New Roman"/>
          <w:sz w:val="32"/>
          <w:szCs w:val="32"/>
          <w:lang w:val="en-US" w:eastAsia="zh-CN"/>
        </w:rPr>
        <w:t>涉及工班长。</w:t>
      </w:r>
    </w:p>
    <w:p w14:paraId="06DD484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2.科室经办人制作微信“问卷星”二维码。</w:t>
      </w:r>
    </w:p>
    <w:p w14:paraId="5097785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3.科室经办人向意向回收处置单位人员发二维码登记，发送踏勘时间、</w:t>
      </w:r>
      <w:r>
        <w:rPr>
          <w:rFonts w:hint="eastAsia" w:ascii="Times New Roman" w:hAnsi="Times New Roman" w:eastAsia="仿宋_GB2312" w:cs="Times New Roman"/>
          <w:sz w:val="32"/>
          <w:szCs w:val="32"/>
          <w:lang w:val="en-US" w:eastAsia="zh-CN"/>
        </w:rPr>
        <w:t>集合</w:t>
      </w:r>
      <w:r>
        <w:rPr>
          <w:rFonts w:hint="default" w:ascii="Times New Roman" w:hAnsi="Times New Roman" w:eastAsia="仿宋_GB2312" w:cs="Times New Roman"/>
          <w:sz w:val="32"/>
          <w:szCs w:val="32"/>
          <w:lang w:val="en-US" w:eastAsia="zh-CN"/>
        </w:rPr>
        <w:t>地点。</w:t>
      </w:r>
    </w:p>
    <w:p w14:paraId="6E585C0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4.科室经办人在踏勘前半天，导出微信“问卷星”登记信息，发踏勘</w:t>
      </w:r>
      <w:r>
        <w:rPr>
          <w:rFonts w:hint="eastAsia" w:ascii="Times New Roman" w:hAnsi="Times New Roman" w:eastAsia="仿宋_GB2312" w:cs="Times New Roman"/>
          <w:sz w:val="32"/>
          <w:szCs w:val="32"/>
          <w:lang w:val="en-US" w:eastAsia="zh-CN"/>
        </w:rPr>
        <w:t>集合车辆段</w:t>
      </w:r>
      <w:r>
        <w:rPr>
          <w:rFonts w:hint="default" w:ascii="Times New Roman" w:hAnsi="Times New Roman" w:eastAsia="仿宋_GB2312" w:cs="Times New Roman"/>
          <w:sz w:val="32"/>
          <w:szCs w:val="32"/>
          <w:lang w:val="en-US" w:eastAsia="zh-CN"/>
        </w:rPr>
        <w:t>的工班长。</w:t>
      </w:r>
    </w:p>
    <w:p w14:paraId="19D44D4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1"/>
        <w:rPr>
          <w:rFonts w:hint="default" w:ascii="楷体_GB2312" w:hAnsi="楷体_GB2312" w:eastAsia="楷体_GB2312" w:cs="楷体_GB2312"/>
          <w:color w:val="auto"/>
          <w:sz w:val="32"/>
          <w:szCs w:val="32"/>
          <w:highlight w:val="none"/>
          <w:lang w:val="en-US" w:eastAsia="zh-CN"/>
        </w:rPr>
      </w:pPr>
      <w:r>
        <w:rPr>
          <w:rFonts w:hint="default" w:ascii="楷体_GB2312" w:hAnsi="楷体_GB2312" w:eastAsia="楷体_GB2312" w:cs="楷体_GB2312"/>
          <w:color w:val="auto"/>
          <w:sz w:val="32"/>
          <w:szCs w:val="32"/>
          <w:highlight w:val="none"/>
          <w:lang w:val="en-US" w:eastAsia="zh-CN"/>
        </w:rPr>
        <w:t>（三）工班准备工作</w:t>
      </w:r>
    </w:p>
    <w:p w14:paraId="6385366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1.涉及工班长在收到踏勘时间至踏勘前</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lang w:val="en-US" w:eastAsia="zh-CN"/>
        </w:rPr>
        <w:t>天，再次确认待处置物资是否已经进行物理隔离，和其他实物是否分开。（此项工作在现场评估时已进行要求，旨在防止现场踏勘及后续拉货时物资丢失）</w:t>
      </w:r>
      <w:r>
        <w:rPr>
          <w:rFonts w:hint="eastAsia" w:ascii="Times New Roman" w:hAnsi="Times New Roman" w:eastAsia="仿宋_GB2312" w:cs="Times New Roman"/>
          <w:sz w:val="32"/>
          <w:szCs w:val="32"/>
          <w:lang w:val="en-US" w:eastAsia="zh-CN"/>
        </w:rPr>
        <w:t>。</w:t>
      </w:r>
    </w:p>
    <w:p w14:paraId="3638B66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2.涉及工班长收到科室经办人发送的回收处置单位登记信息，在踏勘之前制作完成《现场踏勘签到表》并打印（预留空白表格以备未登记人员手工登记）</w:t>
      </w:r>
      <w:r>
        <w:rPr>
          <w:rFonts w:hint="eastAsia" w:ascii="Times New Roman" w:hAnsi="Times New Roman" w:eastAsia="仿宋_GB2312" w:cs="Times New Roman"/>
          <w:sz w:val="32"/>
          <w:szCs w:val="32"/>
          <w:lang w:val="en-US" w:eastAsia="zh-CN"/>
        </w:rPr>
        <w:t>，同时准备好视频记录仪</w:t>
      </w:r>
      <w:r>
        <w:rPr>
          <w:rFonts w:hint="default" w:ascii="Times New Roman" w:hAnsi="Times New Roman" w:eastAsia="仿宋_GB2312" w:cs="Times New Roman"/>
          <w:sz w:val="32"/>
          <w:szCs w:val="32"/>
          <w:lang w:val="en-US" w:eastAsia="zh-CN"/>
        </w:rPr>
        <w:t>。</w:t>
      </w:r>
    </w:p>
    <w:p w14:paraId="66F5E00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3.涉及工班长应根据待处置物资现场存放情况，提前了解段场管理登记要求、规划踏勘行走线路、人员分工、预想可能出现的风险，并采取相应避免措施。若需要其他工班人员支持，提前向主任汇报协调人员</w:t>
      </w:r>
      <w:r>
        <w:rPr>
          <w:rFonts w:hint="default" w:ascii="Times New Roman" w:hAnsi="Times New Roman" w:eastAsia="仿宋_GB2312" w:cs="Times New Roman"/>
          <w:color w:val="auto"/>
          <w:sz w:val="32"/>
          <w:szCs w:val="32"/>
          <w:lang w:val="en-US" w:eastAsia="zh-CN"/>
        </w:rPr>
        <w:t>。（此内容需各工班结合各自段场管理要求及报废物资存放具体情况进行细化）</w:t>
      </w:r>
      <w:r>
        <w:rPr>
          <w:rFonts w:hint="eastAsia" w:ascii="Times New Roman" w:hAnsi="Times New Roman" w:eastAsia="仿宋_GB2312" w:cs="Times New Roman"/>
          <w:color w:val="auto"/>
          <w:sz w:val="32"/>
          <w:szCs w:val="32"/>
          <w:lang w:val="en-US" w:eastAsia="zh-CN"/>
        </w:rPr>
        <w:t>。</w:t>
      </w:r>
    </w:p>
    <w:p w14:paraId="5506610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1"/>
        <w:rPr>
          <w:rFonts w:hint="default" w:ascii="楷体_GB2312" w:hAnsi="楷体_GB2312" w:eastAsia="楷体_GB2312" w:cs="楷体_GB2312"/>
          <w:color w:val="auto"/>
          <w:sz w:val="32"/>
          <w:szCs w:val="32"/>
          <w:highlight w:val="none"/>
          <w:lang w:val="en-US" w:eastAsia="zh-CN"/>
        </w:rPr>
      </w:pPr>
      <w:r>
        <w:rPr>
          <w:rFonts w:hint="default" w:ascii="楷体_GB2312" w:hAnsi="楷体_GB2312" w:eastAsia="楷体_GB2312" w:cs="楷体_GB2312"/>
          <w:color w:val="auto"/>
          <w:sz w:val="32"/>
          <w:szCs w:val="32"/>
          <w:highlight w:val="none"/>
          <w:lang w:val="en-US" w:eastAsia="zh-CN"/>
        </w:rPr>
        <w:t>（四）组织现场踏勘</w:t>
      </w:r>
    </w:p>
    <w:p w14:paraId="20F957D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1.涉及工班长安排现场踏勘工作。</w:t>
      </w:r>
    </w:p>
    <w:p w14:paraId="4D1F563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2.涉及工班长携带《现场踏勘签到表》（附件</w:t>
      </w:r>
      <w:ins w:id="58" w:author="荆幸斌" w:date="2025-11-28T19:58:52Z">
        <w:r>
          <w:rPr>
            <w:rFonts w:hint="eastAsia" w:ascii="Times New Roman" w:hAnsi="Times New Roman" w:eastAsia="仿宋_GB2312" w:cs="Times New Roman"/>
            <w:sz w:val="32"/>
            <w:szCs w:val="32"/>
            <w:lang w:val="en-US" w:eastAsia="zh-CN"/>
          </w:rPr>
          <w:t>3</w:t>
        </w:r>
      </w:ins>
      <w:del w:id="59" w:author="荆幸斌" w:date="2025-11-28T19:57:51Z">
        <w:r>
          <w:rPr>
            <w:rFonts w:hint="default" w:ascii="Times New Roman" w:hAnsi="Times New Roman" w:eastAsia="仿宋_GB2312" w:cs="Times New Roman"/>
            <w:sz w:val="32"/>
            <w:szCs w:val="32"/>
            <w:lang w:val="en-US" w:eastAsia="zh-CN"/>
          </w:rPr>
          <w:delText>4</w:delText>
        </w:r>
      </w:del>
      <w:r>
        <w:rPr>
          <w:rFonts w:hint="default" w:ascii="Times New Roman" w:hAnsi="Times New Roman" w:eastAsia="仿宋_GB2312" w:cs="Times New Roman"/>
          <w:sz w:val="32"/>
          <w:szCs w:val="32"/>
          <w:lang w:val="en-US" w:eastAsia="zh-CN"/>
        </w:rPr>
        <w:t>）在踏勘当天提前</w:t>
      </w:r>
      <w:r>
        <w:rPr>
          <w:rFonts w:hint="eastAsia"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lang w:val="en-US" w:eastAsia="zh-CN"/>
        </w:rPr>
        <w:t>分钟到达集合地点，和科室经办人共同对踏勘人员信息进行登记，接收踏勘资料。</w:t>
      </w:r>
    </w:p>
    <w:p w14:paraId="012BDB2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3.涉及工班长在登记完毕踏勘信息后，按照段场管理要求组织踏勘人员进入段场区域。</w:t>
      </w:r>
    </w:p>
    <w:p w14:paraId="4CB7E9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4.涉及工班长在踏勘人员进入报废物资存放区域前须保证现场监控人员到位</w:t>
      </w:r>
      <w:r>
        <w:rPr>
          <w:rFonts w:hint="eastAsia" w:ascii="Times New Roman" w:hAnsi="Times New Roman" w:eastAsia="仿宋_GB2312" w:cs="Times New Roman"/>
          <w:sz w:val="32"/>
          <w:szCs w:val="32"/>
          <w:lang w:val="en-US" w:eastAsia="zh-CN"/>
        </w:rPr>
        <w:t>（至少有1名人员佩戴视频记录仪）</w:t>
      </w:r>
      <w:r>
        <w:rPr>
          <w:rFonts w:hint="default" w:ascii="Times New Roman" w:hAnsi="Times New Roman" w:eastAsia="仿宋_GB2312" w:cs="Times New Roman"/>
          <w:sz w:val="32"/>
          <w:szCs w:val="32"/>
          <w:lang w:val="en-US" w:eastAsia="zh-CN"/>
        </w:rPr>
        <w:t>，告知踏勘人员进入存放区域注意事项。准备工作做好后，进入存放区域，按照规划线路行进，严防物资丢失。及时锁闭存放区域大门。</w:t>
      </w:r>
    </w:p>
    <w:p w14:paraId="528AFAD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5.不允许对待报废物资进行拆除、带走。</w:t>
      </w:r>
    </w:p>
    <w:p w14:paraId="39C7BDE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sz w:val="32"/>
          <w:szCs w:val="32"/>
          <w:lang w:val="en-US" w:eastAsia="zh-CN"/>
        </w:rPr>
        <w:t>6.现场探勘完毕，工班人员在钉钉群中反馈“XX车辆段踏勘完毕，预计XX：XX到达XX车辆段XX门，请XX工班做好准备”。</w:t>
      </w:r>
    </w:p>
    <w:p w14:paraId="6E63848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default" w:ascii="Times New Roman" w:hAnsi="Times New Roman" w:eastAsia="黑体" w:cs="Times New Roman"/>
          <w:color w:val="auto"/>
          <w:sz w:val="32"/>
          <w:szCs w:val="32"/>
          <w:highlight w:val="none"/>
          <w:lang w:val="en-US" w:eastAsia="zh-CN"/>
        </w:rPr>
      </w:pPr>
      <w:r>
        <w:rPr>
          <w:rFonts w:hint="default" w:ascii="Times New Roman" w:hAnsi="Times New Roman" w:eastAsia="黑体" w:cs="Times New Roman"/>
          <w:color w:val="auto"/>
          <w:sz w:val="32"/>
          <w:szCs w:val="32"/>
          <w:highlight w:val="none"/>
          <w:lang w:val="en-US" w:eastAsia="zh-CN"/>
        </w:rPr>
        <w:t>四</w:t>
      </w:r>
      <w:r>
        <w:rPr>
          <w:rFonts w:hint="default" w:ascii="Times New Roman" w:hAnsi="Times New Roman" w:eastAsia="黑体" w:cs="Times New Roman"/>
          <w:color w:val="auto"/>
          <w:sz w:val="32"/>
          <w:szCs w:val="32"/>
          <w:highlight w:val="none"/>
        </w:rPr>
        <w:t>、</w:t>
      </w:r>
      <w:r>
        <w:rPr>
          <w:rFonts w:hint="default" w:ascii="Times New Roman" w:hAnsi="Times New Roman" w:eastAsia="黑体" w:cs="Times New Roman"/>
          <w:color w:val="auto"/>
          <w:sz w:val="32"/>
          <w:szCs w:val="32"/>
          <w:highlight w:val="none"/>
          <w:lang w:val="en-US" w:eastAsia="zh-CN"/>
        </w:rPr>
        <w:t>外来设备现场作业管理要求</w:t>
      </w:r>
    </w:p>
    <w:p w14:paraId="5B5FC6F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1"/>
        <w:rPr>
          <w:ins w:id="60" w:author="荆幸斌" w:date="2025-11-28T19:09:08Z"/>
          <w:rFonts w:hint="default" w:ascii="Times New Roman" w:hAnsi="Times New Roman" w:eastAsia="楷体_GB2312" w:cs="Times New Roman"/>
          <w:color w:val="auto"/>
          <w:sz w:val="32"/>
          <w:szCs w:val="32"/>
          <w:highlight w:val="none"/>
          <w:lang w:val="en-US" w:eastAsia="zh-CN"/>
        </w:rPr>
      </w:pPr>
      <w:ins w:id="61" w:author="荆幸斌" w:date="2025-11-28T19:09:25Z">
        <w:r>
          <w:rPr>
            <w:rFonts w:hint="eastAsia" w:ascii="Times New Roman" w:hAnsi="Times New Roman" w:eastAsia="楷体_GB2312" w:cs="Times New Roman"/>
            <w:color w:val="auto"/>
            <w:sz w:val="32"/>
            <w:szCs w:val="32"/>
            <w:highlight w:val="none"/>
            <w:lang w:val="en-US" w:eastAsia="zh-CN"/>
          </w:rPr>
          <w:t>外来</w:t>
        </w:r>
      </w:ins>
      <w:ins w:id="62" w:author="荆幸斌" w:date="2025-11-28T19:09:28Z">
        <w:r>
          <w:rPr>
            <w:rFonts w:hint="eastAsia" w:ascii="Times New Roman" w:hAnsi="Times New Roman" w:eastAsia="楷体_GB2312" w:cs="Times New Roman"/>
            <w:color w:val="auto"/>
            <w:sz w:val="32"/>
            <w:szCs w:val="32"/>
            <w:highlight w:val="none"/>
            <w:lang w:val="en-US" w:eastAsia="zh-CN"/>
          </w:rPr>
          <w:t>设备</w:t>
        </w:r>
      </w:ins>
      <w:ins w:id="63" w:author="荆幸斌" w:date="2025-11-28T19:09:32Z">
        <w:r>
          <w:rPr>
            <w:rFonts w:hint="eastAsia" w:ascii="Times New Roman" w:hAnsi="Times New Roman" w:eastAsia="楷体_GB2312" w:cs="Times New Roman"/>
            <w:color w:val="auto"/>
            <w:sz w:val="32"/>
            <w:szCs w:val="32"/>
            <w:highlight w:val="none"/>
            <w:lang w:val="en-US" w:eastAsia="zh-CN"/>
          </w:rPr>
          <w:t>现场</w:t>
        </w:r>
      </w:ins>
      <w:ins w:id="64" w:author="荆幸斌" w:date="2025-11-28T19:09:33Z">
        <w:r>
          <w:rPr>
            <w:rFonts w:hint="eastAsia" w:ascii="Times New Roman" w:hAnsi="Times New Roman" w:eastAsia="楷体_GB2312" w:cs="Times New Roman"/>
            <w:color w:val="auto"/>
            <w:sz w:val="32"/>
            <w:szCs w:val="32"/>
            <w:highlight w:val="none"/>
            <w:lang w:val="en-US" w:eastAsia="zh-CN"/>
          </w:rPr>
          <w:t>作业</w:t>
        </w:r>
      </w:ins>
      <w:ins w:id="65" w:author="荆幸斌" w:date="2025-11-28T19:09:39Z">
        <w:r>
          <w:rPr>
            <w:rFonts w:hint="eastAsia" w:ascii="Times New Roman" w:hAnsi="Times New Roman" w:eastAsia="楷体_GB2312" w:cs="Times New Roman"/>
            <w:color w:val="auto"/>
            <w:sz w:val="32"/>
            <w:szCs w:val="32"/>
            <w:highlight w:val="none"/>
            <w:lang w:val="en-US" w:eastAsia="zh-CN"/>
          </w:rPr>
          <w:t>时</w:t>
        </w:r>
      </w:ins>
      <w:ins w:id="66" w:author="荆幸斌" w:date="2025-11-28T19:09:40Z">
        <w:r>
          <w:rPr>
            <w:rFonts w:hint="eastAsia" w:ascii="Times New Roman" w:hAnsi="Times New Roman" w:eastAsia="楷体_GB2312" w:cs="Times New Roman"/>
            <w:color w:val="auto"/>
            <w:sz w:val="32"/>
            <w:szCs w:val="32"/>
            <w:highlight w:val="none"/>
            <w:lang w:val="en-US" w:eastAsia="zh-CN"/>
          </w:rPr>
          <w:t>，</w:t>
        </w:r>
      </w:ins>
      <w:ins w:id="67" w:author="荆幸斌" w:date="2025-11-28T19:09:45Z">
        <w:r>
          <w:rPr>
            <w:rFonts w:hint="eastAsia" w:ascii="Times New Roman" w:hAnsi="Times New Roman" w:eastAsia="楷体_GB2312" w:cs="Times New Roman"/>
            <w:color w:val="auto"/>
            <w:sz w:val="32"/>
            <w:szCs w:val="32"/>
            <w:highlight w:val="none"/>
            <w:lang w:val="en-US" w:eastAsia="zh-CN"/>
          </w:rPr>
          <w:t>各工班</w:t>
        </w:r>
      </w:ins>
      <w:ins w:id="68" w:author="荆幸斌" w:date="2025-11-28T19:09:49Z">
        <w:r>
          <w:rPr>
            <w:rFonts w:hint="eastAsia" w:ascii="Times New Roman" w:hAnsi="Times New Roman" w:eastAsia="楷体_GB2312" w:cs="Times New Roman"/>
            <w:color w:val="auto"/>
            <w:sz w:val="32"/>
            <w:szCs w:val="32"/>
            <w:highlight w:val="none"/>
            <w:lang w:val="en-US" w:eastAsia="zh-CN"/>
          </w:rPr>
          <w:t>需提前</w:t>
        </w:r>
      </w:ins>
      <w:ins w:id="69" w:author="荆幸斌" w:date="2025-11-28T19:09:51Z">
        <w:r>
          <w:rPr>
            <w:rFonts w:hint="eastAsia" w:ascii="Times New Roman" w:hAnsi="Times New Roman" w:eastAsia="楷体_GB2312" w:cs="Times New Roman"/>
            <w:color w:val="auto"/>
            <w:sz w:val="32"/>
            <w:szCs w:val="32"/>
            <w:highlight w:val="none"/>
            <w:lang w:val="en-US" w:eastAsia="zh-CN"/>
          </w:rPr>
          <w:t>对接</w:t>
        </w:r>
      </w:ins>
      <w:ins w:id="70" w:author="荆幸斌" w:date="2025-11-28T19:09:58Z">
        <w:r>
          <w:rPr>
            <w:rFonts w:hint="eastAsia" w:ascii="Times New Roman" w:hAnsi="Times New Roman" w:eastAsia="楷体_GB2312" w:cs="Times New Roman"/>
            <w:color w:val="auto"/>
            <w:sz w:val="32"/>
            <w:szCs w:val="32"/>
            <w:highlight w:val="none"/>
            <w:lang w:val="en-US" w:eastAsia="zh-CN"/>
          </w:rPr>
          <w:t>外来</w:t>
        </w:r>
      </w:ins>
      <w:ins w:id="71" w:author="荆幸斌" w:date="2025-11-28T19:10:00Z">
        <w:r>
          <w:rPr>
            <w:rFonts w:hint="eastAsia" w:ascii="Times New Roman" w:hAnsi="Times New Roman" w:eastAsia="楷体_GB2312" w:cs="Times New Roman"/>
            <w:color w:val="auto"/>
            <w:sz w:val="32"/>
            <w:szCs w:val="32"/>
            <w:highlight w:val="none"/>
            <w:lang w:val="en-US" w:eastAsia="zh-CN"/>
          </w:rPr>
          <w:t>作业</w:t>
        </w:r>
      </w:ins>
      <w:ins w:id="72" w:author="荆幸斌" w:date="2025-11-28T19:10:01Z">
        <w:r>
          <w:rPr>
            <w:rFonts w:hint="eastAsia" w:ascii="Times New Roman" w:hAnsi="Times New Roman" w:eastAsia="楷体_GB2312" w:cs="Times New Roman"/>
            <w:color w:val="auto"/>
            <w:sz w:val="32"/>
            <w:szCs w:val="32"/>
            <w:highlight w:val="none"/>
            <w:lang w:val="en-US" w:eastAsia="zh-CN"/>
          </w:rPr>
          <w:t>单位</w:t>
        </w:r>
      </w:ins>
      <w:ins w:id="73" w:author="荆幸斌" w:date="2025-11-28T19:10:28Z">
        <w:r>
          <w:rPr>
            <w:rFonts w:hint="eastAsia" w:ascii="Times New Roman" w:hAnsi="Times New Roman" w:eastAsia="楷体_GB2312" w:cs="Times New Roman"/>
            <w:color w:val="auto"/>
            <w:sz w:val="32"/>
            <w:szCs w:val="32"/>
            <w:highlight w:val="none"/>
            <w:lang w:val="en-US" w:eastAsia="zh-CN"/>
          </w:rPr>
          <w:t>，</w:t>
        </w:r>
      </w:ins>
      <w:ins w:id="74" w:author="荆幸斌" w:date="2025-11-28T19:10:30Z">
        <w:r>
          <w:rPr>
            <w:rFonts w:hint="eastAsia" w:ascii="Times New Roman" w:hAnsi="Times New Roman" w:eastAsia="楷体_GB2312" w:cs="Times New Roman"/>
            <w:color w:val="auto"/>
            <w:sz w:val="32"/>
            <w:szCs w:val="32"/>
            <w:highlight w:val="none"/>
            <w:lang w:val="en-US" w:eastAsia="zh-CN"/>
          </w:rPr>
          <w:t>由</w:t>
        </w:r>
      </w:ins>
      <w:ins w:id="75" w:author="荆幸斌" w:date="2025-11-28T19:10:32Z">
        <w:r>
          <w:rPr>
            <w:rFonts w:hint="eastAsia" w:ascii="Times New Roman" w:hAnsi="Times New Roman" w:eastAsia="楷体_GB2312" w:cs="Times New Roman"/>
            <w:color w:val="auto"/>
            <w:sz w:val="32"/>
            <w:szCs w:val="32"/>
            <w:highlight w:val="none"/>
            <w:lang w:val="en-US" w:eastAsia="zh-CN"/>
          </w:rPr>
          <w:t>其</w:t>
        </w:r>
      </w:ins>
      <w:ins w:id="76" w:author="荆幸斌" w:date="2025-11-28T19:10:35Z">
        <w:r>
          <w:rPr>
            <w:rFonts w:hint="eastAsia" w:ascii="Times New Roman" w:hAnsi="Times New Roman" w:eastAsia="楷体_GB2312" w:cs="Times New Roman"/>
            <w:color w:val="auto"/>
            <w:sz w:val="32"/>
            <w:szCs w:val="32"/>
            <w:highlight w:val="none"/>
            <w:lang w:val="en-US" w:eastAsia="zh-CN"/>
          </w:rPr>
          <w:t>提供</w:t>
        </w:r>
      </w:ins>
      <w:ins w:id="77" w:author="荆幸斌" w:date="2025-11-28T19:10:41Z">
        <w:r>
          <w:rPr>
            <w:rFonts w:hint="eastAsia" w:ascii="Times New Roman" w:hAnsi="Times New Roman" w:eastAsia="楷体_GB2312" w:cs="Times New Roman"/>
            <w:color w:val="auto"/>
            <w:sz w:val="32"/>
            <w:szCs w:val="32"/>
            <w:highlight w:val="none"/>
            <w:lang w:val="en-US" w:eastAsia="zh-CN"/>
          </w:rPr>
          <w:t>进</w:t>
        </w:r>
      </w:ins>
      <w:ins w:id="78" w:author="荆幸斌" w:date="2025-11-28T19:12:26Z">
        <w:r>
          <w:rPr>
            <w:rFonts w:hint="eastAsia" w:ascii="Times New Roman" w:hAnsi="Times New Roman" w:eastAsia="楷体_GB2312" w:cs="Times New Roman"/>
            <w:color w:val="auto"/>
            <w:sz w:val="32"/>
            <w:szCs w:val="32"/>
            <w:highlight w:val="none"/>
            <w:lang w:val="en-US" w:eastAsia="zh-CN"/>
          </w:rPr>
          <w:t>场</w:t>
        </w:r>
      </w:ins>
      <w:ins w:id="79" w:author="荆幸斌" w:date="2025-11-28T19:10:52Z">
        <w:r>
          <w:rPr>
            <w:rFonts w:hint="eastAsia" w:ascii="Times New Roman" w:hAnsi="Times New Roman" w:eastAsia="楷体_GB2312" w:cs="Times New Roman"/>
            <w:color w:val="auto"/>
            <w:sz w:val="32"/>
            <w:szCs w:val="32"/>
            <w:highlight w:val="none"/>
            <w:lang w:val="en-US" w:eastAsia="zh-CN"/>
          </w:rPr>
          <w:t>所需</w:t>
        </w:r>
      </w:ins>
      <w:ins w:id="80" w:author="荆幸斌" w:date="2025-11-28T19:10:54Z">
        <w:r>
          <w:rPr>
            <w:rFonts w:hint="eastAsia" w:ascii="Times New Roman" w:hAnsi="Times New Roman" w:eastAsia="楷体_GB2312" w:cs="Times New Roman"/>
            <w:color w:val="auto"/>
            <w:sz w:val="32"/>
            <w:szCs w:val="32"/>
            <w:highlight w:val="none"/>
            <w:lang w:val="en-US" w:eastAsia="zh-CN"/>
          </w:rPr>
          <w:t>材料</w:t>
        </w:r>
      </w:ins>
      <w:ins w:id="81" w:author="荆幸斌" w:date="2025-11-28T19:11:05Z">
        <w:r>
          <w:rPr>
            <w:rFonts w:hint="eastAsia" w:ascii="Times New Roman" w:hAnsi="Times New Roman" w:eastAsia="楷体_GB2312" w:cs="Times New Roman"/>
            <w:color w:val="auto"/>
            <w:sz w:val="32"/>
            <w:szCs w:val="32"/>
            <w:highlight w:val="none"/>
            <w:lang w:val="en-US" w:eastAsia="zh-CN"/>
          </w:rPr>
          <w:t>（</w:t>
        </w:r>
      </w:ins>
      <w:ins w:id="82" w:author="荆幸斌" w:date="2025-11-28T19:11:17Z">
        <w:r>
          <w:rPr>
            <w:rFonts w:hint="eastAsia" w:ascii="Times New Roman" w:hAnsi="Times New Roman" w:eastAsia="楷体_GB2312" w:cs="Times New Roman"/>
            <w:color w:val="auto"/>
            <w:sz w:val="32"/>
            <w:szCs w:val="32"/>
            <w:highlight w:val="none"/>
            <w:lang w:val="en-US" w:eastAsia="zh-CN"/>
          </w:rPr>
          <w:t>附件</w:t>
        </w:r>
      </w:ins>
      <w:ins w:id="83" w:author="荆幸斌" w:date="2025-11-28T19:58:58Z">
        <w:r>
          <w:rPr>
            <w:rFonts w:hint="eastAsia" w:ascii="Times New Roman" w:hAnsi="Times New Roman" w:eastAsia="楷体_GB2312" w:cs="Times New Roman"/>
            <w:color w:val="auto"/>
            <w:sz w:val="32"/>
            <w:szCs w:val="32"/>
            <w:highlight w:val="none"/>
            <w:lang w:val="en-US" w:eastAsia="zh-CN"/>
          </w:rPr>
          <w:t>4</w:t>
        </w:r>
      </w:ins>
      <w:ins w:id="84" w:author="荆幸斌" w:date="2025-11-28T19:11:05Z">
        <w:r>
          <w:rPr>
            <w:rFonts w:hint="eastAsia" w:ascii="Times New Roman" w:hAnsi="Times New Roman" w:eastAsia="楷体_GB2312" w:cs="Times New Roman"/>
            <w:color w:val="auto"/>
            <w:sz w:val="32"/>
            <w:szCs w:val="32"/>
            <w:highlight w:val="none"/>
            <w:lang w:val="en-US" w:eastAsia="zh-CN"/>
          </w:rPr>
          <w:t>）</w:t>
        </w:r>
      </w:ins>
      <w:ins w:id="85" w:author="荆幸斌" w:date="2025-11-28T19:11:39Z">
        <w:r>
          <w:rPr>
            <w:rFonts w:hint="eastAsia" w:ascii="Times New Roman" w:hAnsi="Times New Roman" w:eastAsia="楷体_GB2312" w:cs="Times New Roman"/>
            <w:color w:val="auto"/>
            <w:sz w:val="32"/>
            <w:szCs w:val="32"/>
            <w:highlight w:val="none"/>
            <w:lang w:val="en-US" w:eastAsia="zh-CN"/>
          </w:rPr>
          <w:t>后进行</w:t>
        </w:r>
      </w:ins>
      <w:ins w:id="86" w:author="荆幸斌" w:date="2025-11-28T19:11:41Z">
        <w:r>
          <w:rPr>
            <w:rFonts w:hint="eastAsia" w:ascii="Times New Roman" w:hAnsi="Times New Roman" w:eastAsia="楷体_GB2312" w:cs="Times New Roman"/>
            <w:color w:val="auto"/>
            <w:sz w:val="32"/>
            <w:szCs w:val="32"/>
            <w:highlight w:val="none"/>
            <w:lang w:val="en-US" w:eastAsia="zh-CN"/>
          </w:rPr>
          <w:t>审批</w:t>
        </w:r>
      </w:ins>
      <w:ins w:id="87" w:author="荆幸斌" w:date="2025-11-28T19:11:42Z">
        <w:r>
          <w:rPr>
            <w:rFonts w:hint="eastAsia" w:ascii="Times New Roman" w:hAnsi="Times New Roman" w:eastAsia="楷体_GB2312" w:cs="Times New Roman"/>
            <w:color w:val="auto"/>
            <w:sz w:val="32"/>
            <w:szCs w:val="32"/>
            <w:highlight w:val="none"/>
            <w:lang w:val="en-US" w:eastAsia="zh-CN"/>
          </w:rPr>
          <w:t>，</w:t>
        </w:r>
      </w:ins>
      <w:ins w:id="88" w:author="荆幸斌" w:date="2025-11-28T19:11:43Z">
        <w:r>
          <w:rPr>
            <w:rFonts w:hint="eastAsia" w:ascii="Times New Roman" w:hAnsi="Times New Roman" w:eastAsia="楷体_GB2312" w:cs="Times New Roman"/>
            <w:color w:val="auto"/>
            <w:sz w:val="32"/>
            <w:szCs w:val="32"/>
            <w:highlight w:val="none"/>
            <w:lang w:val="en-US" w:eastAsia="zh-CN"/>
          </w:rPr>
          <w:t>通过</w:t>
        </w:r>
      </w:ins>
      <w:ins w:id="89" w:author="荆幸斌" w:date="2025-11-28T19:11:44Z">
        <w:r>
          <w:rPr>
            <w:rFonts w:hint="eastAsia" w:ascii="Times New Roman" w:hAnsi="Times New Roman" w:eastAsia="楷体_GB2312" w:cs="Times New Roman"/>
            <w:color w:val="auto"/>
            <w:sz w:val="32"/>
            <w:szCs w:val="32"/>
            <w:highlight w:val="none"/>
            <w:lang w:val="en-US" w:eastAsia="zh-CN"/>
          </w:rPr>
          <w:t>后</w:t>
        </w:r>
      </w:ins>
      <w:ins w:id="90" w:author="荆幸斌" w:date="2025-11-28T19:11:51Z">
        <w:r>
          <w:rPr>
            <w:rFonts w:hint="eastAsia" w:ascii="Times New Roman" w:hAnsi="Times New Roman" w:eastAsia="楷体_GB2312" w:cs="Times New Roman"/>
            <w:color w:val="auto"/>
            <w:sz w:val="32"/>
            <w:szCs w:val="32"/>
            <w:highlight w:val="none"/>
            <w:lang w:val="en-US" w:eastAsia="zh-CN"/>
          </w:rPr>
          <w:t>方可</w:t>
        </w:r>
      </w:ins>
      <w:ins w:id="91" w:author="荆幸斌" w:date="2025-11-28T19:11:58Z">
        <w:r>
          <w:rPr>
            <w:rFonts w:hint="eastAsia" w:ascii="Times New Roman" w:hAnsi="Times New Roman" w:eastAsia="楷体_GB2312" w:cs="Times New Roman"/>
            <w:color w:val="auto"/>
            <w:sz w:val="32"/>
            <w:szCs w:val="32"/>
            <w:highlight w:val="none"/>
            <w:lang w:val="en-US" w:eastAsia="zh-CN"/>
          </w:rPr>
          <w:t>进场</w:t>
        </w:r>
      </w:ins>
      <w:ins w:id="92" w:author="荆幸斌" w:date="2025-11-28T19:13:20Z">
        <w:r>
          <w:rPr>
            <w:rFonts w:hint="eastAsia" w:ascii="Times New Roman" w:hAnsi="Times New Roman" w:eastAsia="楷体_GB2312" w:cs="Times New Roman"/>
            <w:color w:val="auto"/>
            <w:sz w:val="32"/>
            <w:szCs w:val="32"/>
            <w:highlight w:val="none"/>
            <w:lang w:val="en-US" w:eastAsia="zh-CN"/>
          </w:rPr>
          <w:t>。</w:t>
        </w:r>
      </w:ins>
    </w:p>
    <w:p w14:paraId="71E1940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1"/>
        <w:rPr>
          <w:rFonts w:hint="default" w:ascii="Times New Roman" w:hAnsi="Times New Roman" w:eastAsia="楷体_GB2312" w:cs="Times New Roman"/>
          <w:color w:val="auto"/>
          <w:sz w:val="32"/>
          <w:szCs w:val="32"/>
          <w:highlight w:val="none"/>
          <w:lang w:val="en-US"/>
        </w:rPr>
      </w:pPr>
      <w:r>
        <w:rPr>
          <w:rFonts w:hint="default" w:ascii="Times New Roman" w:hAnsi="Times New Roman" w:eastAsia="楷体_GB2312" w:cs="Times New Roman"/>
          <w:color w:val="auto"/>
          <w:sz w:val="32"/>
          <w:szCs w:val="32"/>
          <w:highlight w:val="none"/>
          <w:lang w:val="en-US" w:eastAsia="zh-CN"/>
        </w:rPr>
        <w:t>（一）</w:t>
      </w:r>
      <w:r>
        <w:rPr>
          <w:rFonts w:hint="default" w:ascii="Times New Roman" w:hAnsi="Times New Roman" w:eastAsia="楷体_GB2312" w:cs="Times New Roman"/>
          <w:sz w:val="32"/>
          <w:szCs w:val="32"/>
          <w:lang w:eastAsia="zh-CN"/>
        </w:rPr>
        <w:t>作业前准备</w:t>
      </w:r>
    </w:p>
    <w:p w14:paraId="278AC153">
      <w:pPr>
        <w:widowControl/>
        <w:spacing w:line="560" w:lineRule="exact"/>
        <w:ind w:firstLine="640" w:firstLineChars="200"/>
        <w:jc w:val="left"/>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1.作业前1个工作日工班长对作业区域内物资进行转移并用铁马等隔离物资，对作业现场进行隔离，隔离出作业区域。作业区域内严禁放置其他类型物资，以免出现丢失。</w:t>
      </w:r>
    </w:p>
    <w:p w14:paraId="10D06738">
      <w:pPr>
        <w:widowControl/>
        <w:spacing w:line="560" w:lineRule="exact"/>
        <w:ind w:firstLine="640" w:firstLineChars="200"/>
        <w:jc w:val="left"/>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2.作业前1个工作日，工班长组织召开专项会议，对人员进行分工，现场安全监护人员对现场监护位置及注意事项进行宣贯明确，提前预判作业中可能存在的风险。</w:t>
      </w:r>
    </w:p>
    <w:p w14:paraId="75C013D7">
      <w:pPr>
        <w:widowControl/>
        <w:spacing w:line="560" w:lineRule="exact"/>
        <w:ind w:firstLine="640" w:firstLineChars="200"/>
        <w:jc w:val="left"/>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3.作业当天工班长提前到现场对行驶路线、人员作业集合地点及现场隔离情况进行再次确认。</w:t>
      </w:r>
    </w:p>
    <w:p w14:paraId="432C161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4.在道路上进行作业时，影响机动车辆、行人通行时，作业前应经科室（副）主任同意，提前向安保部段场主管报备，并明确作业位置、影响区域及具体作业时间。</w:t>
      </w:r>
    </w:p>
    <w:p w14:paraId="7B39C3D7">
      <w:pPr>
        <w:spacing w:line="560" w:lineRule="exact"/>
        <w:ind w:firstLine="640" w:firstLineChars="200"/>
        <w:outlineLvl w:val="1"/>
        <w:rPr>
          <w:rFonts w:hint="default" w:ascii="Times New Roman" w:hAnsi="Times New Roman" w:eastAsia="楷体_GB2312" w:cs="Times New Roman"/>
          <w:color w:val="auto"/>
          <w:sz w:val="32"/>
          <w:szCs w:val="32"/>
          <w:highlight w:val="none"/>
          <w:lang w:eastAsia="zh-CN"/>
        </w:rPr>
      </w:pPr>
      <w:r>
        <w:rPr>
          <w:rFonts w:hint="default" w:ascii="Times New Roman" w:hAnsi="Times New Roman" w:eastAsia="楷体_GB2312" w:cs="Times New Roman"/>
          <w:color w:val="auto"/>
          <w:sz w:val="32"/>
          <w:szCs w:val="32"/>
          <w:highlight w:val="none"/>
          <w:lang w:val="en-US" w:eastAsia="zh-CN"/>
        </w:rPr>
        <w:t>（二）</w:t>
      </w:r>
      <w:r>
        <w:rPr>
          <w:rFonts w:hint="default" w:ascii="Times New Roman" w:hAnsi="Times New Roman" w:eastAsia="楷体_GB2312" w:cs="Times New Roman"/>
          <w:color w:val="auto"/>
          <w:sz w:val="32"/>
          <w:szCs w:val="32"/>
          <w:highlight w:val="none"/>
          <w:lang w:eastAsia="zh-CN"/>
        </w:rPr>
        <w:t>作业要求</w:t>
      </w:r>
    </w:p>
    <w:p w14:paraId="1FDA0D8C">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1.提前与安保部段场主管对接现场隔离区域。</w:t>
      </w:r>
    </w:p>
    <w:p w14:paraId="26E523B2">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2.按照人员分工接应人员提前到大门口核查外来车辆信息及作业证件一致性，核查完成后外来车辆及人员由班组核查人员按照作业方案路线带领相关单位人员到作业集合地点。</w:t>
      </w:r>
    </w:p>
    <w:p w14:paraId="36452385">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3.核查人员按照作业卡控表（附件</w:t>
      </w:r>
      <w:ins w:id="93" w:author="荆幸斌" w:date="2025-11-28T19:59:03Z">
        <w:r>
          <w:rPr>
            <w:rFonts w:hint="eastAsia" w:ascii="Times New Roman" w:hAnsi="Times New Roman" w:eastAsia="仿宋_GB2312" w:cs="Times New Roman"/>
            <w:color w:val="000000"/>
            <w:kern w:val="0"/>
            <w:sz w:val="32"/>
            <w:szCs w:val="32"/>
            <w:lang w:val="en-US" w:eastAsia="zh-CN"/>
          </w:rPr>
          <w:t>5</w:t>
        </w:r>
      </w:ins>
      <w:del w:id="94" w:author="荆幸斌" w:date="2025-11-28T19:59:02Z">
        <w:r>
          <w:rPr>
            <w:rFonts w:hint="default" w:ascii="Times New Roman" w:hAnsi="Times New Roman" w:eastAsia="仿宋_GB2312" w:cs="Times New Roman"/>
            <w:color w:val="000000"/>
            <w:kern w:val="0"/>
            <w:sz w:val="32"/>
            <w:szCs w:val="32"/>
            <w:lang w:val="en-US" w:eastAsia="zh-CN"/>
          </w:rPr>
          <w:delText>2</w:delText>
        </w:r>
      </w:del>
      <w:r>
        <w:rPr>
          <w:rFonts w:hint="default" w:ascii="Times New Roman" w:hAnsi="Times New Roman" w:eastAsia="仿宋_GB2312" w:cs="Times New Roman"/>
          <w:color w:val="000000"/>
          <w:kern w:val="0"/>
          <w:sz w:val="32"/>
          <w:szCs w:val="32"/>
          <w:lang w:val="en-US" w:eastAsia="zh-CN"/>
        </w:rPr>
        <w:t>）对关键点进行核查，并签字确认。</w:t>
      </w:r>
    </w:p>
    <w:p w14:paraId="6886FF3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000000"/>
          <w:kern w:val="0"/>
          <w:sz w:val="32"/>
          <w:szCs w:val="32"/>
          <w:lang w:val="en-US" w:eastAsia="zh-CN"/>
        </w:rPr>
        <w:t>4.现场监护人用警示带或反光雪糕筒隔离警戒区域，禁止无关人员进入作业现场。</w:t>
      </w:r>
    </w:p>
    <w:p w14:paraId="18BDB6FD">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5.集合完毕后召开班前会议，形成班前会议记录表，与相关单位负责人对接人员分工安排，要求按照分工安排进行作业。同时宣贯相关单位人员活动范围、作业注意事项及作业中存在的相关风险，并检查现场作业人员劳防用品穿戴情况。签订外来人员安全告知书。</w:t>
      </w:r>
    </w:p>
    <w:p w14:paraId="2D87AD18">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6.现场安全监护人督促相关单位人员按照作业方案进行作业，不按方案作业的须立即叫停。</w:t>
      </w:r>
    </w:p>
    <w:p w14:paraId="727C204B">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outlineLvl w:val="1"/>
        <w:rPr>
          <w:rFonts w:hint="default" w:ascii="Times New Roman" w:hAnsi="Times New Roman" w:eastAsia="楷体_GB2312" w:cs="Times New Roman"/>
          <w:color w:val="auto"/>
          <w:sz w:val="32"/>
          <w:szCs w:val="32"/>
          <w:highlight w:val="none"/>
          <w:lang w:val="en-US" w:eastAsia="zh-CN"/>
        </w:rPr>
      </w:pPr>
      <w:r>
        <w:rPr>
          <w:rFonts w:hint="default" w:ascii="Times New Roman" w:hAnsi="Times New Roman" w:eastAsia="楷体_GB2312" w:cs="Times New Roman"/>
          <w:color w:val="auto"/>
          <w:sz w:val="32"/>
          <w:szCs w:val="32"/>
          <w:highlight w:val="none"/>
          <w:lang w:val="en-US" w:eastAsia="zh-CN"/>
        </w:rPr>
        <w:t>（三）</w:t>
      </w:r>
      <w:r>
        <w:rPr>
          <w:rFonts w:hint="default" w:ascii="Times New Roman" w:hAnsi="Times New Roman" w:eastAsia="楷体_GB2312" w:cs="Times New Roman"/>
          <w:color w:val="auto"/>
          <w:sz w:val="32"/>
          <w:szCs w:val="32"/>
          <w:highlight w:val="none"/>
          <w:lang w:eastAsia="zh-CN"/>
        </w:rPr>
        <w:t>作业</w:t>
      </w:r>
      <w:r>
        <w:rPr>
          <w:rFonts w:hint="default" w:ascii="Times New Roman" w:hAnsi="Times New Roman" w:eastAsia="楷体_GB2312" w:cs="Times New Roman"/>
          <w:color w:val="auto"/>
          <w:sz w:val="32"/>
          <w:szCs w:val="32"/>
          <w:highlight w:val="none"/>
          <w:lang w:val="en-US" w:eastAsia="zh-CN"/>
        </w:rPr>
        <w:t>现场恢复</w:t>
      </w:r>
    </w:p>
    <w:p w14:paraId="41B18856">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1.作业完成后对现场进行清理，对相关单位人员数量进行清点，确保人员齐全。</w:t>
      </w:r>
    </w:p>
    <w:p w14:paraId="6BFEC3FA">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2.对作业区域隔离设施进行撤回，物资摆放到位，恢复现场，警戒线撤离。</w:t>
      </w:r>
    </w:p>
    <w:p w14:paraId="1FC17BD3">
      <w:pPr>
        <w:spacing w:line="560" w:lineRule="exact"/>
        <w:ind w:firstLine="640" w:firstLineChars="200"/>
        <w:rPr>
          <w:rFonts w:hint="default" w:ascii="Times New Roman" w:hAnsi="Times New Roman" w:eastAsia="仿宋_GB2312" w:cs="Times New Roman"/>
          <w:color w:val="000000"/>
          <w:kern w:val="0"/>
          <w:sz w:val="32"/>
          <w:szCs w:val="32"/>
          <w:lang w:val="en-US" w:eastAsia="zh-CN"/>
        </w:rPr>
      </w:pPr>
      <w:r>
        <w:rPr>
          <w:rFonts w:hint="default" w:ascii="Times New Roman" w:hAnsi="Times New Roman" w:eastAsia="仿宋_GB2312" w:cs="Times New Roman"/>
          <w:color w:val="000000"/>
          <w:kern w:val="0"/>
          <w:sz w:val="32"/>
          <w:szCs w:val="32"/>
          <w:lang w:val="en-US" w:eastAsia="zh-CN"/>
        </w:rPr>
        <w:t>3.带领相关单位人员及车辆出段场大门，并对车辆数量及人员数量进行确认，确保人员出清段厂。</w:t>
      </w:r>
    </w:p>
    <w:p w14:paraId="7023C08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lang w:val="en-US" w:eastAsia="zh-CN"/>
        </w:rPr>
      </w:pPr>
    </w:p>
    <w:p w14:paraId="1A292C0A">
      <w:pPr>
        <w:spacing w:line="560" w:lineRule="exact"/>
        <w:ind w:firstLine="640" w:firstLineChars="200"/>
        <w:rPr>
          <w:rFonts w:hint="eastAsia" w:ascii="Times New Roman" w:hAnsi="Times New Roman" w:eastAsia="仿宋_GB2312" w:cs="Times New Roman"/>
          <w:color w:val="000000"/>
          <w:kern w:val="0"/>
          <w:sz w:val="32"/>
          <w:szCs w:val="32"/>
          <w:lang w:val="en-US" w:eastAsia="zh-CN"/>
        </w:rPr>
      </w:pPr>
      <w:commentRangeStart w:id="18"/>
      <w:commentRangeStart w:id="19"/>
      <w:r>
        <w:rPr>
          <w:rFonts w:hint="default" w:ascii="Times New Roman" w:hAnsi="Times New Roman" w:eastAsia="仿宋_GB2312" w:cs="Times New Roman"/>
          <w:color w:val="000000"/>
          <w:kern w:val="0"/>
          <w:sz w:val="32"/>
          <w:szCs w:val="32"/>
          <w:lang w:val="en-US" w:eastAsia="zh-CN"/>
        </w:rPr>
        <w:t>附件</w:t>
      </w:r>
      <w:ins w:id="95" w:author="荆幸斌" w:date="2025-11-28T19:46:19Z">
        <w:r>
          <w:rPr>
            <w:rFonts w:hint="eastAsia" w:ascii="Times New Roman" w:hAnsi="Times New Roman" w:eastAsia="仿宋_GB2312" w:cs="Times New Roman"/>
            <w:color w:val="000000"/>
            <w:kern w:val="0"/>
            <w:sz w:val="32"/>
            <w:szCs w:val="32"/>
            <w:lang w:val="en-US" w:eastAsia="zh-CN"/>
          </w:rPr>
          <w:t>：</w:t>
        </w:r>
      </w:ins>
      <w:ins w:id="96" w:author="荆幸斌" w:date="2025-11-28T19:45:21Z">
        <w:r>
          <w:rPr>
            <w:rFonts w:hint="eastAsia" w:ascii="Times New Roman" w:hAnsi="Times New Roman" w:eastAsia="仿宋_GB2312" w:cs="Times New Roman"/>
            <w:color w:val="000000"/>
            <w:kern w:val="0"/>
            <w:sz w:val="32"/>
            <w:szCs w:val="32"/>
            <w:lang w:val="en-US" w:eastAsia="zh-CN"/>
          </w:rPr>
          <w:t>1.</w:t>
        </w:r>
      </w:ins>
      <w:del w:id="97" w:author="荆幸斌" w:date="2025-11-28T19:46:54Z">
        <w:r>
          <w:rPr>
            <w:rFonts w:hint="default" w:ascii="Times New Roman" w:hAnsi="Times New Roman" w:eastAsia="仿宋_GB2312" w:cs="Times New Roman"/>
            <w:color w:val="000000"/>
            <w:kern w:val="0"/>
            <w:sz w:val="32"/>
            <w:szCs w:val="32"/>
            <w:lang w:val="en-US" w:eastAsia="zh-CN"/>
          </w:rPr>
          <w:delText>：</w:delText>
        </w:r>
        <w:commentRangeEnd w:id="18"/>
      </w:del>
      <w:del w:id="98" w:author="荆幸斌" w:date="2025-11-28T19:46:54Z">
        <w:r>
          <w:rPr>
            <w:rFonts w:ascii="Times New Roman" w:hAnsi="Times New Roman" w:eastAsia="仿宋_GB2312"/>
            <w:color w:val="000000"/>
            <w:kern w:val="0"/>
            <w:sz w:val="32"/>
            <w:szCs w:val="32"/>
          </w:rPr>
          <w:commentReference w:id="18"/>
        </w:r>
        <w:commentRangeEnd w:id="19"/>
      </w:del>
      <w:r>
        <w:commentReference w:id="19"/>
      </w:r>
      <w:del w:id="99" w:author="荆幸斌" w:date="2025-11-28T19:46:54Z">
        <w:r>
          <w:rPr>
            <w:rFonts w:hint="default" w:ascii="Times New Roman" w:hAnsi="Times New Roman" w:eastAsia="仿宋_GB2312" w:cs="Times New Roman"/>
            <w:color w:val="000000"/>
            <w:kern w:val="0"/>
            <w:sz w:val="32"/>
            <w:szCs w:val="32"/>
            <w:lang w:val="en-US" w:eastAsia="zh-CN"/>
          </w:rPr>
          <w:delText>1</w:delText>
        </w:r>
      </w:del>
      <w:del w:id="100" w:author="荆幸斌" w:date="2025-11-28T19:46:50Z">
        <w:r>
          <w:rPr>
            <w:rFonts w:hint="default" w:ascii="Times New Roman" w:hAnsi="Times New Roman" w:eastAsia="仿宋_GB2312" w:cs="Times New Roman"/>
            <w:color w:val="000000"/>
            <w:kern w:val="0"/>
            <w:sz w:val="32"/>
            <w:szCs w:val="32"/>
            <w:lang w:val="en-US" w:eastAsia="zh-CN"/>
          </w:rPr>
          <w:delText>.</w:delText>
        </w:r>
      </w:del>
      <w:ins w:id="101" w:author="荆幸斌" w:date="2025-11-28T19:25:15Z">
        <w:r>
          <w:rPr>
            <w:rFonts w:ascii="Times New Roman" w:hAnsi="Times New Roman" w:eastAsia="仿宋_GB2312" w:cs="Times New Roman"/>
            <w:color w:val="000000"/>
            <w:kern w:val="0"/>
            <w:sz w:val="32"/>
            <w:szCs w:val="32"/>
            <w:rPrChange w:id="102" w:author="荆幸斌" w:date="2025-11-28T19:45:56Z">
              <w:rPr>
                <w:rFonts w:ascii="Times New Roman" w:hAnsi="Times New Roman" w:eastAsia="仿宋_GB2312" w:cs="Times New Roman"/>
                <w:color w:val="000000"/>
                <w:kern w:val="0"/>
                <w:sz w:val="32"/>
                <w:szCs w:val="32"/>
              </w:rPr>
            </w:rPrChange>
          </w:rPr>
          <w:t>2024年仓储管理系统扩容项目物资报废管理‌操作</w:t>
        </w:r>
      </w:ins>
      <w:ins w:id="104" w:author="荆幸斌" w:date="2025-11-28T19:45:32Z">
        <w:r>
          <w:rPr>
            <w:rFonts w:hint="eastAsia" w:ascii="Times New Roman" w:hAnsi="Times New Roman" w:eastAsia="仿宋_GB2312" w:cs="Times New Roman"/>
            <w:color w:val="000000"/>
            <w:kern w:val="0"/>
            <w:sz w:val="32"/>
            <w:szCs w:val="32"/>
            <w:lang w:val="en-US" w:eastAsia="zh-CN"/>
          </w:rPr>
          <w:t>手册</w:t>
        </w:r>
      </w:ins>
    </w:p>
    <w:p w14:paraId="5CA255F0">
      <w:pPr>
        <w:spacing w:line="560" w:lineRule="exact"/>
        <w:ind w:firstLine="1600" w:firstLineChars="500"/>
        <w:rPr>
          <w:rFonts w:hint="default" w:ascii="Times New Roman" w:hAnsi="Times New Roman" w:eastAsia="仿宋_GB2312" w:cs="Times New Roman"/>
          <w:color w:val="000000"/>
          <w:kern w:val="0"/>
          <w:sz w:val="32"/>
          <w:szCs w:val="32"/>
          <w:lang w:val="en-US" w:eastAsia="zh-CN"/>
        </w:rPr>
        <w:pPrChange w:id="105" w:author="荆幸斌" w:date="2025-11-28T19:46:01Z">
          <w:pPr>
            <w:spacing w:line="560" w:lineRule="exact"/>
            <w:ind w:firstLine="1600" w:firstLineChars="500"/>
          </w:pPr>
        </w:pPrChange>
      </w:pPr>
      <w:r>
        <w:rPr>
          <w:rFonts w:hint="default" w:ascii="Times New Roman" w:hAnsi="Times New Roman" w:eastAsia="仿宋_GB2312" w:cs="Times New Roman"/>
          <w:color w:val="000000"/>
          <w:kern w:val="0"/>
          <w:sz w:val="32"/>
          <w:szCs w:val="32"/>
          <w:lang w:val="en-US" w:eastAsia="zh-CN"/>
        </w:rPr>
        <w:t>2.</w:t>
      </w:r>
      <w:ins w:id="106" w:author="荆幸斌" w:date="2025-11-28T19:59:36Z">
        <w:r>
          <w:rPr>
            <w:rFonts w:hint="default" w:ascii="Times New Roman" w:hAnsi="Times New Roman" w:eastAsia="仿宋_GB2312" w:cs="Times New Roman"/>
            <w:color w:val="000000"/>
            <w:kern w:val="0"/>
            <w:sz w:val="32"/>
            <w:szCs w:val="32"/>
          </w:rPr>
          <w:t>法定代表人（单位负责人）身份证明</w:t>
        </w:r>
      </w:ins>
      <w:ins w:id="107" w:author="荆幸斌" w:date="2025-11-28T19:59:36Z">
        <w:r>
          <w:rPr>
            <w:rFonts w:hint="default" w:ascii="Times New Roman" w:hAnsi="Times New Roman" w:eastAsia="仿宋_GB2312" w:cs="Times New Roman"/>
            <w:color w:val="000000"/>
            <w:kern w:val="0"/>
            <w:sz w:val="32"/>
            <w:szCs w:val="32"/>
            <w:lang w:eastAsia="zh-CN"/>
          </w:rPr>
          <w:t>、</w:t>
        </w:r>
      </w:ins>
      <w:ins w:id="108" w:author="荆幸斌" w:date="2025-11-28T19:59:36Z">
        <w:r>
          <w:rPr>
            <w:rFonts w:hint="default" w:ascii="Times New Roman" w:hAnsi="Times New Roman" w:eastAsia="仿宋_GB2312" w:cs="Times New Roman"/>
            <w:color w:val="000000"/>
            <w:kern w:val="0"/>
            <w:sz w:val="32"/>
            <w:szCs w:val="32"/>
          </w:rPr>
          <w:t>授权委托书</w:t>
        </w:r>
      </w:ins>
    </w:p>
    <w:p w14:paraId="437AD7A3">
      <w:pPr>
        <w:spacing w:line="560" w:lineRule="exact"/>
        <w:ind w:firstLine="1600" w:firstLineChars="500"/>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lang w:val="en-US" w:eastAsia="zh-CN"/>
        </w:rPr>
        <w:t>3.</w:t>
      </w:r>
      <w:ins w:id="109" w:author="荆幸斌" w:date="2025-11-28T19:59:52Z">
        <w:r>
          <w:rPr>
            <w:rFonts w:hint="default" w:ascii="Times New Roman" w:hAnsi="Times New Roman" w:eastAsia="仿宋_GB2312" w:cs="Times New Roman"/>
            <w:b w:val="0"/>
            <w:i w:val="0"/>
            <w:color w:val="000000"/>
            <w:kern w:val="0"/>
            <w:sz w:val="32"/>
            <w:szCs w:val="32"/>
            <w:u w:val="none"/>
            <w:lang w:val="en-US" w:eastAsia="zh-CN" w:bidi="ar"/>
          </w:rPr>
          <w:t>现场踏勘签到表</w:t>
        </w:r>
      </w:ins>
    </w:p>
    <w:p w14:paraId="00B83434">
      <w:pPr>
        <w:spacing w:line="560" w:lineRule="exact"/>
        <w:ind w:firstLine="1600" w:firstLineChars="500"/>
        <w:rPr>
          <w:ins w:id="110" w:author="荆幸斌" w:date="2025-11-28T19:14:25Z"/>
          <w:rFonts w:hint="default" w:ascii="Times New Roman" w:hAnsi="Times New Roman" w:eastAsia="仿宋_GB2312" w:cs="Times New Roman"/>
          <w:b w:val="0"/>
          <w:i w:val="0"/>
          <w:color w:val="000000"/>
          <w:kern w:val="0"/>
          <w:sz w:val="32"/>
          <w:szCs w:val="32"/>
          <w:u w:val="none"/>
          <w:lang w:val="en-US" w:eastAsia="zh-CN" w:bidi="ar"/>
        </w:rPr>
      </w:pPr>
      <w:r>
        <w:rPr>
          <w:rFonts w:hint="default" w:ascii="Times New Roman" w:hAnsi="Times New Roman" w:eastAsia="仿宋_GB2312" w:cs="Times New Roman"/>
          <w:color w:val="000000"/>
          <w:kern w:val="0"/>
          <w:sz w:val="32"/>
          <w:szCs w:val="32"/>
          <w:lang w:val="en-US" w:eastAsia="zh-CN"/>
        </w:rPr>
        <w:t>4.</w:t>
      </w:r>
      <w:ins w:id="111" w:author="荆幸斌" w:date="2025-11-28T19:59:45Z">
        <w:r>
          <w:rPr>
            <w:rFonts w:hint="default" w:ascii="Times New Roman" w:hAnsi="Times New Roman" w:eastAsia="仿宋_GB2312" w:cs="Times New Roman"/>
            <w:color w:val="000000"/>
            <w:kern w:val="0"/>
            <w:sz w:val="32"/>
            <w:szCs w:val="32"/>
            <w:lang w:val="en-US" w:eastAsia="zh-CN"/>
          </w:rPr>
          <w:t>外来特种设备进场需证件信息</w:t>
        </w:r>
      </w:ins>
    </w:p>
    <w:p w14:paraId="5A7821EE">
      <w:pPr>
        <w:spacing w:line="560" w:lineRule="exact"/>
        <w:ind w:firstLine="1600" w:firstLineChars="500"/>
        <w:outlineLvl w:val="9"/>
        <w:rPr>
          <w:ins w:id="112" w:author="荆幸斌" w:date="2025-11-28T19:18:02Z"/>
          <w:rFonts w:hint="eastAsia" w:ascii="Times New Roman" w:hAnsi="Times New Roman" w:eastAsia="仿宋_GB2312" w:cs="Times New Roman"/>
          <w:color w:val="000000"/>
          <w:kern w:val="0"/>
          <w:sz w:val="32"/>
          <w:szCs w:val="32"/>
          <w:lang w:val="en-US" w:eastAsia="zh-CN"/>
        </w:rPr>
      </w:pPr>
      <w:ins w:id="113" w:author="荆幸斌" w:date="2025-11-28T19:14:26Z">
        <w:r>
          <w:rPr>
            <w:rFonts w:hint="default" w:ascii="Times New Roman" w:hAnsi="Times New Roman" w:eastAsia="仿宋_GB2312" w:cs="Times New Roman"/>
            <w:b w:val="0"/>
            <w:i w:val="0"/>
            <w:color w:val="000000"/>
            <w:kern w:val="0"/>
            <w:sz w:val="32"/>
            <w:szCs w:val="32"/>
            <w:u w:val="none"/>
            <w:lang w:val="en-US" w:eastAsia="zh-CN" w:bidi="ar"/>
            <w:rPrChange w:id="114" w:author="荆幸斌" w:date="2025-11-28T19:17:56Z">
              <w:rPr>
                <w:rFonts w:hint="eastAsia" w:ascii="Times New Roman" w:hAnsi="Times New Roman" w:eastAsia="仿宋_GB2312" w:cs="Times New Roman"/>
                <w:b w:val="0"/>
                <w:i w:val="0"/>
                <w:color w:val="000000"/>
                <w:kern w:val="0"/>
                <w:sz w:val="32"/>
                <w:szCs w:val="32"/>
                <w:u w:val="none"/>
                <w:lang w:val="en-US" w:eastAsia="zh-CN" w:bidi="ar"/>
              </w:rPr>
            </w:rPrChange>
          </w:rPr>
          <w:t>5.</w:t>
        </w:r>
      </w:ins>
      <w:ins w:id="115" w:author="荆幸斌" w:date="2025-11-28T19:59:56Z">
        <w:r>
          <w:rPr>
            <w:rFonts w:hint="default" w:ascii="Times New Roman" w:hAnsi="Times New Roman" w:eastAsia="仿宋_GB2312" w:cs="Times New Roman"/>
            <w:color w:val="000000"/>
            <w:kern w:val="0"/>
            <w:sz w:val="32"/>
            <w:szCs w:val="32"/>
            <w:lang w:val="en-US" w:eastAsia="zh-CN"/>
          </w:rPr>
          <w:t>作业安全卡控表</w:t>
        </w:r>
      </w:ins>
    </w:p>
    <w:p w14:paraId="0B87ED49"/>
    <w:sectPr>
      <w:footerReference r:id="rId5" w:type="default"/>
      <w:pgSz w:w="11906" w:h="16838"/>
      <w:pgMar w:top="2098" w:right="1474" w:bottom="1984" w:left="1587" w:header="851" w:footer="992" w:gutter="0"/>
      <w:pgNumType w:fmt="numberInDash"/>
      <w:cols w:space="720" w:num="1"/>
      <w:rtlGutter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敬宇" w:date="2025-11-17T15:28:37Z" w:initials="王">
    <w:p w14:paraId="482E202A">
      <w:pPr>
        <w:pStyle w:val="3"/>
        <w:numPr>
          <w:ilvl w:val="0"/>
          <w:numId w:val="2"/>
        </w:numPr>
        <w:rPr>
          <w:rFonts w:hint="eastAsia"/>
          <w:lang w:val="en-US" w:eastAsia="zh-CN"/>
        </w:rPr>
      </w:pPr>
      <w:r>
        <w:rPr>
          <w:rFonts w:hint="eastAsia"/>
          <w:lang w:val="en-US" w:eastAsia="zh-CN"/>
        </w:rPr>
        <w:t>线上单据还是线下单据？线上，无线下</w:t>
      </w:r>
    </w:p>
    <w:p w14:paraId="6E043638">
      <w:pPr>
        <w:pStyle w:val="3"/>
        <w:numPr>
          <w:ilvl w:val="0"/>
          <w:numId w:val="2"/>
        </w:numPr>
        <w:rPr>
          <w:rFonts w:hint="default" w:eastAsia="宋体"/>
          <w:lang w:val="en-US" w:eastAsia="zh-CN"/>
        </w:rPr>
      </w:pPr>
      <w:r>
        <w:rPr>
          <w:rFonts w:hint="eastAsia"/>
          <w:lang w:val="en-US" w:eastAsia="zh-CN"/>
        </w:rPr>
        <w:t>2.线上的话哪个系统的单据？OA流程</w:t>
      </w:r>
    </w:p>
    <w:p w14:paraId="2CB2B51F">
      <w:pPr>
        <w:pStyle w:val="3"/>
        <w:numPr>
          <w:ilvl w:val="0"/>
          <w:numId w:val="2"/>
        </w:numPr>
        <w:rPr>
          <w:rFonts w:hint="default" w:eastAsia="宋体"/>
          <w:lang w:val="en-US" w:eastAsia="zh-CN"/>
        </w:rPr>
      </w:pPr>
      <w:r>
        <w:rPr>
          <w:rFonts w:hint="eastAsia"/>
          <w:lang w:val="en-US" w:eastAsia="zh-CN"/>
        </w:rPr>
        <w:t>3.</w:t>
      </w:r>
      <w:r>
        <w:rPr>
          <w:rFonts w:hint="default"/>
          <w:lang w:val="en-US" w:eastAsia="zh-CN"/>
        </w:rPr>
        <w:t>”</w:t>
      </w:r>
      <w:r>
        <w:rPr>
          <w:rFonts w:hint="eastAsia"/>
          <w:lang w:val="en-US" w:eastAsia="zh-CN"/>
        </w:rPr>
        <w:t>审批完成的单据</w:t>
      </w:r>
      <w:r>
        <w:rPr>
          <w:rFonts w:hint="default"/>
          <w:lang w:val="en-US" w:eastAsia="zh-CN"/>
        </w:rPr>
        <w:t>”</w:t>
      </w:r>
      <w:r>
        <w:rPr>
          <w:rFonts w:hint="eastAsia"/>
          <w:lang w:val="en-US" w:eastAsia="zh-CN"/>
        </w:rPr>
        <w:t>咱们还能继续审批？和财务约定，分公司领导审批之后算是审批结束，之后是实物进行回收和财务收取资料的过程，此过程中不允许驳回。</w:t>
      </w:r>
    </w:p>
  </w:comment>
  <w:comment w:id="1" w:author="王敬宇" w:date="2025-11-17T15:04:00Z" w:initials="王">
    <w:p w14:paraId="1F4B1244">
      <w:pPr>
        <w:pStyle w:val="3"/>
        <w:rPr>
          <w:rFonts w:hint="default" w:eastAsia="宋体"/>
          <w:lang w:val="en-US" w:eastAsia="zh-CN"/>
        </w:rPr>
      </w:pPr>
      <w:r>
        <w:rPr>
          <w:rFonts w:hint="eastAsia"/>
          <w:lang w:val="en-US" w:eastAsia="zh-CN"/>
        </w:rPr>
        <w:t>怎么审，审核的标准？</w:t>
      </w:r>
    </w:p>
  </w:comment>
  <w:comment w:id="2" w:author="王敬宇" w:date="2025-11-17T15:36:01Z" w:initials="王">
    <w:p w14:paraId="75E752EF">
      <w:pPr>
        <w:pStyle w:val="3"/>
        <w:rPr>
          <w:rFonts w:hint="default" w:eastAsia="宋体"/>
          <w:lang w:val="en-US" w:eastAsia="zh-CN"/>
        </w:rPr>
      </w:pPr>
      <w:r>
        <w:rPr>
          <w:rFonts w:hint="eastAsia"/>
          <w:lang w:val="en-US" w:eastAsia="zh-CN"/>
        </w:rPr>
        <w:t>报废单据审批结束后自动生成？</w:t>
      </w:r>
    </w:p>
  </w:comment>
  <w:comment w:id="3" w:author="荆幸斌" w:date="2025-11-28T20:07:03Z" w:initials="荆">
    <w:p w14:paraId="599E93AB">
      <w:pPr>
        <w:pStyle w:val="3"/>
      </w:pPr>
      <w:r>
        <w:rPr>
          <w:rFonts w:hint="eastAsia"/>
          <w:lang w:val="en-US" w:eastAsia="zh-CN"/>
        </w:rPr>
        <w:t>手工</w:t>
      </w:r>
    </w:p>
  </w:comment>
  <w:comment w:id="4" w:author="王敬宇" w:date="2025-11-17T15:49:51Z" w:initials="王">
    <w:p w14:paraId="542EC470">
      <w:pPr>
        <w:pStyle w:val="3"/>
        <w:rPr>
          <w:rFonts w:hint="default" w:eastAsia="宋体"/>
          <w:lang w:val="en-US" w:eastAsia="zh-CN"/>
        </w:rPr>
      </w:pPr>
      <w:r>
        <w:rPr>
          <w:rFonts w:hint="eastAsia"/>
          <w:lang w:val="en-US" w:eastAsia="zh-CN"/>
        </w:rPr>
        <w:t>什么情况下允许产废中心指定地点？沟通之后，产废中心还是坚持的情况下。</w:t>
      </w:r>
    </w:p>
  </w:comment>
  <w:comment w:id="5" w:author="王敬宇" w:date="2025-11-17T16:00:59Z" w:initials="王">
    <w:p w14:paraId="645F8FC0">
      <w:pPr>
        <w:pStyle w:val="3"/>
        <w:rPr>
          <w:rFonts w:hint="default" w:eastAsia="宋体"/>
          <w:lang w:val="en-US" w:eastAsia="zh-CN"/>
        </w:rPr>
      </w:pPr>
      <w:r>
        <w:rPr>
          <w:rFonts w:hint="eastAsia"/>
          <w:lang w:val="en-US" w:eastAsia="zh-CN"/>
        </w:rPr>
        <w:t>OA还是WMS？OA和WMS都有</w:t>
      </w:r>
    </w:p>
  </w:comment>
  <w:comment w:id="6" w:author="王敬宇" w:date="2025-11-17T16:04:02Z" w:initials="王">
    <w:p w14:paraId="3E0DA8CF">
      <w:pPr>
        <w:pStyle w:val="3"/>
        <w:rPr>
          <w:rFonts w:hint="default" w:eastAsia="宋体"/>
          <w:lang w:val="en-US" w:eastAsia="zh-CN"/>
        </w:rPr>
      </w:pPr>
      <w:r>
        <w:rPr>
          <w:rFonts w:hint="eastAsia"/>
          <w:lang w:val="en-US" w:eastAsia="zh-CN"/>
        </w:rPr>
        <w:t>路径？Wms有提醒，点击提醒就行。</w:t>
      </w:r>
    </w:p>
  </w:comment>
  <w:comment w:id="7" w:author="王敬宇" w:date="2025-11-17T16:06:19Z" w:initials="王">
    <w:p w14:paraId="6C286FD9">
      <w:pPr>
        <w:pStyle w:val="3"/>
        <w:rPr>
          <w:rFonts w:hint="default" w:eastAsia="宋体"/>
          <w:lang w:val="en-US" w:eastAsia="zh-CN"/>
        </w:rPr>
      </w:pPr>
      <w:r>
        <w:rPr>
          <w:rFonts w:hint="eastAsia"/>
          <w:lang w:val="en-US" w:eastAsia="zh-CN"/>
        </w:rPr>
        <w:t>生产公司标识还是咱公司的标识？地铁公司标志</w:t>
      </w:r>
    </w:p>
  </w:comment>
  <w:comment w:id="8" w:author="王敬宇" w:date="2025-11-17T16:11:42Z" w:initials="王">
    <w:p w14:paraId="17A753FE">
      <w:pPr>
        <w:pStyle w:val="3"/>
        <w:rPr>
          <w:rFonts w:hint="default" w:eastAsia="宋体"/>
          <w:lang w:val="en-US" w:eastAsia="zh-CN"/>
        </w:rPr>
      </w:pPr>
      <w:r>
        <w:rPr>
          <w:rFonts w:hint="eastAsia"/>
          <w:lang w:val="en-US" w:eastAsia="zh-CN"/>
        </w:rPr>
        <w:t>文档后的附件2为《</w:t>
      </w:r>
      <w:r>
        <w:rPr>
          <w:rFonts w:hint="eastAsia" w:ascii="方正小标宋简体" w:hAnsi="方正小标宋简体" w:eastAsia="方正小标宋简体" w:cs="方正小标宋简体"/>
          <w:b w:val="0"/>
          <w:bCs w:val="0"/>
          <w:color w:val="000000"/>
          <w:kern w:val="0"/>
          <w:sz w:val="44"/>
          <w:szCs w:val="44"/>
        </w:rPr>
        <w:t>作业安全卡控表</w:t>
      </w:r>
      <w:r>
        <w:rPr>
          <w:rFonts w:hint="eastAsia"/>
          <w:lang w:val="en-US" w:eastAsia="zh-CN"/>
        </w:rPr>
        <w:t>》，请核实。</w:t>
      </w:r>
    </w:p>
  </w:comment>
  <w:comment w:id="9" w:author="荆幸斌" w:date="2025-11-28T19:27:25Z" w:initials="荆">
    <w:p w14:paraId="0E943C68">
      <w:pPr>
        <w:pStyle w:val="3"/>
      </w:pPr>
      <w:r>
        <w:rPr>
          <w:rFonts w:hint="eastAsia"/>
          <w:lang w:val="en-US" w:eastAsia="zh-CN"/>
        </w:rPr>
        <w:t>已删除</w:t>
      </w:r>
    </w:p>
  </w:comment>
  <w:comment w:id="10" w:author="王敬宇" w:date="2025-11-17T16:14:27Z" w:initials="王">
    <w:p w14:paraId="6519733F">
      <w:pPr>
        <w:pStyle w:val="3"/>
        <w:rPr>
          <w:rFonts w:hint="default" w:eastAsia="宋体"/>
          <w:lang w:val="en-US" w:eastAsia="zh-CN"/>
        </w:rPr>
      </w:pPr>
      <w:r>
        <w:rPr>
          <w:rFonts w:hint="eastAsia"/>
          <w:lang w:val="en-US" w:eastAsia="zh-CN"/>
        </w:rPr>
        <w:t>建议补充该操作路径/画面截图</w:t>
      </w:r>
    </w:p>
  </w:comment>
  <w:comment w:id="11" w:author="荆幸斌" w:date="2025-11-28T19:04:17Z" w:initials="荆">
    <w:p w14:paraId="7DB9346F">
      <w:pPr>
        <w:pStyle w:val="3"/>
        <w:rPr>
          <w:rFonts w:hint="default" w:eastAsia="宋体"/>
          <w:lang w:val="en-US" w:eastAsia="zh-CN"/>
        </w:rPr>
      </w:pPr>
      <w:r>
        <w:rPr>
          <w:rFonts w:hint="eastAsia"/>
          <w:lang w:val="en-US" w:eastAsia="zh-CN"/>
        </w:rPr>
        <w:t>已将WMS操作手册列为附件1。</w:t>
      </w:r>
    </w:p>
  </w:comment>
  <w:comment w:id="12" w:author="王敬宇" w:date="2025-11-17T16:17:42Z" w:initials="王">
    <w:p w14:paraId="27DFD251">
      <w:pPr>
        <w:pStyle w:val="3"/>
        <w:rPr>
          <w:rFonts w:hint="default" w:eastAsia="宋体"/>
          <w:lang w:val="en-US" w:eastAsia="zh-CN"/>
        </w:rPr>
      </w:pPr>
      <w:r>
        <w:rPr>
          <w:rFonts w:hint="eastAsia"/>
          <w:lang w:val="en-US" w:eastAsia="zh-CN"/>
        </w:rPr>
        <w:t>添加页面截图。</w:t>
      </w:r>
    </w:p>
  </w:comment>
  <w:comment w:id="13" w:author="荆幸斌" w:date="2025-11-28T19:05:09Z" w:initials="荆">
    <w:p w14:paraId="3ACBC47F">
      <w:pPr>
        <w:pStyle w:val="3"/>
      </w:pPr>
      <w:r>
        <w:rPr>
          <w:rFonts w:hint="eastAsia"/>
          <w:lang w:val="en-US" w:eastAsia="zh-CN"/>
        </w:rPr>
        <w:t>已将WMS操作手册列为附件1。</w:t>
      </w:r>
    </w:p>
  </w:comment>
  <w:comment w:id="14" w:author="王敬宇" w:date="2025-11-17T16:18:22Z" w:initials="王">
    <w:p w14:paraId="11812E57">
      <w:pPr>
        <w:pStyle w:val="3"/>
        <w:rPr>
          <w:rFonts w:hint="default" w:eastAsia="宋体"/>
          <w:lang w:val="en-US" w:eastAsia="zh-CN"/>
        </w:rPr>
      </w:pPr>
      <w:r>
        <w:rPr>
          <w:rFonts w:hint="eastAsia"/>
          <w:lang w:val="en-US" w:eastAsia="zh-CN"/>
        </w:rPr>
        <w:t>规定时间是多久？从哪儿知道？能明确表述的建议直接明确表述。</w:t>
      </w:r>
    </w:p>
  </w:comment>
  <w:comment w:id="15" w:author="荆幸斌" w:date="2025-11-28T19:23:57Z" w:initials="荆">
    <w:p w14:paraId="59221A23">
      <w:pPr>
        <w:pStyle w:val="3"/>
      </w:pPr>
      <w:r>
        <w:rPr>
          <w:rFonts w:hint="eastAsia"/>
          <w:lang w:val="en-US" w:eastAsia="zh-CN"/>
        </w:rPr>
        <w:t>已明确。</w:t>
      </w:r>
    </w:p>
  </w:comment>
  <w:comment w:id="16" w:author="王敬宇" w:date="2025-11-17T16:29:35Z" w:initials="王">
    <w:p w14:paraId="52184EB3">
      <w:pPr>
        <w:pStyle w:val="3"/>
        <w:rPr>
          <w:rFonts w:hint="default" w:eastAsia="宋体"/>
          <w:lang w:val="en-US" w:eastAsia="zh-CN"/>
        </w:rPr>
      </w:pPr>
      <w:r>
        <w:rPr>
          <w:rFonts w:hint="eastAsia"/>
          <w:lang w:val="en-US" w:eastAsia="zh-CN"/>
        </w:rPr>
        <w:t>过于笼统，建议明确报废物资哪些方面的管理按仓储管理要求。如：《仓储管理办法》中明确要求存储的物资每半年通知使用部门进行保养，报废物资也保养？</w:t>
      </w:r>
    </w:p>
  </w:comment>
  <w:comment w:id="17" w:author="荆幸斌" w:date="2025-11-28T19:55:39Z" w:initials="荆">
    <w:p w14:paraId="7201E76E">
      <w:pPr>
        <w:pStyle w:val="3"/>
        <w:rPr>
          <w:rFonts w:hint="default" w:eastAsia="宋体"/>
          <w:lang w:val="en-US" w:eastAsia="zh-CN"/>
        </w:rPr>
      </w:pPr>
      <w:r>
        <w:rPr>
          <w:rFonts w:hint="eastAsia"/>
          <w:lang w:val="en-US" w:eastAsia="zh-CN"/>
        </w:rPr>
        <w:t>已删除</w:t>
      </w:r>
    </w:p>
  </w:comment>
  <w:comment w:id="18" w:author="王敬宇" w:date="2025-11-17T16:34:39Z" w:initials="王">
    <w:p w14:paraId="0DC25CD2">
      <w:pPr>
        <w:pStyle w:val="3"/>
        <w:rPr>
          <w:rFonts w:hint="default" w:eastAsia="宋体"/>
          <w:lang w:val="en-US" w:eastAsia="zh-CN"/>
        </w:rPr>
      </w:pPr>
      <w:r>
        <w:rPr>
          <w:rFonts w:hint="eastAsia"/>
          <w:lang w:val="en-US" w:eastAsia="zh-CN"/>
        </w:rPr>
        <w:t>各附件，属于在上述文档中什么地方的要求，在文档中进行标注对应</w:t>
      </w:r>
    </w:p>
  </w:comment>
  <w:comment w:id="19" w:author="荆幸斌" w:date="2025-11-28T19:56:56Z" w:initials="荆">
    <w:p w14:paraId="53C08191">
      <w:pPr>
        <w:pStyle w:val="3"/>
        <w:rPr>
          <w:rFonts w:hint="eastAsia" w:eastAsia="宋体"/>
          <w:lang w:val="en-US" w:eastAsia="zh-CN"/>
        </w:rPr>
      </w:pPr>
      <w:r>
        <w:rPr>
          <w:rFonts w:hint="eastAsia"/>
          <w:lang w:val="en-US" w:eastAsia="zh-CN"/>
        </w:rPr>
        <w:t>已对应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CB2B51F" w15:done="1"/>
  <w15:commentEx w15:paraId="1F4B1244" w15:done="1"/>
  <w15:commentEx w15:paraId="75E752EF" w15:done="0"/>
  <w15:commentEx w15:paraId="599E93AB" w15:done="0" w15:paraIdParent="75E752EF"/>
  <w15:commentEx w15:paraId="542EC470" w15:done="1"/>
  <w15:commentEx w15:paraId="645F8FC0" w15:done="1"/>
  <w15:commentEx w15:paraId="3E0DA8CF" w15:done="1"/>
  <w15:commentEx w15:paraId="6C286FD9" w15:done="1"/>
  <w15:commentEx w15:paraId="17A753FE" w15:done="0"/>
  <w15:commentEx w15:paraId="0E943C68" w15:done="0" w15:paraIdParent="17A753FE"/>
  <w15:commentEx w15:paraId="6519733F" w15:done="0"/>
  <w15:commentEx w15:paraId="7DB9346F" w15:done="0" w15:paraIdParent="6519733F"/>
  <w15:commentEx w15:paraId="27DFD251" w15:done="0"/>
  <w15:commentEx w15:paraId="3ACBC47F" w15:done="0" w15:paraIdParent="27DFD251"/>
  <w15:commentEx w15:paraId="11812E57" w15:done="0"/>
  <w15:commentEx w15:paraId="59221A23" w15:done="0" w15:paraIdParent="11812E57"/>
  <w15:commentEx w15:paraId="52184EB3" w15:done="0"/>
  <w15:commentEx w15:paraId="7201E76E" w15:done="0" w15:paraIdParent="52184EB3"/>
  <w15:commentEx w15:paraId="0DC25CD2" w15:done="0"/>
  <w15:commentEx w15:paraId="53C08191" w15:done="0" w15:paraIdParent="0DC25CD2"/>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47B1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C7265C">
                          <w:pPr>
                            <w:pStyle w:val="4"/>
                            <w:rPr>
                              <w:rFonts w:hint="eastAsia" w:ascii="宋体" w:hAnsi="宋体" w:eastAsia="宋体" w:cs="宋体"/>
                              <w:sz w:val="28"/>
                              <w:szCs w:val="2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14:paraId="08C7265C">
                    <w:pPr>
                      <w:pStyle w:val="4"/>
                      <w:rPr>
                        <w:rFonts w:hint="eastAsia" w:ascii="宋体" w:hAnsi="宋体" w:eastAsia="宋体" w:cs="宋体"/>
                        <w:sz w:val="28"/>
                        <w:szCs w:val="2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BD51B"/>
    <w:multiLevelType w:val="singleLevel"/>
    <w:tmpl w:val="CF0BD51B"/>
    <w:lvl w:ilvl="0" w:tentative="0">
      <w:start w:val="1"/>
      <w:numFmt w:val="decimal"/>
      <w:lvlText w:val="%1."/>
      <w:lvlJc w:val="left"/>
      <w:pPr>
        <w:tabs>
          <w:tab w:val="left" w:pos="312"/>
        </w:tabs>
      </w:pPr>
    </w:lvl>
  </w:abstractNum>
  <w:abstractNum w:abstractNumId="1">
    <w:nsid w:val="289F2061"/>
    <w:multiLevelType w:val="multilevel"/>
    <w:tmpl w:val="289F2061"/>
    <w:lvl w:ilvl="0" w:tentative="0">
      <w:start w:val="1"/>
      <w:numFmt w:val="decimal"/>
      <w:lvlText w:val="第%1章"/>
      <w:lvlJc w:val="left"/>
      <w:pPr>
        <w:ind w:left="0" w:firstLine="0"/>
      </w:pPr>
      <w:rPr>
        <w:rFonts w:hint="default"/>
        <w:color w:val="auto"/>
        <w:sz w:val="36"/>
      </w:rPr>
    </w:lvl>
    <w:lvl w:ilvl="1" w:tentative="0">
      <w:start w:val="1"/>
      <w:numFmt w:val="decimal"/>
      <w:suff w:val="space"/>
      <w:lvlText w:val="%2"/>
      <w:lvlJc w:val="left"/>
      <w:pPr>
        <w:ind w:left="0" w:firstLine="0"/>
      </w:pPr>
      <w:rPr>
        <w:rFonts w:hint="eastAsia"/>
        <w:color w:val="auto"/>
        <w:sz w:val="32"/>
        <w:szCs w:val="32"/>
      </w:rPr>
    </w:lvl>
    <w:lvl w:ilvl="2" w:tentative="0">
      <w:start w:val="1"/>
      <w:numFmt w:val="decimal"/>
      <w:suff w:val="space"/>
      <w:lvlText w:val="%2.%3"/>
      <w:lvlJc w:val="left"/>
      <w:pPr>
        <w:ind w:left="0" w:firstLine="0"/>
      </w:pPr>
      <w:rPr>
        <w:rFonts w:hint="default" w:ascii="Times New Roman" w:hAnsi="Times New Roman" w:cs="Times New Roman"/>
        <w:color w:val="auto"/>
        <w:sz w:val="30"/>
        <w:szCs w:val="30"/>
      </w:rPr>
    </w:lvl>
    <w:lvl w:ilvl="3" w:tentative="0">
      <w:start w:val="1"/>
      <w:numFmt w:val="decimal"/>
      <w:pStyle w:val="2"/>
      <w:suff w:val="space"/>
      <w:lvlText w:val="%2.%3.%4"/>
      <w:lvlJc w:val="left"/>
      <w:pPr>
        <w:ind w:left="0" w:firstLine="0"/>
      </w:pPr>
      <w:rPr>
        <w:rFonts w:hint="eastAsia"/>
        <w:color w:val="auto"/>
        <w:sz w:val="28"/>
      </w:rPr>
    </w:lvl>
    <w:lvl w:ilvl="4" w:tentative="0">
      <w:start w:val="1"/>
      <w:numFmt w:val="decimal"/>
      <w:suff w:val="space"/>
      <w:lvlText w:val="%2.%3.%4.%5"/>
      <w:lvlJc w:val="left"/>
      <w:pPr>
        <w:ind w:left="0" w:firstLine="0"/>
      </w:pPr>
      <w:rPr>
        <w:rFonts w:hint="default" w:ascii="Times New Roman" w:hAnsi="Times New Roman" w:cs="Times New Roman"/>
        <w:color w:val="auto"/>
        <w:sz w:val="28"/>
        <w:szCs w:val="28"/>
      </w:rPr>
    </w:lvl>
    <w:lvl w:ilvl="5" w:tentative="0">
      <w:start w:val="1"/>
      <w:numFmt w:val="decimal"/>
      <w:suff w:val="space"/>
      <w:lvlText w:val="（%6）"/>
      <w:lvlJc w:val="left"/>
      <w:pPr>
        <w:ind w:left="0" w:firstLine="0"/>
      </w:pPr>
      <w:rPr>
        <w:rFonts w:hint="default" w:ascii="Times New Roman" w:hAnsi="Times New Roman" w:cs="Times New Roman"/>
        <w:color w:val="auto"/>
        <w:sz w:val="24"/>
      </w:rPr>
    </w:lvl>
    <w:lvl w:ilvl="6" w:tentative="0">
      <w:start w:val="1"/>
      <w:numFmt w:val="decimal"/>
      <w:suff w:val="space"/>
      <w:lvlText w:val="%7）"/>
      <w:lvlJc w:val="left"/>
      <w:pPr>
        <w:ind w:left="709" w:firstLine="0"/>
      </w:pPr>
      <w:rPr>
        <w:rFonts w:hint="default" w:ascii="Times New Roman" w:hAnsi="Times New Roman" w:cs="Times New Roman"/>
        <w:color w:val="auto"/>
        <w:sz w:val="24"/>
      </w:rPr>
    </w:lvl>
    <w:lvl w:ilvl="7" w:tentative="0">
      <w:start w:val="1"/>
      <w:numFmt w:val="upperLetter"/>
      <w:suff w:val="space"/>
      <w:lvlText w:val="%8."/>
      <w:lvlJc w:val="left"/>
      <w:pPr>
        <w:ind w:left="0" w:firstLine="0"/>
      </w:pPr>
      <w:rPr>
        <w:rFonts w:hint="default" w:ascii="Times New Roman" w:hAnsi="Times New Roman" w:cs="Times New Roman"/>
      </w:rPr>
    </w:lvl>
    <w:lvl w:ilvl="8" w:tentative="0">
      <w:start w:val="1"/>
      <w:numFmt w:val="lowerLetter"/>
      <w:suff w:val="space"/>
      <w:lvlText w:val="%9）"/>
      <w:lvlJc w:val="left"/>
      <w:pPr>
        <w:ind w:left="0" w:firstLine="0"/>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荆幸斌">
    <w15:presenceInfo w15:providerId="None" w15:userId="荆幸斌"/>
  </w15:person>
  <w15:person w15:author="王敬宇">
    <w15:presenceInfo w15:providerId="None" w15:userId="王敬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D1904"/>
    <w:rsid w:val="0156773E"/>
    <w:rsid w:val="17684E70"/>
    <w:rsid w:val="1C8D1904"/>
    <w:rsid w:val="1FE3019A"/>
    <w:rsid w:val="2BED4B82"/>
    <w:rsid w:val="309110A3"/>
    <w:rsid w:val="456A6FAC"/>
    <w:rsid w:val="457002D7"/>
    <w:rsid w:val="59EE179A"/>
    <w:rsid w:val="6CA249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0"/>
    <w:pPr>
      <w:numPr>
        <w:ilvl w:val="3"/>
        <w:numId w:val="1"/>
      </w:numPr>
      <w:spacing w:before="120" w:line="480" w:lineRule="exact"/>
      <w:jc w:val="left"/>
      <w:outlineLvl w:val="2"/>
    </w:pPr>
    <w:rPr>
      <w:rFonts w:ascii="Times New Roman" w:hAnsi="Times New Roman" w:eastAsia="宋体" w:cs="Times New Roman"/>
      <w:b/>
      <w:bCs/>
      <w:color w:val="E36C0A"/>
      <w:sz w:val="28"/>
      <w:szCs w:val="32"/>
      <w:lang w:val="zh-CN"/>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0"/>
    <w:pPr>
      <w:spacing w:beforeAutospacing="1" w:afterAutospacing="1"/>
      <w:jc w:val="left"/>
    </w:pPr>
    <w:rPr>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市直单位</Company>
  <Pages>10</Pages>
  <Words>5865</Words>
  <Characters>6049</Characters>
  <Lines>0</Lines>
  <Paragraphs>0</Paragraphs>
  <TotalTime>1</TotalTime>
  <ScaleCrop>false</ScaleCrop>
  <LinksUpToDate>false</LinksUpToDate>
  <CharactersWithSpaces>6397</CharactersWithSpaces>
  <Application>WPS Office_12.8.2.20793_F1E327BC-269C-435d-A152-05C5408002CA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2025-11-14T13:49:00Z</dcterms:created>
  <dc:creator>荆幸斌</dc:creator>
  <cp:lastModifiedBy>荆幸斌</cp:lastModifiedBy>
  <dcterms:modified xsi:type="dcterms:W3CDTF">2025-11-28T12:08:10Z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2052-12.8.2.20793</vt:lpwstr>
  </property>
  <property fmtid="{D5CDD505-2E9C-101B-9397-08002B2CF9AE}" pid="3" name="KSOTemplateDocerSaveRecord">
    <vt:lpwstr>eyJoZGlkIjoiODQwODAxZDE1MDcyYjJhOTVhNTlmODFhZmQ5YmZhN2UiLCJ1c2VySWQiOiIyMzc5NzgyMjIifQ==</vt:lpwstr>
  </property>
  <property fmtid="{D5CDD505-2E9C-101B-9397-08002B2CF9AE}" pid="4" name="ICV">
    <vt:lpwstr>1ECAD50D0C40460BBA9D50F22FB0E067_13</vt:lpwstr>
  </property>
</Properties>
</file>