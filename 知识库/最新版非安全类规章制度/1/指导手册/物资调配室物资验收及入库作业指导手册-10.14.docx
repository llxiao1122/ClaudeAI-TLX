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51145A">
      <w:pPr>
        <w:keepNext w:val="0"/>
        <w:keepLines w:val="0"/>
        <w:pageBreakBefore w:val="0"/>
        <w:kinsoku/>
        <w:wordWrap/>
        <w:overflowPunct/>
        <w:topLinePunct w:val="0"/>
        <w:bidi w:val="0"/>
        <w:spacing w:line="560" w:lineRule="exact"/>
        <w:ind w:firstLine="1728" w:firstLineChars="400"/>
        <w:jc w:val="both"/>
        <w:rPr>
          <w:rFonts w:hint="eastAsia" w:ascii="Times New Roman" w:hAnsi="Times New Roman" w:eastAsia="方正小标宋简体" w:cs="Times New Roman"/>
          <w:color w:val="auto"/>
          <w:sz w:val="44"/>
          <w:szCs w:val="44"/>
          <w:highlight w:val="none"/>
          <w:lang w:val="en-US" w:eastAsia="zh-CN"/>
        </w:rPr>
      </w:pPr>
      <w:r>
        <w:rPr>
          <w:rFonts w:hint="eastAsia" w:ascii="Times New Roman" w:hAnsi="Times New Roman" w:eastAsia="方正小标宋简体" w:cs="Times New Roman"/>
          <w:color w:val="auto"/>
          <w:sz w:val="44"/>
          <w:szCs w:val="44"/>
          <w:highlight w:val="none"/>
          <w:lang w:val="en-US" w:eastAsia="zh-CN"/>
        </w:rPr>
        <w:t>物资调配室物资验收及入库</w:t>
      </w:r>
    </w:p>
    <w:p w14:paraId="6C51E86B">
      <w:pPr>
        <w:keepNext w:val="0"/>
        <w:keepLines w:val="0"/>
        <w:pageBreakBefore w:val="0"/>
        <w:kinsoku/>
        <w:wordWrap/>
        <w:overflowPunct/>
        <w:topLinePunct w:val="0"/>
        <w:bidi w:val="0"/>
        <w:spacing w:line="560" w:lineRule="exact"/>
        <w:ind w:firstLine="3024" w:firstLineChars="700"/>
        <w:jc w:val="both"/>
        <w:outlineLvl w:val="0"/>
        <w:rPr>
          <w:rFonts w:hint="eastAsia" w:ascii="Times New Roman" w:hAnsi="Times New Roman" w:eastAsia="方正小标宋简体" w:cs="Times New Roman"/>
          <w:color w:val="auto"/>
          <w:sz w:val="44"/>
          <w:szCs w:val="44"/>
          <w:highlight w:val="none"/>
          <w:lang w:val="en-US" w:eastAsia="zh-CN"/>
        </w:rPr>
      </w:pPr>
      <w:bookmarkStart w:id="0" w:name="_Toc13876"/>
      <w:bookmarkStart w:id="1" w:name="_Toc5202"/>
      <w:bookmarkStart w:id="2" w:name="_Toc30411"/>
      <w:r>
        <w:rPr>
          <w:rFonts w:hint="eastAsia" w:ascii="Times New Roman" w:hAnsi="Times New Roman" w:eastAsia="方正小标宋简体" w:cs="Times New Roman"/>
          <w:color w:val="auto"/>
          <w:sz w:val="44"/>
          <w:szCs w:val="44"/>
          <w:highlight w:val="none"/>
          <w:lang w:val="en-US" w:eastAsia="zh-CN"/>
        </w:rPr>
        <w:t>作业指导手册</w:t>
      </w:r>
      <w:bookmarkEnd w:id="0"/>
      <w:bookmarkEnd w:id="1"/>
      <w:bookmarkEnd w:id="2"/>
    </w:p>
    <w:customXmlInsRangeStart w:id="0" w:author="李林骁" w:date="2024-10-22T09:56:56Z"/>
    <w:sdt>
      <w:sdtPr>
        <w:rPr>
          <w:rFonts w:ascii="宋体" w:hAnsi="宋体" w:eastAsia="宋体" w:cstheme="minorBidi"/>
          <w:kern w:val="2"/>
          <w:sz w:val="21"/>
          <w:szCs w:val="24"/>
          <w:lang w:val="en-US" w:eastAsia="zh-CN" w:bidi="ar-SA"/>
        </w:rPr>
        <w:id w:val="147451954"/>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customXmlInsRangeEnd w:id="0"/>
        <w:p w14:paraId="07643883">
          <w:pPr>
            <w:spacing w:before="0" w:beforeLines="0" w:after="0" w:afterLines="0" w:line="240" w:lineRule="auto"/>
            <w:ind w:left="0" w:leftChars="0" w:right="0" w:rightChars="0" w:firstLine="0" w:firstLineChars="0"/>
            <w:jc w:val="center"/>
            <w:rPr>
              <w:ins w:id="2" w:author="李林骁" w:date="2024-10-22T09:57:14Z"/>
              <w:rFonts w:ascii="宋体" w:hAnsi="宋体" w:eastAsia="宋体" w:cstheme="minorBidi"/>
              <w:kern w:val="2"/>
              <w:sz w:val="21"/>
              <w:szCs w:val="24"/>
              <w:lang w:val="en-US" w:eastAsia="zh-CN" w:bidi="ar-SA"/>
            </w:rPr>
          </w:pPr>
        </w:p>
        <w:p w14:paraId="470A6C40">
          <w:pPr>
            <w:spacing w:before="0" w:beforeLines="0" w:after="0" w:afterLines="0" w:line="240" w:lineRule="auto"/>
            <w:ind w:left="0" w:leftChars="0" w:right="0" w:rightChars="0" w:firstLine="0" w:firstLineChars="0"/>
            <w:jc w:val="center"/>
            <w:rPr>
              <w:ins w:id="4" w:author="李林骁" w:date="2024-10-22T09:57:14Z"/>
              <w:rFonts w:ascii="宋体" w:hAnsi="宋体" w:eastAsia="宋体" w:cstheme="minorBidi"/>
              <w:kern w:val="2"/>
              <w:sz w:val="32"/>
              <w:szCs w:val="32"/>
              <w:lang w:val="en-US" w:eastAsia="zh-CN" w:bidi="ar-SA"/>
              <w:rPrChange w:id="5" w:author="李林骁" w:date="2024-10-22T09:58:05Z">
                <w:rPr>
                  <w:ins w:id="6" w:author="李林骁" w:date="2024-10-22T09:57:14Z"/>
                  <w:rFonts w:ascii="宋体" w:hAnsi="宋体" w:eastAsia="宋体" w:cstheme="minorBidi"/>
                  <w:kern w:val="2"/>
                  <w:sz w:val="21"/>
                  <w:szCs w:val="24"/>
                  <w:lang w:val="en-US" w:eastAsia="zh-CN" w:bidi="ar-SA"/>
                </w:rPr>
              </w:rPrChange>
            </w:rPr>
          </w:pPr>
        </w:p>
        <w:p w14:paraId="3771327D">
          <w:pPr>
            <w:spacing w:before="0" w:beforeLines="0" w:after="0" w:afterLines="0" w:line="560" w:lineRule="exact"/>
            <w:ind w:left="0" w:leftChars="0" w:right="0" w:rightChars="0" w:firstLine="0" w:firstLineChars="0"/>
            <w:jc w:val="center"/>
            <w:rPr>
              <w:ins w:id="8" w:author="李林骁" w:date="2024-10-22T09:56:56Z"/>
              <w:rFonts w:hint="eastAsia" w:ascii="仿宋_GB2312" w:hAnsi="仿宋_GB2312" w:eastAsia="仿宋_GB2312" w:cs="仿宋_GB2312"/>
              <w:sz w:val="32"/>
              <w:szCs w:val="32"/>
              <w:rPrChange w:id="9" w:author="李林骁" w:date="2024-10-22T09:58:05Z">
                <w:rPr>
                  <w:ins w:id="10" w:author="李林骁" w:date="2024-10-22T09:56:56Z"/>
                  <w:rFonts w:hint="eastAsia" w:ascii="仿宋_GB2312" w:hAnsi="仿宋_GB2312" w:eastAsia="仿宋_GB2312" w:cs="仿宋_GB2312"/>
                  <w:sz w:val="30"/>
                  <w:szCs w:val="30"/>
                </w:rPr>
              </w:rPrChange>
            </w:rPr>
            <w:pPrChange w:id="7" w:author="李林骁" w:date="2024-10-22T09:58:16Z">
              <w:pPr>
                <w:spacing w:before="0" w:beforeLines="0" w:after="0" w:afterLines="0" w:line="240" w:lineRule="auto"/>
                <w:ind w:left="0" w:leftChars="0" w:right="0" w:rightChars="0" w:firstLine="0" w:firstLineChars="0"/>
                <w:jc w:val="center"/>
              </w:pPr>
            </w:pPrChange>
          </w:pPr>
          <w:ins w:id="11" w:author="李林骁" w:date="2024-10-22T09:56:56Z">
            <w:r>
              <w:rPr>
                <w:rFonts w:hint="eastAsia" w:ascii="仿宋_GB2312" w:hAnsi="仿宋_GB2312" w:eastAsia="仿宋_GB2312" w:cs="仿宋_GB2312"/>
                <w:sz w:val="32"/>
                <w:szCs w:val="32"/>
                <w:rPrChange w:id="12" w:author="李林骁" w:date="2024-10-22T09:58:05Z">
                  <w:rPr>
                    <w:rFonts w:hint="eastAsia" w:ascii="仿宋_GB2312" w:hAnsi="仿宋_GB2312" w:eastAsia="仿宋_GB2312" w:cs="仿宋_GB2312"/>
                    <w:sz w:val="30"/>
                    <w:szCs w:val="30"/>
                  </w:rPr>
                </w:rPrChange>
              </w:rPr>
              <w:t>目录</w:t>
            </w:r>
          </w:ins>
        </w:p>
        <w:p w14:paraId="18022844">
          <w:pPr>
            <w:pStyle w:val="7"/>
            <w:tabs>
              <w:tab w:val="right" w:leader="dot" w:pos="8845"/>
            </w:tabs>
            <w:spacing w:line="560" w:lineRule="exact"/>
            <w:rPr>
              <w:ins w:id="14" w:author="李林骁" w:date="2024-10-22T09:56:56Z"/>
              <w:rFonts w:hint="eastAsia" w:ascii="仿宋_GB2312" w:hAnsi="仿宋_GB2312" w:eastAsia="仿宋_GB2312" w:cs="仿宋_GB2312"/>
              <w:sz w:val="32"/>
              <w:szCs w:val="32"/>
              <w:rPrChange w:id="15" w:author="李林骁" w:date="2024-10-22T09:58:05Z">
                <w:rPr>
                  <w:ins w:id="16" w:author="李林骁" w:date="2024-10-22T09:56:56Z"/>
                  <w:rFonts w:hint="eastAsia" w:ascii="仿宋_GB2312" w:hAnsi="仿宋_GB2312" w:eastAsia="仿宋_GB2312" w:cs="仿宋_GB2312"/>
                  <w:sz w:val="30"/>
                  <w:szCs w:val="30"/>
                </w:rPr>
              </w:rPrChange>
            </w:rPr>
            <w:pPrChange w:id="13" w:author="李林骁" w:date="2024-10-22T09:58:16Z">
              <w:pPr>
                <w:pStyle w:val="7"/>
                <w:tabs>
                  <w:tab w:val="right" w:leader="dot" w:pos="8845"/>
                </w:tabs>
              </w:pPr>
            </w:pPrChange>
          </w:pPr>
          <w:ins w:id="17" w:author="李林骁" w:date="2024-10-22T09:56:56Z">
            <w:r>
              <w:rPr>
                <w:rFonts w:hint="eastAsia" w:ascii="仿宋_GB2312" w:hAnsi="仿宋_GB2312" w:eastAsia="仿宋_GB2312" w:cs="仿宋_GB2312"/>
                <w:sz w:val="32"/>
                <w:szCs w:val="32"/>
                <w:rPrChange w:id="18" w:author="李林骁" w:date="2024-10-22T09:58:05Z">
                  <w:rPr>
                    <w:rFonts w:hint="eastAsia" w:ascii="仿宋_GB2312" w:hAnsi="仿宋_GB2312" w:eastAsia="仿宋_GB2312" w:cs="仿宋_GB2312"/>
                    <w:sz w:val="30"/>
                    <w:szCs w:val="30"/>
                  </w:rPr>
                </w:rPrChange>
              </w:rPr>
              <w:fldChar w:fldCharType="begin"/>
            </w:r>
          </w:ins>
          <w:ins w:id="19" w:author="李林骁" w:date="2024-10-22T09:56:56Z">
            <w:r>
              <w:rPr>
                <w:rFonts w:hint="eastAsia" w:ascii="仿宋_GB2312" w:hAnsi="仿宋_GB2312" w:eastAsia="仿宋_GB2312" w:cs="仿宋_GB2312"/>
                <w:sz w:val="32"/>
                <w:szCs w:val="32"/>
                <w:rPrChange w:id="20" w:author="李林骁" w:date="2024-10-22T09:58:05Z">
                  <w:rPr>
                    <w:rFonts w:hint="eastAsia" w:ascii="仿宋_GB2312" w:hAnsi="仿宋_GB2312" w:eastAsia="仿宋_GB2312" w:cs="仿宋_GB2312"/>
                    <w:sz w:val="30"/>
                    <w:szCs w:val="30"/>
                  </w:rPr>
                </w:rPrChange>
              </w:rPr>
              <w:instrText xml:space="preserve">TOC \o "1-3" \h \u </w:instrText>
            </w:r>
          </w:ins>
          <w:ins w:id="21" w:author="李林骁" w:date="2024-10-22T09:56:56Z">
            <w:r>
              <w:rPr>
                <w:rFonts w:hint="eastAsia" w:ascii="仿宋_GB2312" w:hAnsi="仿宋_GB2312" w:eastAsia="仿宋_GB2312" w:cs="仿宋_GB2312"/>
                <w:sz w:val="32"/>
                <w:szCs w:val="32"/>
                <w:rPrChange w:id="22" w:author="李林骁" w:date="2024-10-22T09:58:05Z">
                  <w:rPr>
                    <w:rFonts w:hint="eastAsia" w:ascii="仿宋_GB2312" w:hAnsi="仿宋_GB2312" w:eastAsia="仿宋_GB2312" w:cs="仿宋_GB2312"/>
                    <w:sz w:val="30"/>
                    <w:szCs w:val="30"/>
                  </w:rPr>
                </w:rPrChange>
              </w:rPr>
              <w:fldChar w:fldCharType="separate"/>
            </w:r>
          </w:ins>
          <w:ins w:id="23" w:author="李林骁" w:date="2024-10-22T09:56:56Z">
            <w:r>
              <w:rPr>
                <w:rFonts w:hint="eastAsia" w:ascii="仿宋_GB2312" w:hAnsi="仿宋_GB2312" w:eastAsia="仿宋_GB2312" w:cs="仿宋_GB2312"/>
                <w:sz w:val="32"/>
                <w:szCs w:val="32"/>
                <w:rPrChange w:id="24" w:author="李林骁" w:date="2024-10-22T09:58:05Z">
                  <w:rPr>
                    <w:rFonts w:hint="eastAsia" w:ascii="仿宋_GB2312" w:hAnsi="仿宋_GB2312" w:eastAsia="仿宋_GB2312" w:cs="仿宋_GB2312"/>
                    <w:sz w:val="30"/>
                    <w:szCs w:val="30"/>
                  </w:rPr>
                </w:rPrChange>
              </w:rPr>
              <w:fldChar w:fldCharType="begin"/>
            </w:r>
          </w:ins>
          <w:ins w:id="25" w:author="李林骁" w:date="2024-10-22T09:56:56Z">
            <w:r>
              <w:rPr>
                <w:rFonts w:hint="eastAsia" w:ascii="仿宋_GB2312" w:hAnsi="仿宋_GB2312" w:eastAsia="仿宋_GB2312" w:cs="仿宋_GB2312"/>
                <w:sz w:val="32"/>
                <w:szCs w:val="32"/>
                <w:rPrChange w:id="26" w:author="李林骁" w:date="2024-10-22T09:58:05Z">
                  <w:rPr>
                    <w:rFonts w:hint="eastAsia" w:ascii="仿宋_GB2312" w:hAnsi="仿宋_GB2312" w:eastAsia="仿宋_GB2312" w:cs="仿宋_GB2312"/>
                    <w:sz w:val="30"/>
                    <w:szCs w:val="30"/>
                  </w:rPr>
                </w:rPrChange>
              </w:rPr>
              <w:instrText xml:space="preserve"> HYPERLINK \l _Toc30411 </w:instrText>
            </w:r>
          </w:ins>
          <w:ins w:id="27" w:author="李林骁" w:date="2024-10-22T09:56:56Z">
            <w:r>
              <w:rPr>
                <w:rFonts w:hint="eastAsia" w:ascii="仿宋_GB2312" w:hAnsi="仿宋_GB2312" w:eastAsia="仿宋_GB2312" w:cs="仿宋_GB2312"/>
                <w:sz w:val="32"/>
                <w:szCs w:val="32"/>
                <w:rPrChange w:id="28" w:author="李林骁" w:date="2024-10-22T09:58:05Z">
                  <w:rPr>
                    <w:rFonts w:hint="eastAsia" w:ascii="仿宋_GB2312" w:hAnsi="仿宋_GB2312" w:eastAsia="仿宋_GB2312" w:cs="仿宋_GB2312"/>
                    <w:sz w:val="30"/>
                    <w:szCs w:val="30"/>
                  </w:rPr>
                </w:rPrChange>
              </w:rPr>
              <w:fldChar w:fldCharType="separate"/>
            </w:r>
          </w:ins>
          <w:ins w:id="29" w:author="李林骁" w:date="2024-10-22T09:56:56Z">
            <w:r>
              <w:rPr>
                <w:rFonts w:hint="eastAsia" w:ascii="仿宋_GB2312" w:hAnsi="仿宋_GB2312" w:eastAsia="仿宋_GB2312" w:cs="仿宋_GB2312"/>
                <w:sz w:val="32"/>
                <w:szCs w:val="32"/>
                <w:highlight w:val="none"/>
                <w:lang w:val="en-US" w:eastAsia="zh-CN"/>
                <w:rPrChange w:id="30" w:author="李林骁" w:date="2024-10-22T09:58:05Z">
                  <w:rPr>
                    <w:rFonts w:hint="eastAsia" w:ascii="仿宋_GB2312" w:hAnsi="仿宋_GB2312" w:eastAsia="仿宋_GB2312" w:cs="仿宋_GB2312"/>
                    <w:sz w:val="30"/>
                    <w:szCs w:val="30"/>
                    <w:highlight w:val="none"/>
                    <w:lang w:val="en-US" w:eastAsia="zh-CN"/>
                  </w:rPr>
                </w:rPrChange>
              </w:rPr>
              <w:t>作业指导手册</w:t>
            </w:r>
          </w:ins>
          <w:ins w:id="31" w:author="李林骁" w:date="2024-10-22T09:56:56Z">
            <w:r>
              <w:rPr>
                <w:rFonts w:hint="eastAsia" w:ascii="仿宋_GB2312" w:hAnsi="仿宋_GB2312" w:eastAsia="仿宋_GB2312" w:cs="仿宋_GB2312"/>
                <w:sz w:val="32"/>
                <w:szCs w:val="32"/>
                <w:rPrChange w:id="32" w:author="李林骁" w:date="2024-10-22T09:58:05Z">
                  <w:rPr>
                    <w:rFonts w:hint="eastAsia" w:ascii="仿宋_GB2312" w:hAnsi="仿宋_GB2312" w:eastAsia="仿宋_GB2312" w:cs="仿宋_GB2312"/>
                    <w:sz w:val="30"/>
                    <w:szCs w:val="30"/>
                  </w:rPr>
                </w:rPrChange>
              </w:rPr>
              <w:tab/>
            </w:r>
          </w:ins>
          <w:ins w:id="33" w:author="李林骁" w:date="2024-10-22T09:56:56Z">
            <w:r>
              <w:rPr>
                <w:rFonts w:hint="eastAsia" w:ascii="仿宋_GB2312" w:hAnsi="仿宋_GB2312" w:eastAsia="仿宋_GB2312" w:cs="仿宋_GB2312"/>
                <w:sz w:val="32"/>
                <w:szCs w:val="32"/>
                <w:rPrChange w:id="34" w:author="李林骁" w:date="2024-10-22T09:58:05Z">
                  <w:rPr>
                    <w:rFonts w:hint="eastAsia" w:ascii="仿宋_GB2312" w:hAnsi="仿宋_GB2312" w:eastAsia="仿宋_GB2312" w:cs="仿宋_GB2312"/>
                    <w:sz w:val="30"/>
                    <w:szCs w:val="30"/>
                  </w:rPr>
                </w:rPrChange>
              </w:rPr>
              <w:fldChar w:fldCharType="begin"/>
            </w:r>
          </w:ins>
          <w:ins w:id="35" w:author="李林骁" w:date="2024-10-22T09:56:56Z">
            <w:r>
              <w:rPr>
                <w:rFonts w:hint="eastAsia" w:ascii="仿宋_GB2312" w:hAnsi="仿宋_GB2312" w:eastAsia="仿宋_GB2312" w:cs="仿宋_GB2312"/>
                <w:sz w:val="32"/>
                <w:szCs w:val="32"/>
                <w:rPrChange w:id="36" w:author="李林骁" w:date="2024-10-22T09:58:05Z">
                  <w:rPr>
                    <w:rFonts w:hint="eastAsia" w:ascii="仿宋_GB2312" w:hAnsi="仿宋_GB2312" w:eastAsia="仿宋_GB2312" w:cs="仿宋_GB2312"/>
                    <w:sz w:val="30"/>
                    <w:szCs w:val="30"/>
                  </w:rPr>
                </w:rPrChange>
              </w:rPr>
              <w:instrText xml:space="preserve"> PAGEREF _Toc30411 \h </w:instrText>
            </w:r>
          </w:ins>
          <w:ins w:id="37" w:author="李林骁" w:date="2024-10-22T09:56:56Z">
            <w:r>
              <w:rPr>
                <w:rFonts w:hint="eastAsia" w:ascii="仿宋_GB2312" w:hAnsi="仿宋_GB2312" w:eastAsia="仿宋_GB2312" w:cs="仿宋_GB2312"/>
                <w:sz w:val="32"/>
                <w:szCs w:val="32"/>
                <w:rPrChange w:id="38" w:author="李林骁" w:date="2024-10-22T09:58:05Z">
                  <w:rPr>
                    <w:rFonts w:hint="eastAsia" w:ascii="仿宋_GB2312" w:hAnsi="仿宋_GB2312" w:eastAsia="仿宋_GB2312" w:cs="仿宋_GB2312"/>
                    <w:sz w:val="30"/>
                    <w:szCs w:val="30"/>
                  </w:rPr>
                </w:rPrChange>
              </w:rPr>
              <w:fldChar w:fldCharType="separate"/>
            </w:r>
          </w:ins>
          <w:ins w:id="39" w:author="李林骁" w:date="2024-10-22T09:56:56Z">
            <w:r>
              <w:rPr>
                <w:rFonts w:hint="eastAsia" w:ascii="仿宋_GB2312" w:hAnsi="仿宋_GB2312" w:eastAsia="仿宋_GB2312" w:cs="仿宋_GB2312"/>
                <w:sz w:val="32"/>
                <w:szCs w:val="32"/>
                <w:rPrChange w:id="40" w:author="李林骁" w:date="2024-10-22T09:58:05Z">
                  <w:rPr>
                    <w:rFonts w:hint="eastAsia" w:ascii="仿宋_GB2312" w:hAnsi="仿宋_GB2312" w:eastAsia="仿宋_GB2312" w:cs="仿宋_GB2312"/>
                    <w:sz w:val="30"/>
                    <w:szCs w:val="30"/>
                  </w:rPr>
                </w:rPrChange>
              </w:rPr>
              <w:t>- 1 -</w:t>
            </w:r>
          </w:ins>
          <w:ins w:id="41" w:author="李林骁" w:date="2024-10-22T09:56:56Z">
            <w:r>
              <w:rPr>
                <w:rFonts w:hint="eastAsia" w:ascii="仿宋_GB2312" w:hAnsi="仿宋_GB2312" w:eastAsia="仿宋_GB2312" w:cs="仿宋_GB2312"/>
                <w:sz w:val="32"/>
                <w:szCs w:val="32"/>
                <w:rPrChange w:id="42" w:author="李林骁" w:date="2024-10-22T09:58:05Z">
                  <w:rPr>
                    <w:rFonts w:hint="eastAsia" w:ascii="仿宋_GB2312" w:hAnsi="仿宋_GB2312" w:eastAsia="仿宋_GB2312" w:cs="仿宋_GB2312"/>
                    <w:sz w:val="30"/>
                    <w:szCs w:val="30"/>
                  </w:rPr>
                </w:rPrChange>
              </w:rPr>
              <w:fldChar w:fldCharType="end"/>
            </w:r>
          </w:ins>
          <w:ins w:id="43" w:author="李林骁" w:date="2024-10-22T09:56:56Z">
            <w:r>
              <w:rPr>
                <w:rFonts w:hint="eastAsia" w:ascii="仿宋_GB2312" w:hAnsi="仿宋_GB2312" w:eastAsia="仿宋_GB2312" w:cs="仿宋_GB2312"/>
                <w:sz w:val="32"/>
                <w:szCs w:val="32"/>
                <w:rPrChange w:id="44" w:author="李林骁" w:date="2024-10-22T09:58:05Z">
                  <w:rPr>
                    <w:rFonts w:hint="eastAsia" w:ascii="仿宋_GB2312" w:hAnsi="仿宋_GB2312" w:eastAsia="仿宋_GB2312" w:cs="仿宋_GB2312"/>
                    <w:sz w:val="30"/>
                    <w:szCs w:val="30"/>
                  </w:rPr>
                </w:rPrChange>
              </w:rPr>
              <w:fldChar w:fldCharType="end"/>
            </w:r>
          </w:ins>
        </w:p>
        <w:p w14:paraId="7C0B4091">
          <w:pPr>
            <w:pStyle w:val="7"/>
            <w:tabs>
              <w:tab w:val="right" w:leader="dot" w:pos="8845"/>
            </w:tabs>
            <w:spacing w:line="560" w:lineRule="exact"/>
            <w:rPr>
              <w:ins w:id="46" w:author="李林骁" w:date="2024-10-22T09:56:56Z"/>
              <w:rFonts w:hint="eastAsia" w:ascii="仿宋_GB2312" w:hAnsi="仿宋_GB2312" w:eastAsia="仿宋_GB2312" w:cs="仿宋_GB2312"/>
              <w:sz w:val="32"/>
              <w:szCs w:val="32"/>
              <w:rPrChange w:id="47" w:author="李林骁" w:date="2024-10-22T09:58:05Z">
                <w:rPr>
                  <w:ins w:id="48" w:author="李林骁" w:date="2024-10-22T09:56:56Z"/>
                  <w:rFonts w:hint="eastAsia" w:ascii="仿宋_GB2312" w:hAnsi="仿宋_GB2312" w:eastAsia="仿宋_GB2312" w:cs="仿宋_GB2312"/>
                  <w:sz w:val="30"/>
                  <w:szCs w:val="30"/>
                </w:rPr>
              </w:rPrChange>
            </w:rPr>
            <w:pPrChange w:id="45" w:author="李林骁" w:date="2024-10-22T09:58:16Z">
              <w:pPr>
                <w:pStyle w:val="7"/>
                <w:tabs>
                  <w:tab w:val="right" w:leader="dot" w:pos="8845"/>
                </w:tabs>
              </w:pPr>
            </w:pPrChange>
          </w:pPr>
          <w:ins w:id="49" w:author="李林骁" w:date="2024-10-22T09:56:56Z">
            <w:r>
              <w:rPr>
                <w:rFonts w:hint="eastAsia" w:ascii="仿宋_GB2312" w:hAnsi="仿宋_GB2312" w:eastAsia="仿宋_GB2312" w:cs="仿宋_GB2312"/>
                <w:sz w:val="32"/>
                <w:szCs w:val="32"/>
                <w:rPrChange w:id="50" w:author="李林骁" w:date="2024-10-22T09:58:05Z">
                  <w:rPr>
                    <w:rFonts w:hint="eastAsia" w:ascii="仿宋_GB2312" w:hAnsi="仿宋_GB2312" w:eastAsia="仿宋_GB2312" w:cs="仿宋_GB2312"/>
                    <w:sz w:val="30"/>
                    <w:szCs w:val="30"/>
                  </w:rPr>
                </w:rPrChange>
              </w:rPr>
              <w:fldChar w:fldCharType="begin"/>
            </w:r>
          </w:ins>
          <w:ins w:id="51" w:author="李林骁" w:date="2024-10-22T09:56:56Z">
            <w:r>
              <w:rPr>
                <w:rFonts w:hint="eastAsia" w:ascii="仿宋_GB2312" w:hAnsi="仿宋_GB2312" w:eastAsia="仿宋_GB2312" w:cs="仿宋_GB2312"/>
                <w:sz w:val="32"/>
                <w:szCs w:val="32"/>
                <w:rPrChange w:id="52" w:author="李林骁" w:date="2024-10-22T09:58:05Z">
                  <w:rPr>
                    <w:rFonts w:hint="eastAsia" w:ascii="仿宋_GB2312" w:hAnsi="仿宋_GB2312" w:eastAsia="仿宋_GB2312" w:cs="仿宋_GB2312"/>
                    <w:sz w:val="30"/>
                    <w:szCs w:val="30"/>
                  </w:rPr>
                </w:rPrChange>
              </w:rPr>
              <w:instrText xml:space="preserve"> HYPERLINK \l _Toc11831 </w:instrText>
            </w:r>
          </w:ins>
          <w:ins w:id="53" w:author="李林骁" w:date="2024-10-22T09:56:56Z">
            <w:r>
              <w:rPr>
                <w:rFonts w:hint="eastAsia" w:ascii="仿宋_GB2312" w:hAnsi="仿宋_GB2312" w:eastAsia="仿宋_GB2312" w:cs="仿宋_GB2312"/>
                <w:sz w:val="32"/>
                <w:szCs w:val="32"/>
                <w:rPrChange w:id="54" w:author="李林骁" w:date="2024-10-22T09:58:05Z">
                  <w:rPr>
                    <w:rFonts w:hint="eastAsia" w:ascii="仿宋_GB2312" w:hAnsi="仿宋_GB2312" w:eastAsia="仿宋_GB2312" w:cs="仿宋_GB2312"/>
                    <w:sz w:val="30"/>
                    <w:szCs w:val="30"/>
                  </w:rPr>
                </w:rPrChange>
              </w:rPr>
              <w:fldChar w:fldCharType="separate"/>
            </w:r>
          </w:ins>
          <w:ins w:id="55" w:author="李林骁" w:date="2024-10-22T09:56:56Z">
            <w:r>
              <w:rPr>
                <w:rFonts w:hint="eastAsia" w:ascii="仿宋_GB2312" w:hAnsi="仿宋_GB2312" w:eastAsia="仿宋_GB2312" w:cs="仿宋_GB2312"/>
                <w:sz w:val="32"/>
                <w:szCs w:val="32"/>
                <w:highlight w:val="none"/>
                <w:lang w:val="en-US" w:eastAsia="zh-CN"/>
                <w:rPrChange w:id="56" w:author="李林骁" w:date="2024-10-22T09:58:05Z">
                  <w:rPr>
                    <w:rFonts w:hint="eastAsia" w:ascii="仿宋_GB2312" w:hAnsi="仿宋_GB2312" w:eastAsia="仿宋_GB2312" w:cs="仿宋_GB2312"/>
                    <w:sz w:val="30"/>
                    <w:szCs w:val="30"/>
                    <w:highlight w:val="none"/>
                    <w:lang w:val="en-US" w:eastAsia="zh-CN"/>
                  </w:rPr>
                </w:rPrChange>
              </w:rPr>
              <w:t>前言</w:t>
            </w:r>
          </w:ins>
          <w:ins w:id="57" w:author="李林骁" w:date="2024-10-22T09:56:56Z">
            <w:r>
              <w:rPr>
                <w:rFonts w:hint="eastAsia" w:ascii="仿宋_GB2312" w:hAnsi="仿宋_GB2312" w:eastAsia="仿宋_GB2312" w:cs="仿宋_GB2312"/>
                <w:sz w:val="32"/>
                <w:szCs w:val="32"/>
                <w:rPrChange w:id="58" w:author="李林骁" w:date="2024-10-22T09:58:05Z">
                  <w:rPr>
                    <w:rFonts w:hint="eastAsia" w:ascii="仿宋_GB2312" w:hAnsi="仿宋_GB2312" w:eastAsia="仿宋_GB2312" w:cs="仿宋_GB2312"/>
                    <w:sz w:val="30"/>
                    <w:szCs w:val="30"/>
                  </w:rPr>
                </w:rPrChange>
              </w:rPr>
              <w:tab/>
            </w:r>
          </w:ins>
          <w:ins w:id="59" w:author="李林骁" w:date="2024-10-22T09:56:56Z">
            <w:r>
              <w:rPr>
                <w:rFonts w:hint="eastAsia" w:ascii="仿宋_GB2312" w:hAnsi="仿宋_GB2312" w:eastAsia="仿宋_GB2312" w:cs="仿宋_GB2312"/>
                <w:sz w:val="32"/>
                <w:szCs w:val="32"/>
                <w:rPrChange w:id="60" w:author="李林骁" w:date="2024-10-22T09:58:05Z">
                  <w:rPr>
                    <w:rFonts w:hint="eastAsia" w:ascii="仿宋_GB2312" w:hAnsi="仿宋_GB2312" w:eastAsia="仿宋_GB2312" w:cs="仿宋_GB2312"/>
                    <w:sz w:val="30"/>
                    <w:szCs w:val="30"/>
                  </w:rPr>
                </w:rPrChange>
              </w:rPr>
              <w:fldChar w:fldCharType="begin"/>
            </w:r>
          </w:ins>
          <w:ins w:id="61" w:author="李林骁" w:date="2024-10-22T09:56:56Z">
            <w:r>
              <w:rPr>
                <w:rFonts w:hint="eastAsia" w:ascii="仿宋_GB2312" w:hAnsi="仿宋_GB2312" w:eastAsia="仿宋_GB2312" w:cs="仿宋_GB2312"/>
                <w:sz w:val="32"/>
                <w:szCs w:val="32"/>
                <w:rPrChange w:id="62" w:author="李林骁" w:date="2024-10-22T09:58:05Z">
                  <w:rPr>
                    <w:rFonts w:hint="eastAsia" w:ascii="仿宋_GB2312" w:hAnsi="仿宋_GB2312" w:eastAsia="仿宋_GB2312" w:cs="仿宋_GB2312"/>
                    <w:sz w:val="30"/>
                    <w:szCs w:val="30"/>
                  </w:rPr>
                </w:rPrChange>
              </w:rPr>
              <w:instrText xml:space="preserve"> PAGEREF _Toc11831 \h </w:instrText>
            </w:r>
          </w:ins>
          <w:ins w:id="63" w:author="李林骁" w:date="2024-10-22T09:56:56Z">
            <w:r>
              <w:rPr>
                <w:rFonts w:hint="eastAsia" w:ascii="仿宋_GB2312" w:hAnsi="仿宋_GB2312" w:eastAsia="仿宋_GB2312" w:cs="仿宋_GB2312"/>
                <w:sz w:val="32"/>
                <w:szCs w:val="32"/>
                <w:rPrChange w:id="64" w:author="李林骁" w:date="2024-10-22T09:58:05Z">
                  <w:rPr>
                    <w:rFonts w:hint="eastAsia" w:ascii="仿宋_GB2312" w:hAnsi="仿宋_GB2312" w:eastAsia="仿宋_GB2312" w:cs="仿宋_GB2312"/>
                    <w:sz w:val="30"/>
                    <w:szCs w:val="30"/>
                  </w:rPr>
                </w:rPrChange>
              </w:rPr>
              <w:fldChar w:fldCharType="separate"/>
            </w:r>
          </w:ins>
          <w:ins w:id="65" w:author="李林骁" w:date="2024-10-22T09:56:56Z">
            <w:r>
              <w:rPr>
                <w:rFonts w:hint="eastAsia" w:ascii="仿宋_GB2312" w:hAnsi="仿宋_GB2312" w:eastAsia="仿宋_GB2312" w:cs="仿宋_GB2312"/>
                <w:sz w:val="32"/>
                <w:szCs w:val="32"/>
                <w:rPrChange w:id="66" w:author="李林骁" w:date="2024-10-22T09:58:05Z">
                  <w:rPr>
                    <w:rFonts w:hint="eastAsia" w:ascii="仿宋_GB2312" w:hAnsi="仿宋_GB2312" w:eastAsia="仿宋_GB2312" w:cs="仿宋_GB2312"/>
                    <w:sz w:val="30"/>
                    <w:szCs w:val="30"/>
                  </w:rPr>
                </w:rPrChange>
              </w:rPr>
              <w:t>- 1 -</w:t>
            </w:r>
          </w:ins>
          <w:ins w:id="67" w:author="李林骁" w:date="2024-10-22T09:56:56Z">
            <w:r>
              <w:rPr>
                <w:rFonts w:hint="eastAsia" w:ascii="仿宋_GB2312" w:hAnsi="仿宋_GB2312" w:eastAsia="仿宋_GB2312" w:cs="仿宋_GB2312"/>
                <w:sz w:val="32"/>
                <w:szCs w:val="32"/>
                <w:rPrChange w:id="68" w:author="李林骁" w:date="2024-10-22T09:58:05Z">
                  <w:rPr>
                    <w:rFonts w:hint="eastAsia" w:ascii="仿宋_GB2312" w:hAnsi="仿宋_GB2312" w:eastAsia="仿宋_GB2312" w:cs="仿宋_GB2312"/>
                    <w:sz w:val="30"/>
                    <w:szCs w:val="30"/>
                  </w:rPr>
                </w:rPrChange>
              </w:rPr>
              <w:fldChar w:fldCharType="end"/>
            </w:r>
          </w:ins>
          <w:ins w:id="69" w:author="李林骁" w:date="2024-10-22T09:56:56Z">
            <w:r>
              <w:rPr>
                <w:rFonts w:hint="eastAsia" w:ascii="仿宋_GB2312" w:hAnsi="仿宋_GB2312" w:eastAsia="仿宋_GB2312" w:cs="仿宋_GB2312"/>
                <w:sz w:val="32"/>
                <w:szCs w:val="32"/>
                <w:rPrChange w:id="70" w:author="李林骁" w:date="2024-10-22T09:58:05Z">
                  <w:rPr>
                    <w:rFonts w:hint="eastAsia" w:ascii="仿宋_GB2312" w:hAnsi="仿宋_GB2312" w:eastAsia="仿宋_GB2312" w:cs="仿宋_GB2312"/>
                    <w:sz w:val="30"/>
                    <w:szCs w:val="30"/>
                  </w:rPr>
                </w:rPrChange>
              </w:rPr>
              <w:fldChar w:fldCharType="end"/>
            </w:r>
          </w:ins>
        </w:p>
        <w:p w14:paraId="248A28A3">
          <w:pPr>
            <w:pStyle w:val="7"/>
            <w:tabs>
              <w:tab w:val="right" w:leader="dot" w:pos="8845"/>
            </w:tabs>
            <w:spacing w:line="560" w:lineRule="exact"/>
            <w:rPr>
              <w:ins w:id="72" w:author="李林骁" w:date="2024-10-22T09:56:56Z"/>
              <w:rFonts w:hint="eastAsia" w:ascii="仿宋_GB2312" w:hAnsi="仿宋_GB2312" w:eastAsia="仿宋_GB2312" w:cs="仿宋_GB2312"/>
              <w:sz w:val="32"/>
              <w:szCs w:val="32"/>
              <w:rPrChange w:id="73" w:author="李林骁" w:date="2024-10-22T09:58:05Z">
                <w:rPr>
                  <w:ins w:id="74" w:author="李林骁" w:date="2024-10-22T09:56:56Z"/>
                  <w:rFonts w:hint="eastAsia" w:ascii="仿宋_GB2312" w:hAnsi="仿宋_GB2312" w:eastAsia="仿宋_GB2312" w:cs="仿宋_GB2312"/>
                  <w:sz w:val="30"/>
                  <w:szCs w:val="30"/>
                </w:rPr>
              </w:rPrChange>
            </w:rPr>
            <w:pPrChange w:id="71" w:author="李林骁" w:date="2024-10-22T09:58:16Z">
              <w:pPr>
                <w:pStyle w:val="7"/>
                <w:tabs>
                  <w:tab w:val="right" w:leader="dot" w:pos="8845"/>
                </w:tabs>
              </w:pPr>
            </w:pPrChange>
          </w:pPr>
          <w:ins w:id="75" w:author="李林骁" w:date="2024-10-22T09:56:56Z">
            <w:r>
              <w:rPr>
                <w:rFonts w:hint="eastAsia" w:ascii="仿宋_GB2312" w:hAnsi="仿宋_GB2312" w:eastAsia="仿宋_GB2312" w:cs="仿宋_GB2312"/>
                <w:sz w:val="32"/>
                <w:szCs w:val="32"/>
                <w:rPrChange w:id="76" w:author="李林骁" w:date="2024-10-22T09:58:05Z">
                  <w:rPr>
                    <w:rFonts w:hint="eastAsia" w:ascii="仿宋_GB2312" w:hAnsi="仿宋_GB2312" w:eastAsia="仿宋_GB2312" w:cs="仿宋_GB2312"/>
                    <w:sz w:val="30"/>
                    <w:szCs w:val="30"/>
                  </w:rPr>
                </w:rPrChange>
              </w:rPr>
              <w:fldChar w:fldCharType="begin"/>
            </w:r>
          </w:ins>
          <w:ins w:id="77" w:author="李林骁" w:date="2024-10-22T09:56:56Z">
            <w:r>
              <w:rPr>
                <w:rFonts w:hint="eastAsia" w:ascii="仿宋_GB2312" w:hAnsi="仿宋_GB2312" w:eastAsia="仿宋_GB2312" w:cs="仿宋_GB2312"/>
                <w:sz w:val="32"/>
                <w:szCs w:val="32"/>
                <w:rPrChange w:id="78" w:author="李林骁" w:date="2024-10-22T09:58:05Z">
                  <w:rPr>
                    <w:rFonts w:hint="eastAsia" w:ascii="仿宋_GB2312" w:hAnsi="仿宋_GB2312" w:eastAsia="仿宋_GB2312" w:cs="仿宋_GB2312"/>
                    <w:sz w:val="30"/>
                    <w:szCs w:val="30"/>
                  </w:rPr>
                </w:rPrChange>
              </w:rPr>
              <w:instrText xml:space="preserve"> HYPERLINK \l _Toc13416 </w:instrText>
            </w:r>
          </w:ins>
          <w:ins w:id="79" w:author="李林骁" w:date="2024-10-22T09:56:56Z">
            <w:r>
              <w:rPr>
                <w:rFonts w:hint="eastAsia" w:ascii="仿宋_GB2312" w:hAnsi="仿宋_GB2312" w:eastAsia="仿宋_GB2312" w:cs="仿宋_GB2312"/>
                <w:sz w:val="32"/>
                <w:szCs w:val="32"/>
                <w:rPrChange w:id="80" w:author="李林骁" w:date="2024-10-22T09:58:05Z">
                  <w:rPr>
                    <w:rFonts w:hint="eastAsia" w:ascii="仿宋_GB2312" w:hAnsi="仿宋_GB2312" w:eastAsia="仿宋_GB2312" w:cs="仿宋_GB2312"/>
                    <w:sz w:val="30"/>
                    <w:szCs w:val="30"/>
                  </w:rPr>
                </w:rPrChange>
              </w:rPr>
              <w:fldChar w:fldCharType="separate"/>
            </w:r>
          </w:ins>
          <w:ins w:id="81" w:author="李林骁" w:date="2024-10-22T09:56:56Z">
            <w:r>
              <w:rPr>
                <w:rFonts w:hint="eastAsia" w:ascii="仿宋_GB2312" w:hAnsi="仿宋_GB2312" w:eastAsia="仿宋_GB2312" w:cs="仿宋_GB2312"/>
                <w:sz w:val="32"/>
                <w:szCs w:val="32"/>
                <w:highlight w:val="none"/>
                <w:lang w:val="en-US" w:eastAsia="zh-CN"/>
                <w:rPrChange w:id="82" w:author="李林骁" w:date="2024-10-22T09:58:05Z">
                  <w:rPr>
                    <w:rFonts w:hint="eastAsia" w:ascii="仿宋_GB2312" w:hAnsi="仿宋_GB2312" w:eastAsia="仿宋_GB2312" w:cs="仿宋_GB2312"/>
                    <w:sz w:val="30"/>
                    <w:szCs w:val="30"/>
                    <w:highlight w:val="none"/>
                    <w:lang w:val="en-US" w:eastAsia="zh-CN"/>
                  </w:rPr>
                </w:rPrChange>
              </w:rPr>
              <w:t>一、验收准备</w:t>
            </w:r>
          </w:ins>
          <w:ins w:id="83" w:author="李林骁" w:date="2024-10-22T09:56:56Z">
            <w:r>
              <w:rPr>
                <w:rFonts w:hint="eastAsia" w:ascii="仿宋_GB2312" w:hAnsi="仿宋_GB2312" w:eastAsia="仿宋_GB2312" w:cs="仿宋_GB2312"/>
                <w:sz w:val="32"/>
                <w:szCs w:val="32"/>
                <w:rPrChange w:id="84" w:author="李林骁" w:date="2024-10-22T09:58:05Z">
                  <w:rPr>
                    <w:rFonts w:hint="eastAsia" w:ascii="仿宋_GB2312" w:hAnsi="仿宋_GB2312" w:eastAsia="仿宋_GB2312" w:cs="仿宋_GB2312"/>
                    <w:sz w:val="30"/>
                    <w:szCs w:val="30"/>
                  </w:rPr>
                </w:rPrChange>
              </w:rPr>
              <w:tab/>
            </w:r>
          </w:ins>
          <w:ins w:id="85" w:author="李林骁" w:date="2024-10-22T09:56:56Z">
            <w:r>
              <w:rPr>
                <w:rFonts w:hint="eastAsia" w:ascii="仿宋_GB2312" w:hAnsi="仿宋_GB2312" w:eastAsia="仿宋_GB2312" w:cs="仿宋_GB2312"/>
                <w:sz w:val="32"/>
                <w:szCs w:val="32"/>
                <w:rPrChange w:id="86" w:author="李林骁" w:date="2024-10-22T09:58:05Z">
                  <w:rPr>
                    <w:rFonts w:hint="eastAsia" w:ascii="仿宋_GB2312" w:hAnsi="仿宋_GB2312" w:eastAsia="仿宋_GB2312" w:cs="仿宋_GB2312"/>
                    <w:sz w:val="30"/>
                    <w:szCs w:val="30"/>
                  </w:rPr>
                </w:rPrChange>
              </w:rPr>
              <w:fldChar w:fldCharType="begin"/>
            </w:r>
          </w:ins>
          <w:ins w:id="87" w:author="李林骁" w:date="2024-10-22T09:56:56Z">
            <w:r>
              <w:rPr>
                <w:rFonts w:hint="eastAsia" w:ascii="仿宋_GB2312" w:hAnsi="仿宋_GB2312" w:eastAsia="仿宋_GB2312" w:cs="仿宋_GB2312"/>
                <w:sz w:val="32"/>
                <w:szCs w:val="32"/>
                <w:rPrChange w:id="88" w:author="李林骁" w:date="2024-10-22T09:58:05Z">
                  <w:rPr>
                    <w:rFonts w:hint="eastAsia" w:ascii="仿宋_GB2312" w:hAnsi="仿宋_GB2312" w:eastAsia="仿宋_GB2312" w:cs="仿宋_GB2312"/>
                    <w:sz w:val="30"/>
                    <w:szCs w:val="30"/>
                  </w:rPr>
                </w:rPrChange>
              </w:rPr>
              <w:instrText xml:space="preserve"> PAGEREF _Toc13416 \h </w:instrText>
            </w:r>
          </w:ins>
          <w:ins w:id="89" w:author="李林骁" w:date="2024-10-22T09:56:56Z">
            <w:r>
              <w:rPr>
                <w:rFonts w:hint="eastAsia" w:ascii="仿宋_GB2312" w:hAnsi="仿宋_GB2312" w:eastAsia="仿宋_GB2312" w:cs="仿宋_GB2312"/>
                <w:sz w:val="32"/>
                <w:szCs w:val="32"/>
                <w:rPrChange w:id="90" w:author="李林骁" w:date="2024-10-22T09:58:05Z">
                  <w:rPr>
                    <w:rFonts w:hint="eastAsia" w:ascii="仿宋_GB2312" w:hAnsi="仿宋_GB2312" w:eastAsia="仿宋_GB2312" w:cs="仿宋_GB2312"/>
                    <w:sz w:val="30"/>
                    <w:szCs w:val="30"/>
                  </w:rPr>
                </w:rPrChange>
              </w:rPr>
              <w:fldChar w:fldCharType="separate"/>
            </w:r>
          </w:ins>
          <w:ins w:id="91" w:author="李林骁" w:date="2024-10-22T09:56:56Z">
            <w:r>
              <w:rPr>
                <w:rFonts w:hint="eastAsia" w:ascii="仿宋_GB2312" w:hAnsi="仿宋_GB2312" w:eastAsia="仿宋_GB2312" w:cs="仿宋_GB2312"/>
                <w:sz w:val="32"/>
                <w:szCs w:val="32"/>
                <w:rPrChange w:id="92" w:author="李林骁" w:date="2024-10-22T09:58:05Z">
                  <w:rPr>
                    <w:rFonts w:hint="eastAsia" w:ascii="仿宋_GB2312" w:hAnsi="仿宋_GB2312" w:eastAsia="仿宋_GB2312" w:cs="仿宋_GB2312"/>
                    <w:sz w:val="30"/>
                    <w:szCs w:val="30"/>
                  </w:rPr>
                </w:rPrChange>
              </w:rPr>
              <w:t>- 2 -</w:t>
            </w:r>
          </w:ins>
          <w:ins w:id="93" w:author="李林骁" w:date="2024-10-22T09:56:56Z">
            <w:r>
              <w:rPr>
                <w:rFonts w:hint="eastAsia" w:ascii="仿宋_GB2312" w:hAnsi="仿宋_GB2312" w:eastAsia="仿宋_GB2312" w:cs="仿宋_GB2312"/>
                <w:sz w:val="32"/>
                <w:szCs w:val="32"/>
                <w:rPrChange w:id="94" w:author="李林骁" w:date="2024-10-22T09:58:05Z">
                  <w:rPr>
                    <w:rFonts w:hint="eastAsia" w:ascii="仿宋_GB2312" w:hAnsi="仿宋_GB2312" w:eastAsia="仿宋_GB2312" w:cs="仿宋_GB2312"/>
                    <w:sz w:val="30"/>
                    <w:szCs w:val="30"/>
                  </w:rPr>
                </w:rPrChange>
              </w:rPr>
              <w:fldChar w:fldCharType="end"/>
            </w:r>
          </w:ins>
          <w:ins w:id="95" w:author="李林骁" w:date="2024-10-22T09:56:56Z">
            <w:r>
              <w:rPr>
                <w:rFonts w:hint="eastAsia" w:ascii="仿宋_GB2312" w:hAnsi="仿宋_GB2312" w:eastAsia="仿宋_GB2312" w:cs="仿宋_GB2312"/>
                <w:sz w:val="32"/>
                <w:szCs w:val="32"/>
                <w:rPrChange w:id="96" w:author="李林骁" w:date="2024-10-22T09:58:05Z">
                  <w:rPr>
                    <w:rFonts w:hint="eastAsia" w:ascii="仿宋_GB2312" w:hAnsi="仿宋_GB2312" w:eastAsia="仿宋_GB2312" w:cs="仿宋_GB2312"/>
                    <w:sz w:val="30"/>
                    <w:szCs w:val="30"/>
                  </w:rPr>
                </w:rPrChange>
              </w:rPr>
              <w:fldChar w:fldCharType="end"/>
            </w:r>
          </w:ins>
        </w:p>
        <w:p w14:paraId="2362138A">
          <w:pPr>
            <w:pStyle w:val="8"/>
            <w:tabs>
              <w:tab w:val="right" w:leader="dot" w:pos="8845"/>
            </w:tabs>
            <w:spacing w:line="560" w:lineRule="exact"/>
            <w:rPr>
              <w:ins w:id="98" w:author="李林骁" w:date="2024-10-22T09:56:56Z"/>
              <w:rFonts w:hint="eastAsia" w:ascii="仿宋_GB2312" w:hAnsi="仿宋_GB2312" w:eastAsia="仿宋_GB2312" w:cs="仿宋_GB2312"/>
              <w:sz w:val="32"/>
              <w:szCs w:val="32"/>
              <w:rPrChange w:id="99" w:author="李林骁" w:date="2024-10-22T09:58:05Z">
                <w:rPr>
                  <w:ins w:id="100" w:author="李林骁" w:date="2024-10-22T09:56:56Z"/>
                  <w:rFonts w:hint="eastAsia" w:ascii="仿宋_GB2312" w:hAnsi="仿宋_GB2312" w:eastAsia="仿宋_GB2312" w:cs="仿宋_GB2312"/>
                  <w:sz w:val="30"/>
                  <w:szCs w:val="30"/>
                </w:rPr>
              </w:rPrChange>
            </w:rPr>
            <w:pPrChange w:id="97" w:author="李林骁" w:date="2024-10-22T09:58:16Z">
              <w:pPr>
                <w:pStyle w:val="8"/>
                <w:tabs>
                  <w:tab w:val="right" w:leader="dot" w:pos="8845"/>
                </w:tabs>
              </w:pPr>
            </w:pPrChange>
          </w:pPr>
          <w:ins w:id="101" w:author="李林骁" w:date="2024-10-22T09:56:56Z">
            <w:r>
              <w:rPr>
                <w:rFonts w:hint="eastAsia" w:ascii="仿宋_GB2312" w:hAnsi="仿宋_GB2312" w:eastAsia="仿宋_GB2312" w:cs="仿宋_GB2312"/>
                <w:sz w:val="32"/>
                <w:szCs w:val="32"/>
                <w:rPrChange w:id="102" w:author="李林骁" w:date="2024-10-22T09:58:05Z">
                  <w:rPr>
                    <w:rFonts w:hint="eastAsia" w:ascii="仿宋_GB2312" w:hAnsi="仿宋_GB2312" w:eastAsia="仿宋_GB2312" w:cs="仿宋_GB2312"/>
                    <w:sz w:val="30"/>
                    <w:szCs w:val="30"/>
                  </w:rPr>
                </w:rPrChange>
              </w:rPr>
              <w:fldChar w:fldCharType="begin"/>
            </w:r>
          </w:ins>
          <w:ins w:id="103" w:author="李林骁" w:date="2024-10-22T09:56:56Z">
            <w:r>
              <w:rPr>
                <w:rFonts w:hint="eastAsia" w:ascii="仿宋_GB2312" w:hAnsi="仿宋_GB2312" w:eastAsia="仿宋_GB2312" w:cs="仿宋_GB2312"/>
                <w:sz w:val="32"/>
                <w:szCs w:val="32"/>
                <w:rPrChange w:id="104" w:author="李林骁" w:date="2024-10-22T09:58:05Z">
                  <w:rPr>
                    <w:rFonts w:hint="eastAsia" w:ascii="仿宋_GB2312" w:hAnsi="仿宋_GB2312" w:eastAsia="仿宋_GB2312" w:cs="仿宋_GB2312"/>
                    <w:sz w:val="30"/>
                    <w:szCs w:val="30"/>
                  </w:rPr>
                </w:rPrChange>
              </w:rPr>
              <w:instrText xml:space="preserve"> HYPERLINK \l _Toc26467 </w:instrText>
            </w:r>
          </w:ins>
          <w:ins w:id="105" w:author="李林骁" w:date="2024-10-22T09:56:56Z">
            <w:r>
              <w:rPr>
                <w:rFonts w:hint="eastAsia" w:ascii="仿宋_GB2312" w:hAnsi="仿宋_GB2312" w:eastAsia="仿宋_GB2312" w:cs="仿宋_GB2312"/>
                <w:sz w:val="32"/>
                <w:szCs w:val="32"/>
                <w:rPrChange w:id="106" w:author="李林骁" w:date="2024-10-22T09:58:05Z">
                  <w:rPr>
                    <w:rFonts w:hint="eastAsia" w:ascii="仿宋_GB2312" w:hAnsi="仿宋_GB2312" w:eastAsia="仿宋_GB2312" w:cs="仿宋_GB2312"/>
                    <w:sz w:val="30"/>
                    <w:szCs w:val="30"/>
                  </w:rPr>
                </w:rPrChange>
              </w:rPr>
              <w:fldChar w:fldCharType="separate"/>
            </w:r>
          </w:ins>
          <w:ins w:id="107" w:author="李林骁" w:date="2024-10-22T09:56:56Z">
            <w:r>
              <w:rPr>
                <w:rFonts w:hint="eastAsia" w:ascii="仿宋_GB2312" w:hAnsi="仿宋_GB2312" w:eastAsia="仿宋_GB2312" w:cs="仿宋_GB2312"/>
                <w:sz w:val="32"/>
                <w:szCs w:val="32"/>
                <w:highlight w:val="none"/>
                <w:lang w:val="en-US" w:eastAsia="zh-CN"/>
                <w:rPrChange w:id="108" w:author="李林骁" w:date="2024-10-22T09:58:05Z">
                  <w:rPr>
                    <w:rFonts w:hint="eastAsia" w:ascii="仿宋_GB2312" w:hAnsi="仿宋_GB2312" w:eastAsia="仿宋_GB2312" w:cs="仿宋_GB2312"/>
                    <w:sz w:val="30"/>
                    <w:szCs w:val="30"/>
                    <w:highlight w:val="none"/>
                    <w:lang w:val="en-US" w:eastAsia="zh-CN"/>
                  </w:rPr>
                </w:rPrChange>
              </w:rPr>
              <w:t>（一）运营自购</w:t>
            </w:r>
          </w:ins>
          <w:ins w:id="109" w:author="李林骁" w:date="2024-10-22T09:56:56Z">
            <w:r>
              <w:rPr>
                <w:rFonts w:hint="eastAsia" w:ascii="仿宋_GB2312" w:hAnsi="仿宋_GB2312" w:eastAsia="仿宋_GB2312" w:cs="仿宋_GB2312"/>
                <w:sz w:val="32"/>
                <w:szCs w:val="32"/>
                <w:rPrChange w:id="110" w:author="李林骁" w:date="2024-10-22T09:58:05Z">
                  <w:rPr>
                    <w:rFonts w:hint="eastAsia" w:ascii="仿宋_GB2312" w:hAnsi="仿宋_GB2312" w:eastAsia="仿宋_GB2312" w:cs="仿宋_GB2312"/>
                    <w:sz w:val="30"/>
                    <w:szCs w:val="30"/>
                  </w:rPr>
                </w:rPrChange>
              </w:rPr>
              <w:tab/>
            </w:r>
          </w:ins>
          <w:ins w:id="111" w:author="李林骁" w:date="2024-10-22T09:56:56Z">
            <w:r>
              <w:rPr>
                <w:rFonts w:hint="eastAsia" w:ascii="仿宋_GB2312" w:hAnsi="仿宋_GB2312" w:eastAsia="仿宋_GB2312" w:cs="仿宋_GB2312"/>
                <w:sz w:val="32"/>
                <w:szCs w:val="32"/>
                <w:rPrChange w:id="112" w:author="李林骁" w:date="2024-10-22T09:58:05Z">
                  <w:rPr>
                    <w:rFonts w:hint="eastAsia" w:ascii="仿宋_GB2312" w:hAnsi="仿宋_GB2312" w:eastAsia="仿宋_GB2312" w:cs="仿宋_GB2312"/>
                    <w:sz w:val="30"/>
                    <w:szCs w:val="30"/>
                  </w:rPr>
                </w:rPrChange>
              </w:rPr>
              <w:fldChar w:fldCharType="begin"/>
            </w:r>
          </w:ins>
          <w:ins w:id="113" w:author="李林骁" w:date="2024-10-22T09:56:56Z">
            <w:r>
              <w:rPr>
                <w:rFonts w:hint="eastAsia" w:ascii="仿宋_GB2312" w:hAnsi="仿宋_GB2312" w:eastAsia="仿宋_GB2312" w:cs="仿宋_GB2312"/>
                <w:sz w:val="32"/>
                <w:szCs w:val="32"/>
                <w:rPrChange w:id="114" w:author="李林骁" w:date="2024-10-22T09:58:05Z">
                  <w:rPr>
                    <w:rFonts w:hint="eastAsia" w:ascii="仿宋_GB2312" w:hAnsi="仿宋_GB2312" w:eastAsia="仿宋_GB2312" w:cs="仿宋_GB2312"/>
                    <w:sz w:val="30"/>
                    <w:szCs w:val="30"/>
                  </w:rPr>
                </w:rPrChange>
              </w:rPr>
              <w:instrText xml:space="preserve"> PAGEREF _Toc26467 \h </w:instrText>
            </w:r>
          </w:ins>
          <w:ins w:id="115" w:author="李林骁" w:date="2024-10-22T09:56:56Z">
            <w:r>
              <w:rPr>
                <w:rFonts w:hint="eastAsia" w:ascii="仿宋_GB2312" w:hAnsi="仿宋_GB2312" w:eastAsia="仿宋_GB2312" w:cs="仿宋_GB2312"/>
                <w:sz w:val="32"/>
                <w:szCs w:val="32"/>
                <w:rPrChange w:id="116" w:author="李林骁" w:date="2024-10-22T09:58:05Z">
                  <w:rPr>
                    <w:rFonts w:hint="eastAsia" w:ascii="仿宋_GB2312" w:hAnsi="仿宋_GB2312" w:eastAsia="仿宋_GB2312" w:cs="仿宋_GB2312"/>
                    <w:sz w:val="30"/>
                    <w:szCs w:val="30"/>
                  </w:rPr>
                </w:rPrChange>
              </w:rPr>
              <w:fldChar w:fldCharType="separate"/>
            </w:r>
          </w:ins>
          <w:ins w:id="117" w:author="李林骁" w:date="2024-10-22T09:56:56Z">
            <w:r>
              <w:rPr>
                <w:rFonts w:hint="eastAsia" w:ascii="仿宋_GB2312" w:hAnsi="仿宋_GB2312" w:eastAsia="仿宋_GB2312" w:cs="仿宋_GB2312"/>
                <w:sz w:val="32"/>
                <w:szCs w:val="32"/>
                <w:rPrChange w:id="118" w:author="李林骁" w:date="2024-10-22T09:58:05Z">
                  <w:rPr>
                    <w:rFonts w:hint="eastAsia" w:ascii="仿宋_GB2312" w:hAnsi="仿宋_GB2312" w:eastAsia="仿宋_GB2312" w:cs="仿宋_GB2312"/>
                    <w:sz w:val="30"/>
                    <w:szCs w:val="30"/>
                  </w:rPr>
                </w:rPrChange>
              </w:rPr>
              <w:t>- 2 -</w:t>
            </w:r>
          </w:ins>
          <w:ins w:id="119" w:author="李林骁" w:date="2024-10-22T09:56:56Z">
            <w:r>
              <w:rPr>
                <w:rFonts w:hint="eastAsia" w:ascii="仿宋_GB2312" w:hAnsi="仿宋_GB2312" w:eastAsia="仿宋_GB2312" w:cs="仿宋_GB2312"/>
                <w:sz w:val="32"/>
                <w:szCs w:val="32"/>
                <w:rPrChange w:id="120" w:author="李林骁" w:date="2024-10-22T09:58:05Z">
                  <w:rPr>
                    <w:rFonts w:hint="eastAsia" w:ascii="仿宋_GB2312" w:hAnsi="仿宋_GB2312" w:eastAsia="仿宋_GB2312" w:cs="仿宋_GB2312"/>
                    <w:sz w:val="30"/>
                    <w:szCs w:val="30"/>
                  </w:rPr>
                </w:rPrChange>
              </w:rPr>
              <w:fldChar w:fldCharType="end"/>
            </w:r>
          </w:ins>
          <w:ins w:id="121" w:author="李林骁" w:date="2024-10-22T09:56:56Z">
            <w:r>
              <w:rPr>
                <w:rFonts w:hint="eastAsia" w:ascii="仿宋_GB2312" w:hAnsi="仿宋_GB2312" w:eastAsia="仿宋_GB2312" w:cs="仿宋_GB2312"/>
                <w:sz w:val="32"/>
                <w:szCs w:val="32"/>
                <w:rPrChange w:id="122" w:author="李林骁" w:date="2024-10-22T09:58:05Z">
                  <w:rPr>
                    <w:rFonts w:hint="eastAsia" w:ascii="仿宋_GB2312" w:hAnsi="仿宋_GB2312" w:eastAsia="仿宋_GB2312" w:cs="仿宋_GB2312"/>
                    <w:sz w:val="30"/>
                    <w:szCs w:val="30"/>
                  </w:rPr>
                </w:rPrChange>
              </w:rPr>
              <w:fldChar w:fldCharType="end"/>
            </w:r>
          </w:ins>
        </w:p>
        <w:p w14:paraId="50D82E2F">
          <w:pPr>
            <w:pStyle w:val="8"/>
            <w:tabs>
              <w:tab w:val="right" w:leader="dot" w:pos="8845"/>
            </w:tabs>
            <w:spacing w:line="560" w:lineRule="exact"/>
            <w:rPr>
              <w:ins w:id="124" w:author="李林骁" w:date="2024-10-22T09:56:56Z"/>
              <w:rFonts w:hint="eastAsia" w:ascii="仿宋_GB2312" w:hAnsi="仿宋_GB2312" w:eastAsia="仿宋_GB2312" w:cs="仿宋_GB2312"/>
              <w:sz w:val="32"/>
              <w:szCs w:val="32"/>
              <w:rPrChange w:id="125" w:author="李林骁" w:date="2024-10-22T09:58:05Z">
                <w:rPr>
                  <w:ins w:id="126" w:author="李林骁" w:date="2024-10-22T09:56:56Z"/>
                  <w:rFonts w:hint="eastAsia" w:ascii="仿宋_GB2312" w:hAnsi="仿宋_GB2312" w:eastAsia="仿宋_GB2312" w:cs="仿宋_GB2312"/>
                  <w:sz w:val="30"/>
                  <w:szCs w:val="30"/>
                </w:rPr>
              </w:rPrChange>
            </w:rPr>
            <w:pPrChange w:id="123" w:author="李林骁" w:date="2024-10-22T09:58:16Z">
              <w:pPr>
                <w:pStyle w:val="8"/>
                <w:tabs>
                  <w:tab w:val="right" w:leader="dot" w:pos="8845"/>
                </w:tabs>
              </w:pPr>
            </w:pPrChange>
          </w:pPr>
          <w:ins w:id="127" w:author="李林骁" w:date="2024-10-22T09:56:56Z">
            <w:r>
              <w:rPr>
                <w:rFonts w:hint="eastAsia" w:ascii="仿宋_GB2312" w:hAnsi="仿宋_GB2312" w:eastAsia="仿宋_GB2312" w:cs="仿宋_GB2312"/>
                <w:sz w:val="32"/>
                <w:szCs w:val="32"/>
                <w:rPrChange w:id="128" w:author="李林骁" w:date="2024-10-22T09:58:05Z">
                  <w:rPr>
                    <w:rFonts w:hint="eastAsia" w:ascii="仿宋_GB2312" w:hAnsi="仿宋_GB2312" w:eastAsia="仿宋_GB2312" w:cs="仿宋_GB2312"/>
                    <w:sz w:val="30"/>
                    <w:szCs w:val="30"/>
                  </w:rPr>
                </w:rPrChange>
              </w:rPr>
              <w:fldChar w:fldCharType="begin"/>
            </w:r>
          </w:ins>
          <w:ins w:id="129" w:author="李林骁" w:date="2024-10-22T09:56:56Z">
            <w:r>
              <w:rPr>
                <w:rFonts w:hint="eastAsia" w:ascii="仿宋_GB2312" w:hAnsi="仿宋_GB2312" w:eastAsia="仿宋_GB2312" w:cs="仿宋_GB2312"/>
                <w:sz w:val="32"/>
                <w:szCs w:val="32"/>
                <w:rPrChange w:id="130" w:author="李林骁" w:date="2024-10-22T09:58:05Z">
                  <w:rPr>
                    <w:rFonts w:hint="eastAsia" w:ascii="仿宋_GB2312" w:hAnsi="仿宋_GB2312" w:eastAsia="仿宋_GB2312" w:cs="仿宋_GB2312"/>
                    <w:sz w:val="30"/>
                    <w:szCs w:val="30"/>
                  </w:rPr>
                </w:rPrChange>
              </w:rPr>
              <w:instrText xml:space="preserve"> HYPERLINK \l _Toc23801 </w:instrText>
            </w:r>
          </w:ins>
          <w:ins w:id="131" w:author="李林骁" w:date="2024-10-22T09:56:56Z">
            <w:r>
              <w:rPr>
                <w:rFonts w:hint="eastAsia" w:ascii="仿宋_GB2312" w:hAnsi="仿宋_GB2312" w:eastAsia="仿宋_GB2312" w:cs="仿宋_GB2312"/>
                <w:sz w:val="32"/>
                <w:szCs w:val="32"/>
                <w:rPrChange w:id="132" w:author="李林骁" w:date="2024-10-22T09:58:05Z">
                  <w:rPr>
                    <w:rFonts w:hint="eastAsia" w:ascii="仿宋_GB2312" w:hAnsi="仿宋_GB2312" w:eastAsia="仿宋_GB2312" w:cs="仿宋_GB2312"/>
                    <w:sz w:val="30"/>
                    <w:szCs w:val="30"/>
                  </w:rPr>
                </w:rPrChange>
              </w:rPr>
              <w:fldChar w:fldCharType="separate"/>
            </w:r>
          </w:ins>
          <w:ins w:id="133" w:author="李林骁" w:date="2024-10-22T09:56:56Z">
            <w:r>
              <w:rPr>
                <w:rFonts w:hint="eastAsia" w:ascii="仿宋_GB2312" w:hAnsi="仿宋_GB2312" w:eastAsia="仿宋_GB2312" w:cs="仿宋_GB2312"/>
                <w:sz w:val="32"/>
                <w:szCs w:val="32"/>
                <w:highlight w:val="none"/>
                <w:lang w:val="en-US" w:eastAsia="zh-CN"/>
                <w:rPrChange w:id="134" w:author="李林骁" w:date="2024-10-22T09:58:05Z">
                  <w:rPr>
                    <w:rFonts w:hint="eastAsia" w:ascii="仿宋_GB2312" w:hAnsi="仿宋_GB2312" w:eastAsia="仿宋_GB2312" w:cs="仿宋_GB2312"/>
                    <w:sz w:val="30"/>
                    <w:szCs w:val="30"/>
                    <w:highlight w:val="none"/>
                    <w:lang w:val="en-US" w:eastAsia="zh-CN"/>
                  </w:rPr>
                </w:rPrChange>
              </w:rPr>
              <w:t>（二）建设移交</w:t>
            </w:r>
          </w:ins>
          <w:ins w:id="135" w:author="李林骁" w:date="2024-10-22T09:56:56Z">
            <w:r>
              <w:rPr>
                <w:rFonts w:hint="eastAsia" w:ascii="仿宋_GB2312" w:hAnsi="仿宋_GB2312" w:eastAsia="仿宋_GB2312" w:cs="仿宋_GB2312"/>
                <w:sz w:val="32"/>
                <w:szCs w:val="32"/>
                <w:rPrChange w:id="136" w:author="李林骁" w:date="2024-10-22T09:58:05Z">
                  <w:rPr>
                    <w:rFonts w:hint="eastAsia" w:ascii="仿宋_GB2312" w:hAnsi="仿宋_GB2312" w:eastAsia="仿宋_GB2312" w:cs="仿宋_GB2312"/>
                    <w:sz w:val="30"/>
                    <w:szCs w:val="30"/>
                  </w:rPr>
                </w:rPrChange>
              </w:rPr>
              <w:tab/>
            </w:r>
          </w:ins>
          <w:ins w:id="137" w:author="李林骁" w:date="2024-10-22T09:56:56Z">
            <w:r>
              <w:rPr>
                <w:rFonts w:hint="eastAsia" w:ascii="仿宋_GB2312" w:hAnsi="仿宋_GB2312" w:eastAsia="仿宋_GB2312" w:cs="仿宋_GB2312"/>
                <w:sz w:val="32"/>
                <w:szCs w:val="32"/>
                <w:rPrChange w:id="138" w:author="李林骁" w:date="2024-10-22T09:58:05Z">
                  <w:rPr>
                    <w:rFonts w:hint="eastAsia" w:ascii="仿宋_GB2312" w:hAnsi="仿宋_GB2312" w:eastAsia="仿宋_GB2312" w:cs="仿宋_GB2312"/>
                    <w:sz w:val="30"/>
                    <w:szCs w:val="30"/>
                  </w:rPr>
                </w:rPrChange>
              </w:rPr>
              <w:fldChar w:fldCharType="begin"/>
            </w:r>
          </w:ins>
          <w:ins w:id="139" w:author="李林骁" w:date="2024-10-22T09:56:56Z">
            <w:r>
              <w:rPr>
                <w:rFonts w:hint="eastAsia" w:ascii="仿宋_GB2312" w:hAnsi="仿宋_GB2312" w:eastAsia="仿宋_GB2312" w:cs="仿宋_GB2312"/>
                <w:sz w:val="32"/>
                <w:szCs w:val="32"/>
                <w:rPrChange w:id="140" w:author="李林骁" w:date="2024-10-22T09:58:05Z">
                  <w:rPr>
                    <w:rFonts w:hint="eastAsia" w:ascii="仿宋_GB2312" w:hAnsi="仿宋_GB2312" w:eastAsia="仿宋_GB2312" w:cs="仿宋_GB2312"/>
                    <w:sz w:val="30"/>
                    <w:szCs w:val="30"/>
                  </w:rPr>
                </w:rPrChange>
              </w:rPr>
              <w:instrText xml:space="preserve"> PAGEREF _Toc23801 \h </w:instrText>
            </w:r>
          </w:ins>
          <w:ins w:id="141" w:author="李林骁" w:date="2024-10-22T09:56:56Z">
            <w:r>
              <w:rPr>
                <w:rFonts w:hint="eastAsia" w:ascii="仿宋_GB2312" w:hAnsi="仿宋_GB2312" w:eastAsia="仿宋_GB2312" w:cs="仿宋_GB2312"/>
                <w:sz w:val="32"/>
                <w:szCs w:val="32"/>
                <w:rPrChange w:id="142" w:author="李林骁" w:date="2024-10-22T09:58:05Z">
                  <w:rPr>
                    <w:rFonts w:hint="eastAsia" w:ascii="仿宋_GB2312" w:hAnsi="仿宋_GB2312" w:eastAsia="仿宋_GB2312" w:cs="仿宋_GB2312"/>
                    <w:sz w:val="30"/>
                    <w:szCs w:val="30"/>
                  </w:rPr>
                </w:rPrChange>
              </w:rPr>
              <w:fldChar w:fldCharType="separate"/>
            </w:r>
          </w:ins>
          <w:ins w:id="143" w:author="李林骁" w:date="2024-10-22T09:56:56Z">
            <w:r>
              <w:rPr>
                <w:rFonts w:hint="eastAsia" w:ascii="仿宋_GB2312" w:hAnsi="仿宋_GB2312" w:eastAsia="仿宋_GB2312" w:cs="仿宋_GB2312"/>
                <w:sz w:val="32"/>
                <w:szCs w:val="32"/>
                <w:rPrChange w:id="144" w:author="李林骁" w:date="2024-10-22T09:58:05Z">
                  <w:rPr>
                    <w:rFonts w:hint="eastAsia" w:ascii="仿宋_GB2312" w:hAnsi="仿宋_GB2312" w:eastAsia="仿宋_GB2312" w:cs="仿宋_GB2312"/>
                    <w:sz w:val="30"/>
                    <w:szCs w:val="30"/>
                  </w:rPr>
                </w:rPrChange>
              </w:rPr>
              <w:t>- 2 -</w:t>
            </w:r>
          </w:ins>
          <w:ins w:id="145" w:author="李林骁" w:date="2024-10-22T09:56:56Z">
            <w:r>
              <w:rPr>
                <w:rFonts w:hint="eastAsia" w:ascii="仿宋_GB2312" w:hAnsi="仿宋_GB2312" w:eastAsia="仿宋_GB2312" w:cs="仿宋_GB2312"/>
                <w:sz w:val="32"/>
                <w:szCs w:val="32"/>
                <w:rPrChange w:id="146" w:author="李林骁" w:date="2024-10-22T09:58:05Z">
                  <w:rPr>
                    <w:rFonts w:hint="eastAsia" w:ascii="仿宋_GB2312" w:hAnsi="仿宋_GB2312" w:eastAsia="仿宋_GB2312" w:cs="仿宋_GB2312"/>
                    <w:sz w:val="30"/>
                    <w:szCs w:val="30"/>
                  </w:rPr>
                </w:rPrChange>
              </w:rPr>
              <w:fldChar w:fldCharType="end"/>
            </w:r>
          </w:ins>
          <w:ins w:id="147" w:author="李林骁" w:date="2024-10-22T09:56:56Z">
            <w:r>
              <w:rPr>
                <w:rFonts w:hint="eastAsia" w:ascii="仿宋_GB2312" w:hAnsi="仿宋_GB2312" w:eastAsia="仿宋_GB2312" w:cs="仿宋_GB2312"/>
                <w:sz w:val="32"/>
                <w:szCs w:val="32"/>
                <w:rPrChange w:id="148" w:author="李林骁" w:date="2024-10-22T09:58:05Z">
                  <w:rPr>
                    <w:rFonts w:hint="eastAsia" w:ascii="仿宋_GB2312" w:hAnsi="仿宋_GB2312" w:eastAsia="仿宋_GB2312" w:cs="仿宋_GB2312"/>
                    <w:sz w:val="30"/>
                    <w:szCs w:val="30"/>
                  </w:rPr>
                </w:rPrChange>
              </w:rPr>
              <w:fldChar w:fldCharType="end"/>
            </w:r>
          </w:ins>
        </w:p>
        <w:p w14:paraId="328C75ED">
          <w:pPr>
            <w:pStyle w:val="7"/>
            <w:tabs>
              <w:tab w:val="right" w:leader="dot" w:pos="8845"/>
            </w:tabs>
            <w:spacing w:line="560" w:lineRule="exact"/>
            <w:rPr>
              <w:ins w:id="150" w:author="李林骁" w:date="2024-10-22T09:56:56Z"/>
              <w:rFonts w:hint="eastAsia" w:ascii="仿宋_GB2312" w:hAnsi="仿宋_GB2312" w:eastAsia="仿宋_GB2312" w:cs="仿宋_GB2312"/>
              <w:sz w:val="32"/>
              <w:szCs w:val="32"/>
              <w:rPrChange w:id="151" w:author="李林骁" w:date="2024-10-22T09:58:05Z">
                <w:rPr>
                  <w:ins w:id="152" w:author="李林骁" w:date="2024-10-22T09:56:56Z"/>
                  <w:rFonts w:hint="eastAsia" w:ascii="仿宋_GB2312" w:hAnsi="仿宋_GB2312" w:eastAsia="仿宋_GB2312" w:cs="仿宋_GB2312"/>
                  <w:sz w:val="30"/>
                  <w:szCs w:val="30"/>
                </w:rPr>
              </w:rPrChange>
            </w:rPr>
            <w:pPrChange w:id="149" w:author="李林骁" w:date="2024-10-22T09:58:16Z">
              <w:pPr>
                <w:pStyle w:val="7"/>
                <w:tabs>
                  <w:tab w:val="right" w:leader="dot" w:pos="8845"/>
                </w:tabs>
              </w:pPr>
            </w:pPrChange>
          </w:pPr>
          <w:ins w:id="153" w:author="李林骁" w:date="2024-10-22T09:56:56Z">
            <w:r>
              <w:rPr>
                <w:rFonts w:hint="eastAsia" w:ascii="仿宋_GB2312" w:hAnsi="仿宋_GB2312" w:eastAsia="仿宋_GB2312" w:cs="仿宋_GB2312"/>
                <w:sz w:val="32"/>
                <w:szCs w:val="32"/>
                <w:rPrChange w:id="154" w:author="李林骁" w:date="2024-10-22T09:58:05Z">
                  <w:rPr>
                    <w:rFonts w:hint="eastAsia" w:ascii="仿宋_GB2312" w:hAnsi="仿宋_GB2312" w:eastAsia="仿宋_GB2312" w:cs="仿宋_GB2312"/>
                    <w:sz w:val="30"/>
                    <w:szCs w:val="30"/>
                  </w:rPr>
                </w:rPrChange>
              </w:rPr>
              <w:fldChar w:fldCharType="begin"/>
            </w:r>
          </w:ins>
          <w:ins w:id="155" w:author="李林骁" w:date="2024-10-22T09:56:56Z">
            <w:r>
              <w:rPr>
                <w:rFonts w:hint="eastAsia" w:ascii="仿宋_GB2312" w:hAnsi="仿宋_GB2312" w:eastAsia="仿宋_GB2312" w:cs="仿宋_GB2312"/>
                <w:sz w:val="32"/>
                <w:szCs w:val="32"/>
                <w:rPrChange w:id="156" w:author="李林骁" w:date="2024-10-22T09:58:05Z">
                  <w:rPr>
                    <w:rFonts w:hint="eastAsia" w:ascii="仿宋_GB2312" w:hAnsi="仿宋_GB2312" w:eastAsia="仿宋_GB2312" w:cs="仿宋_GB2312"/>
                    <w:sz w:val="30"/>
                    <w:szCs w:val="30"/>
                  </w:rPr>
                </w:rPrChange>
              </w:rPr>
              <w:instrText xml:space="preserve"> HYPERLINK \l _Toc29463 </w:instrText>
            </w:r>
          </w:ins>
          <w:ins w:id="157" w:author="李林骁" w:date="2024-10-22T09:56:56Z">
            <w:r>
              <w:rPr>
                <w:rFonts w:hint="eastAsia" w:ascii="仿宋_GB2312" w:hAnsi="仿宋_GB2312" w:eastAsia="仿宋_GB2312" w:cs="仿宋_GB2312"/>
                <w:sz w:val="32"/>
                <w:szCs w:val="32"/>
                <w:rPrChange w:id="158" w:author="李林骁" w:date="2024-10-22T09:58:05Z">
                  <w:rPr>
                    <w:rFonts w:hint="eastAsia" w:ascii="仿宋_GB2312" w:hAnsi="仿宋_GB2312" w:eastAsia="仿宋_GB2312" w:cs="仿宋_GB2312"/>
                    <w:sz w:val="30"/>
                    <w:szCs w:val="30"/>
                  </w:rPr>
                </w:rPrChange>
              </w:rPr>
              <w:fldChar w:fldCharType="separate"/>
            </w:r>
          </w:ins>
          <w:ins w:id="159" w:author="李林骁" w:date="2024-10-22T09:56:56Z">
            <w:r>
              <w:rPr>
                <w:rFonts w:hint="eastAsia" w:ascii="仿宋_GB2312" w:hAnsi="仿宋_GB2312" w:eastAsia="仿宋_GB2312" w:cs="仿宋_GB2312"/>
                <w:sz w:val="32"/>
                <w:szCs w:val="32"/>
                <w:highlight w:val="none"/>
                <w:lang w:val="en-US" w:eastAsia="zh-CN"/>
                <w:rPrChange w:id="160" w:author="李林骁" w:date="2024-10-22T09:58:05Z">
                  <w:rPr>
                    <w:rFonts w:hint="eastAsia" w:ascii="仿宋_GB2312" w:hAnsi="仿宋_GB2312" w:eastAsia="仿宋_GB2312" w:cs="仿宋_GB2312"/>
                    <w:sz w:val="30"/>
                    <w:szCs w:val="30"/>
                    <w:highlight w:val="none"/>
                    <w:lang w:val="en-US" w:eastAsia="zh-CN"/>
                  </w:rPr>
                </w:rPrChange>
              </w:rPr>
              <w:t>二、验收流程</w:t>
            </w:r>
          </w:ins>
          <w:ins w:id="161" w:author="李林骁" w:date="2024-10-22T09:56:56Z">
            <w:r>
              <w:rPr>
                <w:rFonts w:hint="eastAsia" w:ascii="仿宋_GB2312" w:hAnsi="仿宋_GB2312" w:eastAsia="仿宋_GB2312" w:cs="仿宋_GB2312"/>
                <w:sz w:val="32"/>
                <w:szCs w:val="32"/>
                <w:rPrChange w:id="162" w:author="李林骁" w:date="2024-10-22T09:58:05Z">
                  <w:rPr>
                    <w:rFonts w:hint="eastAsia" w:ascii="仿宋_GB2312" w:hAnsi="仿宋_GB2312" w:eastAsia="仿宋_GB2312" w:cs="仿宋_GB2312"/>
                    <w:sz w:val="30"/>
                    <w:szCs w:val="30"/>
                  </w:rPr>
                </w:rPrChange>
              </w:rPr>
              <w:tab/>
            </w:r>
          </w:ins>
          <w:ins w:id="163" w:author="李林骁" w:date="2024-10-22T09:56:56Z">
            <w:r>
              <w:rPr>
                <w:rFonts w:hint="eastAsia" w:ascii="仿宋_GB2312" w:hAnsi="仿宋_GB2312" w:eastAsia="仿宋_GB2312" w:cs="仿宋_GB2312"/>
                <w:sz w:val="32"/>
                <w:szCs w:val="32"/>
                <w:rPrChange w:id="164" w:author="李林骁" w:date="2024-10-22T09:58:05Z">
                  <w:rPr>
                    <w:rFonts w:hint="eastAsia" w:ascii="仿宋_GB2312" w:hAnsi="仿宋_GB2312" w:eastAsia="仿宋_GB2312" w:cs="仿宋_GB2312"/>
                    <w:sz w:val="30"/>
                    <w:szCs w:val="30"/>
                  </w:rPr>
                </w:rPrChange>
              </w:rPr>
              <w:fldChar w:fldCharType="begin"/>
            </w:r>
          </w:ins>
          <w:ins w:id="165" w:author="李林骁" w:date="2024-10-22T09:56:56Z">
            <w:r>
              <w:rPr>
                <w:rFonts w:hint="eastAsia" w:ascii="仿宋_GB2312" w:hAnsi="仿宋_GB2312" w:eastAsia="仿宋_GB2312" w:cs="仿宋_GB2312"/>
                <w:sz w:val="32"/>
                <w:szCs w:val="32"/>
                <w:rPrChange w:id="166" w:author="李林骁" w:date="2024-10-22T09:58:05Z">
                  <w:rPr>
                    <w:rFonts w:hint="eastAsia" w:ascii="仿宋_GB2312" w:hAnsi="仿宋_GB2312" w:eastAsia="仿宋_GB2312" w:cs="仿宋_GB2312"/>
                    <w:sz w:val="30"/>
                    <w:szCs w:val="30"/>
                  </w:rPr>
                </w:rPrChange>
              </w:rPr>
              <w:instrText xml:space="preserve"> PAGEREF _Toc29463 \h </w:instrText>
            </w:r>
          </w:ins>
          <w:ins w:id="167" w:author="李林骁" w:date="2024-10-22T09:56:56Z">
            <w:r>
              <w:rPr>
                <w:rFonts w:hint="eastAsia" w:ascii="仿宋_GB2312" w:hAnsi="仿宋_GB2312" w:eastAsia="仿宋_GB2312" w:cs="仿宋_GB2312"/>
                <w:sz w:val="32"/>
                <w:szCs w:val="32"/>
                <w:rPrChange w:id="168" w:author="李林骁" w:date="2024-10-22T09:58:05Z">
                  <w:rPr>
                    <w:rFonts w:hint="eastAsia" w:ascii="仿宋_GB2312" w:hAnsi="仿宋_GB2312" w:eastAsia="仿宋_GB2312" w:cs="仿宋_GB2312"/>
                    <w:sz w:val="30"/>
                    <w:szCs w:val="30"/>
                  </w:rPr>
                </w:rPrChange>
              </w:rPr>
              <w:fldChar w:fldCharType="separate"/>
            </w:r>
          </w:ins>
          <w:ins w:id="169" w:author="李林骁" w:date="2024-10-22T09:56:56Z">
            <w:r>
              <w:rPr>
                <w:rFonts w:hint="eastAsia" w:ascii="仿宋_GB2312" w:hAnsi="仿宋_GB2312" w:eastAsia="仿宋_GB2312" w:cs="仿宋_GB2312"/>
                <w:sz w:val="32"/>
                <w:szCs w:val="32"/>
                <w:rPrChange w:id="170" w:author="李林骁" w:date="2024-10-22T09:58:05Z">
                  <w:rPr>
                    <w:rFonts w:hint="eastAsia" w:ascii="仿宋_GB2312" w:hAnsi="仿宋_GB2312" w:eastAsia="仿宋_GB2312" w:cs="仿宋_GB2312"/>
                    <w:sz w:val="30"/>
                    <w:szCs w:val="30"/>
                  </w:rPr>
                </w:rPrChange>
              </w:rPr>
              <w:t>- 2 -</w:t>
            </w:r>
          </w:ins>
          <w:ins w:id="171" w:author="李林骁" w:date="2024-10-22T09:56:56Z">
            <w:r>
              <w:rPr>
                <w:rFonts w:hint="eastAsia" w:ascii="仿宋_GB2312" w:hAnsi="仿宋_GB2312" w:eastAsia="仿宋_GB2312" w:cs="仿宋_GB2312"/>
                <w:sz w:val="32"/>
                <w:szCs w:val="32"/>
                <w:rPrChange w:id="172" w:author="李林骁" w:date="2024-10-22T09:58:05Z">
                  <w:rPr>
                    <w:rFonts w:hint="eastAsia" w:ascii="仿宋_GB2312" w:hAnsi="仿宋_GB2312" w:eastAsia="仿宋_GB2312" w:cs="仿宋_GB2312"/>
                    <w:sz w:val="30"/>
                    <w:szCs w:val="30"/>
                  </w:rPr>
                </w:rPrChange>
              </w:rPr>
              <w:fldChar w:fldCharType="end"/>
            </w:r>
          </w:ins>
          <w:ins w:id="173" w:author="李林骁" w:date="2024-10-22T09:56:56Z">
            <w:r>
              <w:rPr>
                <w:rFonts w:hint="eastAsia" w:ascii="仿宋_GB2312" w:hAnsi="仿宋_GB2312" w:eastAsia="仿宋_GB2312" w:cs="仿宋_GB2312"/>
                <w:sz w:val="32"/>
                <w:szCs w:val="32"/>
                <w:rPrChange w:id="174" w:author="李林骁" w:date="2024-10-22T09:58:05Z">
                  <w:rPr>
                    <w:rFonts w:hint="eastAsia" w:ascii="仿宋_GB2312" w:hAnsi="仿宋_GB2312" w:eastAsia="仿宋_GB2312" w:cs="仿宋_GB2312"/>
                    <w:sz w:val="30"/>
                    <w:szCs w:val="30"/>
                  </w:rPr>
                </w:rPrChange>
              </w:rPr>
              <w:fldChar w:fldCharType="end"/>
            </w:r>
          </w:ins>
        </w:p>
        <w:p w14:paraId="029AB96A">
          <w:pPr>
            <w:pStyle w:val="8"/>
            <w:tabs>
              <w:tab w:val="right" w:leader="dot" w:pos="8845"/>
            </w:tabs>
            <w:spacing w:line="560" w:lineRule="exact"/>
            <w:rPr>
              <w:ins w:id="176" w:author="李林骁" w:date="2024-10-22T09:56:56Z"/>
              <w:rFonts w:hint="eastAsia" w:ascii="仿宋_GB2312" w:hAnsi="仿宋_GB2312" w:eastAsia="仿宋_GB2312" w:cs="仿宋_GB2312"/>
              <w:sz w:val="32"/>
              <w:szCs w:val="32"/>
              <w:rPrChange w:id="177" w:author="李林骁" w:date="2024-10-22T09:58:05Z">
                <w:rPr>
                  <w:ins w:id="178" w:author="李林骁" w:date="2024-10-22T09:56:56Z"/>
                  <w:rFonts w:hint="eastAsia" w:ascii="仿宋_GB2312" w:hAnsi="仿宋_GB2312" w:eastAsia="仿宋_GB2312" w:cs="仿宋_GB2312"/>
                  <w:sz w:val="30"/>
                  <w:szCs w:val="30"/>
                </w:rPr>
              </w:rPrChange>
            </w:rPr>
            <w:pPrChange w:id="175" w:author="李林骁" w:date="2024-10-22T09:58:16Z">
              <w:pPr>
                <w:pStyle w:val="8"/>
                <w:tabs>
                  <w:tab w:val="right" w:leader="dot" w:pos="8845"/>
                </w:tabs>
              </w:pPr>
            </w:pPrChange>
          </w:pPr>
          <w:ins w:id="179" w:author="李林骁" w:date="2024-10-22T09:56:56Z">
            <w:r>
              <w:rPr>
                <w:rFonts w:hint="eastAsia" w:ascii="仿宋_GB2312" w:hAnsi="仿宋_GB2312" w:eastAsia="仿宋_GB2312" w:cs="仿宋_GB2312"/>
                <w:sz w:val="32"/>
                <w:szCs w:val="32"/>
                <w:rPrChange w:id="180" w:author="李林骁" w:date="2024-10-22T09:58:05Z">
                  <w:rPr>
                    <w:rFonts w:hint="eastAsia" w:ascii="仿宋_GB2312" w:hAnsi="仿宋_GB2312" w:eastAsia="仿宋_GB2312" w:cs="仿宋_GB2312"/>
                    <w:sz w:val="30"/>
                    <w:szCs w:val="30"/>
                  </w:rPr>
                </w:rPrChange>
              </w:rPr>
              <w:fldChar w:fldCharType="begin"/>
            </w:r>
          </w:ins>
          <w:ins w:id="181" w:author="李林骁" w:date="2024-10-22T09:56:56Z">
            <w:r>
              <w:rPr>
                <w:rFonts w:hint="eastAsia" w:ascii="仿宋_GB2312" w:hAnsi="仿宋_GB2312" w:eastAsia="仿宋_GB2312" w:cs="仿宋_GB2312"/>
                <w:sz w:val="32"/>
                <w:szCs w:val="32"/>
                <w:rPrChange w:id="182" w:author="李林骁" w:date="2024-10-22T09:58:05Z">
                  <w:rPr>
                    <w:rFonts w:hint="eastAsia" w:ascii="仿宋_GB2312" w:hAnsi="仿宋_GB2312" w:eastAsia="仿宋_GB2312" w:cs="仿宋_GB2312"/>
                    <w:sz w:val="30"/>
                    <w:szCs w:val="30"/>
                  </w:rPr>
                </w:rPrChange>
              </w:rPr>
              <w:instrText xml:space="preserve"> HYPERLINK \l _Toc9425 </w:instrText>
            </w:r>
          </w:ins>
          <w:ins w:id="183" w:author="李林骁" w:date="2024-10-22T09:56:56Z">
            <w:r>
              <w:rPr>
                <w:rFonts w:hint="eastAsia" w:ascii="仿宋_GB2312" w:hAnsi="仿宋_GB2312" w:eastAsia="仿宋_GB2312" w:cs="仿宋_GB2312"/>
                <w:sz w:val="32"/>
                <w:szCs w:val="32"/>
                <w:rPrChange w:id="184" w:author="李林骁" w:date="2024-10-22T09:58:05Z">
                  <w:rPr>
                    <w:rFonts w:hint="eastAsia" w:ascii="仿宋_GB2312" w:hAnsi="仿宋_GB2312" w:eastAsia="仿宋_GB2312" w:cs="仿宋_GB2312"/>
                    <w:sz w:val="30"/>
                    <w:szCs w:val="30"/>
                  </w:rPr>
                </w:rPrChange>
              </w:rPr>
              <w:fldChar w:fldCharType="separate"/>
            </w:r>
          </w:ins>
          <w:ins w:id="185" w:author="李林骁" w:date="2024-10-22T09:56:56Z">
            <w:r>
              <w:rPr>
                <w:rFonts w:hint="eastAsia" w:ascii="仿宋_GB2312" w:hAnsi="仿宋_GB2312" w:eastAsia="仿宋_GB2312" w:cs="仿宋_GB2312"/>
                <w:bCs/>
                <w:sz w:val="32"/>
                <w:szCs w:val="32"/>
                <w:highlight w:val="none"/>
                <w:lang w:val="en-US" w:eastAsia="zh-CN"/>
                <w:rPrChange w:id="186" w:author="李林骁" w:date="2024-10-22T09:58:05Z">
                  <w:rPr>
                    <w:rFonts w:hint="eastAsia" w:ascii="仿宋_GB2312" w:hAnsi="仿宋_GB2312" w:eastAsia="仿宋_GB2312" w:cs="仿宋_GB2312"/>
                    <w:bCs/>
                    <w:sz w:val="30"/>
                    <w:szCs w:val="30"/>
                    <w:highlight w:val="none"/>
                    <w:lang w:val="en-US" w:eastAsia="zh-CN"/>
                  </w:rPr>
                </w:rPrChange>
              </w:rPr>
              <w:t>（一）送库物资</w:t>
            </w:r>
          </w:ins>
          <w:ins w:id="187" w:author="李林骁" w:date="2024-10-22T09:56:56Z">
            <w:r>
              <w:rPr>
                <w:rFonts w:hint="eastAsia" w:ascii="仿宋_GB2312" w:hAnsi="仿宋_GB2312" w:eastAsia="仿宋_GB2312" w:cs="仿宋_GB2312"/>
                <w:sz w:val="32"/>
                <w:szCs w:val="32"/>
                <w:rPrChange w:id="188" w:author="李林骁" w:date="2024-10-22T09:58:05Z">
                  <w:rPr>
                    <w:rFonts w:hint="eastAsia" w:ascii="仿宋_GB2312" w:hAnsi="仿宋_GB2312" w:eastAsia="仿宋_GB2312" w:cs="仿宋_GB2312"/>
                    <w:sz w:val="30"/>
                    <w:szCs w:val="30"/>
                  </w:rPr>
                </w:rPrChange>
              </w:rPr>
              <w:tab/>
            </w:r>
          </w:ins>
          <w:ins w:id="189" w:author="李林骁" w:date="2024-10-22T09:56:56Z">
            <w:r>
              <w:rPr>
                <w:rFonts w:hint="eastAsia" w:ascii="仿宋_GB2312" w:hAnsi="仿宋_GB2312" w:eastAsia="仿宋_GB2312" w:cs="仿宋_GB2312"/>
                <w:sz w:val="32"/>
                <w:szCs w:val="32"/>
                <w:rPrChange w:id="190" w:author="李林骁" w:date="2024-10-22T09:58:05Z">
                  <w:rPr>
                    <w:rFonts w:hint="eastAsia" w:ascii="仿宋_GB2312" w:hAnsi="仿宋_GB2312" w:eastAsia="仿宋_GB2312" w:cs="仿宋_GB2312"/>
                    <w:sz w:val="30"/>
                    <w:szCs w:val="30"/>
                  </w:rPr>
                </w:rPrChange>
              </w:rPr>
              <w:fldChar w:fldCharType="begin"/>
            </w:r>
          </w:ins>
          <w:ins w:id="191" w:author="李林骁" w:date="2024-10-22T09:56:56Z">
            <w:r>
              <w:rPr>
                <w:rFonts w:hint="eastAsia" w:ascii="仿宋_GB2312" w:hAnsi="仿宋_GB2312" w:eastAsia="仿宋_GB2312" w:cs="仿宋_GB2312"/>
                <w:sz w:val="32"/>
                <w:szCs w:val="32"/>
                <w:rPrChange w:id="192" w:author="李林骁" w:date="2024-10-22T09:58:05Z">
                  <w:rPr>
                    <w:rFonts w:hint="eastAsia" w:ascii="仿宋_GB2312" w:hAnsi="仿宋_GB2312" w:eastAsia="仿宋_GB2312" w:cs="仿宋_GB2312"/>
                    <w:sz w:val="30"/>
                    <w:szCs w:val="30"/>
                  </w:rPr>
                </w:rPrChange>
              </w:rPr>
              <w:instrText xml:space="preserve"> PAGEREF _Toc9425 \h </w:instrText>
            </w:r>
          </w:ins>
          <w:ins w:id="193" w:author="李林骁" w:date="2024-10-22T09:56:56Z">
            <w:r>
              <w:rPr>
                <w:rFonts w:hint="eastAsia" w:ascii="仿宋_GB2312" w:hAnsi="仿宋_GB2312" w:eastAsia="仿宋_GB2312" w:cs="仿宋_GB2312"/>
                <w:sz w:val="32"/>
                <w:szCs w:val="32"/>
                <w:rPrChange w:id="194" w:author="李林骁" w:date="2024-10-22T09:58:05Z">
                  <w:rPr>
                    <w:rFonts w:hint="eastAsia" w:ascii="仿宋_GB2312" w:hAnsi="仿宋_GB2312" w:eastAsia="仿宋_GB2312" w:cs="仿宋_GB2312"/>
                    <w:sz w:val="30"/>
                    <w:szCs w:val="30"/>
                  </w:rPr>
                </w:rPrChange>
              </w:rPr>
              <w:fldChar w:fldCharType="separate"/>
            </w:r>
          </w:ins>
          <w:ins w:id="195" w:author="李林骁" w:date="2024-10-22T09:56:56Z">
            <w:r>
              <w:rPr>
                <w:rFonts w:hint="eastAsia" w:ascii="仿宋_GB2312" w:hAnsi="仿宋_GB2312" w:eastAsia="仿宋_GB2312" w:cs="仿宋_GB2312"/>
                <w:sz w:val="32"/>
                <w:szCs w:val="32"/>
                <w:rPrChange w:id="196" w:author="李林骁" w:date="2024-10-22T09:58:05Z">
                  <w:rPr>
                    <w:rFonts w:hint="eastAsia" w:ascii="仿宋_GB2312" w:hAnsi="仿宋_GB2312" w:eastAsia="仿宋_GB2312" w:cs="仿宋_GB2312"/>
                    <w:sz w:val="30"/>
                    <w:szCs w:val="30"/>
                  </w:rPr>
                </w:rPrChange>
              </w:rPr>
              <w:t>- 2 -</w:t>
            </w:r>
          </w:ins>
          <w:ins w:id="197" w:author="李林骁" w:date="2024-10-22T09:56:56Z">
            <w:r>
              <w:rPr>
                <w:rFonts w:hint="eastAsia" w:ascii="仿宋_GB2312" w:hAnsi="仿宋_GB2312" w:eastAsia="仿宋_GB2312" w:cs="仿宋_GB2312"/>
                <w:sz w:val="32"/>
                <w:szCs w:val="32"/>
                <w:rPrChange w:id="198" w:author="李林骁" w:date="2024-10-22T09:58:05Z">
                  <w:rPr>
                    <w:rFonts w:hint="eastAsia" w:ascii="仿宋_GB2312" w:hAnsi="仿宋_GB2312" w:eastAsia="仿宋_GB2312" w:cs="仿宋_GB2312"/>
                    <w:sz w:val="30"/>
                    <w:szCs w:val="30"/>
                  </w:rPr>
                </w:rPrChange>
              </w:rPr>
              <w:fldChar w:fldCharType="end"/>
            </w:r>
          </w:ins>
          <w:ins w:id="199" w:author="李林骁" w:date="2024-10-22T09:56:56Z">
            <w:r>
              <w:rPr>
                <w:rFonts w:hint="eastAsia" w:ascii="仿宋_GB2312" w:hAnsi="仿宋_GB2312" w:eastAsia="仿宋_GB2312" w:cs="仿宋_GB2312"/>
                <w:sz w:val="32"/>
                <w:szCs w:val="32"/>
                <w:rPrChange w:id="200" w:author="李林骁" w:date="2024-10-22T09:58:05Z">
                  <w:rPr>
                    <w:rFonts w:hint="eastAsia" w:ascii="仿宋_GB2312" w:hAnsi="仿宋_GB2312" w:eastAsia="仿宋_GB2312" w:cs="仿宋_GB2312"/>
                    <w:sz w:val="30"/>
                    <w:szCs w:val="30"/>
                  </w:rPr>
                </w:rPrChange>
              </w:rPr>
              <w:fldChar w:fldCharType="end"/>
            </w:r>
          </w:ins>
        </w:p>
        <w:p w14:paraId="7567670A">
          <w:pPr>
            <w:pStyle w:val="8"/>
            <w:tabs>
              <w:tab w:val="right" w:leader="dot" w:pos="8845"/>
            </w:tabs>
            <w:spacing w:line="560" w:lineRule="exact"/>
            <w:rPr>
              <w:ins w:id="202" w:author="李林骁" w:date="2024-10-22T09:56:56Z"/>
              <w:rFonts w:hint="eastAsia" w:ascii="仿宋_GB2312" w:hAnsi="仿宋_GB2312" w:eastAsia="仿宋_GB2312" w:cs="仿宋_GB2312"/>
              <w:sz w:val="32"/>
              <w:szCs w:val="32"/>
              <w:rPrChange w:id="203" w:author="李林骁" w:date="2024-10-22T09:58:05Z">
                <w:rPr>
                  <w:ins w:id="204" w:author="李林骁" w:date="2024-10-22T09:56:56Z"/>
                  <w:rFonts w:hint="eastAsia" w:ascii="仿宋_GB2312" w:hAnsi="仿宋_GB2312" w:eastAsia="仿宋_GB2312" w:cs="仿宋_GB2312"/>
                  <w:sz w:val="30"/>
                  <w:szCs w:val="30"/>
                </w:rPr>
              </w:rPrChange>
            </w:rPr>
            <w:pPrChange w:id="201" w:author="李林骁" w:date="2024-10-22T09:58:16Z">
              <w:pPr>
                <w:pStyle w:val="8"/>
                <w:tabs>
                  <w:tab w:val="right" w:leader="dot" w:pos="8845"/>
                </w:tabs>
              </w:pPr>
            </w:pPrChange>
          </w:pPr>
          <w:ins w:id="205" w:author="李林骁" w:date="2024-10-22T09:56:56Z">
            <w:r>
              <w:rPr>
                <w:rFonts w:hint="eastAsia" w:ascii="仿宋_GB2312" w:hAnsi="仿宋_GB2312" w:eastAsia="仿宋_GB2312" w:cs="仿宋_GB2312"/>
                <w:sz w:val="32"/>
                <w:szCs w:val="32"/>
                <w:rPrChange w:id="206" w:author="李林骁" w:date="2024-10-22T09:58:05Z">
                  <w:rPr>
                    <w:rFonts w:hint="eastAsia" w:ascii="仿宋_GB2312" w:hAnsi="仿宋_GB2312" w:eastAsia="仿宋_GB2312" w:cs="仿宋_GB2312"/>
                    <w:sz w:val="30"/>
                    <w:szCs w:val="30"/>
                  </w:rPr>
                </w:rPrChange>
              </w:rPr>
              <w:fldChar w:fldCharType="begin"/>
            </w:r>
          </w:ins>
          <w:ins w:id="207" w:author="李林骁" w:date="2024-10-22T09:56:56Z">
            <w:r>
              <w:rPr>
                <w:rFonts w:hint="eastAsia" w:ascii="仿宋_GB2312" w:hAnsi="仿宋_GB2312" w:eastAsia="仿宋_GB2312" w:cs="仿宋_GB2312"/>
                <w:sz w:val="32"/>
                <w:szCs w:val="32"/>
                <w:rPrChange w:id="208" w:author="李林骁" w:date="2024-10-22T09:58:05Z">
                  <w:rPr>
                    <w:rFonts w:hint="eastAsia" w:ascii="仿宋_GB2312" w:hAnsi="仿宋_GB2312" w:eastAsia="仿宋_GB2312" w:cs="仿宋_GB2312"/>
                    <w:sz w:val="30"/>
                    <w:szCs w:val="30"/>
                  </w:rPr>
                </w:rPrChange>
              </w:rPr>
              <w:instrText xml:space="preserve"> HYPERLINK \l _Toc26964 </w:instrText>
            </w:r>
          </w:ins>
          <w:ins w:id="209" w:author="李林骁" w:date="2024-10-22T09:56:56Z">
            <w:r>
              <w:rPr>
                <w:rFonts w:hint="eastAsia" w:ascii="仿宋_GB2312" w:hAnsi="仿宋_GB2312" w:eastAsia="仿宋_GB2312" w:cs="仿宋_GB2312"/>
                <w:sz w:val="32"/>
                <w:szCs w:val="32"/>
                <w:rPrChange w:id="210" w:author="李林骁" w:date="2024-10-22T09:58:05Z">
                  <w:rPr>
                    <w:rFonts w:hint="eastAsia" w:ascii="仿宋_GB2312" w:hAnsi="仿宋_GB2312" w:eastAsia="仿宋_GB2312" w:cs="仿宋_GB2312"/>
                    <w:sz w:val="30"/>
                    <w:szCs w:val="30"/>
                  </w:rPr>
                </w:rPrChange>
              </w:rPr>
              <w:fldChar w:fldCharType="separate"/>
            </w:r>
          </w:ins>
          <w:ins w:id="211" w:author="李林骁" w:date="2024-10-22T09:56:56Z">
            <w:r>
              <w:rPr>
                <w:rFonts w:hint="eastAsia" w:ascii="仿宋_GB2312" w:hAnsi="仿宋_GB2312" w:eastAsia="仿宋_GB2312" w:cs="仿宋_GB2312"/>
                <w:bCs/>
                <w:sz w:val="32"/>
                <w:szCs w:val="32"/>
                <w:highlight w:val="none"/>
                <w:lang w:val="en-US" w:eastAsia="zh-CN" w:bidi="ar"/>
                <w:rPrChange w:id="212" w:author="李林骁" w:date="2024-10-22T09:58:05Z">
                  <w:rPr>
                    <w:rFonts w:hint="eastAsia" w:ascii="仿宋_GB2312" w:hAnsi="仿宋_GB2312" w:eastAsia="仿宋_GB2312" w:cs="仿宋_GB2312"/>
                    <w:bCs/>
                    <w:sz w:val="30"/>
                    <w:szCs w:val="30"/>
                    <w:highlight w:val="none"/>
                    <w:lang w:val="en-US" w:eastAsia="zh-CN" w:bidi="ar"/>
                  </w:rPr>
                </w:rPrChange>
              </w:rPr>
              <w:t>（二）送站物资</w:t>
            </w:r>
          </w:ins>
          <w:ins w:id="213" w:author="李林骁" w:date="2024-10-22T09:56:56Z">
            <w:r>
              <w:rPr>
                <w:rFonts w:hint="eastAsia" w:ascii="仿宋_GB2312" w:hAnsi="仿宋_GB2312" w:eastAsia="仿宋_GB2312" w:cs="仿宋_GB2312"/>
                <w:sz w:val="32"/>
                <w:szCs w:val="32"/>
                <w:rPrChange w:id="214" w:author="李林骁" w:date="2024-10-22T09:58:05Z">
                  <w:rPr>
                    <w:rFonts w:hint="eastAsia" w:ascii="仿宋_GB2312" w:hAnsi="仿宋_GB2312" w:eastAsia="仿宋_GB2312" w:cs="仿宋_GB2312"/>
                    <w:sz w:val="30"/>
                    <w:szCs w:val="30"/>
                  </w:rPr>
                </w:rPrChange>
              </w:rPr>
              <w:tab/>
            </w:r>
          </w:ins>
          <w:ins w:id="215" w:author="李林骁" w:date="2024-10-22T09:56:56Z">
            <w:r>
              <w:rPr>
                <w:rFonts w:hint="eastAsia" w:ascii="仿宋_GB2312" w:hAnsi="仿宋_GB2312" w:eastAsia="仿宋_GB2312" w:cs="仿宋_GB2312"/>
                <w:sz w:val="32"/>
                <w:szCs w:val="32"/>
                <w:rPrChange w:id="216" w:author="李林骁" w:date="2024-10-22T09:58:05Z">
                  <w:rPr>
                    <w:rFonts w:hint="eastAsia" w:ascii="仿宋_GB2312" w:hAnsi="仿宋_GB2312" w:eastAsia="仿宋_GB2312" w:cs="仿宋_GB2312"/>
                    <w:sz w:val="30"/>
                    <w:szCs w:val="30"/>
                  </w:rPr>
                </w:rPrChange>
              </w:rPr>
              <w:fldChar w:fldCharType="begin"/>
            </w:r>
          </w:ins>
          <w:ins w:id="217" w:author="李林骁" w:date="2024-10-22T09:56:56Z">
            <w:r>
              <w:rPr>
                <w:rFonts w:hint="eastAsia" w:ascii="仿宋_GB2312" w:hAnsi="仿宋_GB2312" w:eastAsia="仿宋_GB2312" w:cs="仿宋_GB2312"/>
                <w:sz w:val="32"/>
                <w:szCs w:val="32"/>
                <w:rPrChange w:id="218" w:author="李林骁" w:date="2024-10-22T09:58:05Z">
                  <w:rPr>
                    <w:rFonts w:hint="eastAsia" w:ascii="仿宋_GB2312" w:hAnsi="仿宋_GB2312" w:eastAsia="仿宋_GB2312" w:cs="仿宋_GB2312"/>
                    <w:sz w:val="30"/>
                    <w:szCs w:val="30"/>
                  </w:rPr>
                </w:rPrChange>
              </w:rPr>
              <w:instrText xml:space="preserve"> PAGEREF _Toc26964 \h </w:instrText>
            </w:r>
          </w:ins>
          <w:ins w:id="219" w:author="李林骁" w:date="2024-10-22T09:56:56Z">
            <w:r>
              <w:rPr>
                <w:rFonts w:hint="eastAsia" w:ascii="仿宋_GB2312" w:hAnsi="仿宋_GB2312" w:eastAsia="仿宋_GB2312" w:cs="仿宋_GB2312"/>
                <w:sz w:val="32"/>
                <w:szCs w:val="32"/>
                <w:rPrChange w:id="220" w:author="李林骁" w:date="2024-10-22T09:58:05Z">
                  <w:rPr>
                    <w:rFonts w:hint="eastAsia" w:ascii="仿宋_GB2312" w:hAnsi="仿宋_GB2312" w:eastAsia="仿宋_GB2312" w:cs="仿宋_GB2312"/>
                    <w:sz w:val="30"/>
                    <w:szCs w:val="30"/>
                  </w:rPr>
                </w:rPrChange>
              </w:rPr>
              <w:fldChar w:fldCharType="separate"/>
            </w:r>
          </w:ins>
          <w:ins w:id="221" w:author="李林骁" w:date="2024-10-22T09:56:56Z">
            <w:r>
              <w:rPr>
                <w:rFonts w:hint="eastAsia" w:ascii="仿宋_GB2312" w:hAnsi="仿宋_GB2312" w:eastAsia="仿宋_GB2312" w:cs="仿宋_GB2312"/>
                <w:sz w:val="32"/>
                <w:szCs w:val="32"/>
                <w:rPrChange w:id="222" w:author="李林骁" w:date="2024-10-22T09:58:05Z">
                  <w:rPr>
                    <w:rFonts w:hint="eastAsia" w:ascii="仿宋_GB2312" w:hAnsi="仿宋_GB2312" w:eastAsia="仿宋_GB2312" w:cs="仿宋_GB2312"/>
                    <w:sz w:val="30"/>
                    <w:szCs w:val="30"/>
                  </w:rPr>
                </w:rPrChange>
              </w:rPr>
              <w:t>- 10 -</w:t>
            </w:r>
          </w:ins>
          <w:ins w:id="223" w:author="李林骁" w:date="2024-10-22T09:56:56Z">
            <w:r>
              <w:rPr>
                <w:rFonts w:hint="eastAsia" w:ascii="仿宋_GB2312" w:hAnsi="仿宋_GB2312" w:eastAsia="仿宋_GB2312" w:cs="仿宋_GB2312"/>
                <w:sz w:val="32"/>
                <w:szCs w:val="32"/>
                <w:rPrChange w:id="224" w:author="李林骁" w:date="2024-10-22T09:58:05Z">
                  <w:rPr>
                    <w:rFonts w:hint="eastAsia" w:ascii="仿宋_GB2312" w:hAnsi="仿宋_GB2312" w:eastAsia="仿宋_GB2312" w:cs="仿宋_GB2312"/>
                    <w:sz w:val="30"/>
                    <w:szCs w:val="30"/>
                  </w:rPr>
                </w:rPrChange>
              </w:rPr>
              <w:fldChar w:fldCharType="end"/>
            </w:r>
          </w:ins>
          <w:ins w:id="225" w:author="李林骁" w:date="2024-10-22T09:56:56Z">
            <w:r>
              <w:rPr>
                <w:rFonts w:hint="eastAsia" w:ascii="仿宋_GB2312" w:hAnsi="仿宋_GB2312" w:eastAsia="仿宋_GB2312" w:cs="仿宋_GB2312"/>
                <w:sz w:val="32"/>
                <w:szCs w:val="32"/>
                <w:rPrChange w:id="226" w:author="李林骁" w:date="2024-10-22T09:58:05Z">
                  <w:rPr>
                    <w:rFonts w:hint="eastAsia" w:ascii="仿宋_GB2312" w:hAnsi="仿宋_GB2312" w:eastAsia="仿宋_GB2312" w:cs="仿宋_GB2312"/>
                    <w:sz w:val="30"/>
                    <w:szCs w:val="30"/>
                  </w:rPr>
                </w:rPrChange>
              </w:rPr>
              <w:fldChar w:fldCharType="end"/>
            </w:r>
          </w:ins>
        </w:p>
        <w:p w14:paraId="239E98D7">
          <w:pPr>
            <w:pStyle w:val="8"/>
            <w:tabs>
              <w:tab w:val="right" w:leader="dot" w:pos="8845"/>
            </w:tabs>
            <w:spacing w:line="560" w:lineRule="exact"/>
            <w:rPr>
              <w:ins w:id="228" w:author="李林骁" w:date="2024-10-22T09:56:56Z"/>
              <w:rFonts w:hint="eastAsia" w:ascii="仿宋_GB2312" w:hAnsi="仿宋_GB2312" w:eastAsia="仿宋_GB2312" w:cs="仿宋_GB2312"/>
              <w:sz w:val="32"/>
              <w:szCs w:val="32"/>
              <w:rPrChange w:id="229" w:author="李林骁" w:date="2024-10-22T09:58:05Z">
                <w:rPr>
                  <w:ins w:id="230" w:author="李林骁" w:date="2024-10-22T09:56:56Z"/>
                  <w:rFonts w:hint="eastAsia" w:ascii="仿宋_GB2312" w:hAnsi="仿宋_GB2312" w:eastAsia="仿宋_GB2312" w:cs="仿宋_GB2312"/>
                  <w:sz w:val="30"/>
                  <w:szCs w:val="30"/>
                </w:rPr>
              </w:rPrChange>
            </w:rPr>
            <w:pPrChange w:id="227" w:author="李林骁" w:date="2024-10-22T09:58:16Z">
              <w:pPr>
                <w:pStyle w:val="8"/>
                <w:tabs>
                  <w:tab w:val="right" w:leader="dot" w:pos="8845"/>
                </w:tabs>
              </w:pPr>
            </w:pPrChange>
          </w:pPr>
          <w:ins w:id="231" w:author="李林骁" w:date="2024-10-22T09:56:56Z">
            <w:r>
              <w:rPr>
                <w:rFonts w:hint="eastAsia" w:ascii="仿宋_GB2312" w:hAnsi="仿宋_GB2312" w:eastAsia="仿宋_GB2312" w:cs="仿宋_GB2312"/>
                <w:sz w:val="32"/>
                <w:szCs w:val="32"/>
                <w:rPrChange w:id="232" w:author="李林骁" w:date="2024-10-22T09:58:05Z">
                  <w:rPr>
                    <w:rFonts w:hint="eastAsia" w:ascii="仿宋_GB2312" w:hAnsi="仿宋_GB2312" w:eastAsia="仿宋_GB2312" w:cs="仿宋_GB2312"/>
                    <w:sz w:val="30"/>
                    <w:szCs w:val="30"/>
                  </w:rPr>
                </w:rPrChange>
              </w:rPr>
              <w:fldChar w:fldCharType="begin"/>
            </w:r>
          </w:ins>
          <w:ins w:id="233" w:author="李林骁" w:date="2024-10-22T09:56:56Z">
            <w:r>
              <w:rPr>
                <w:rFonts w:hint="eastAsia" w:ascii="仿宋_GB2312" w:hAnsi="仿宋_GB2312" w:eastAsia="仿宋_GB2312" w:cs="仿宋_GB2312"/>
                <w:sz w:val="32"/>
                <w:szCs w:val="32"/>
                <w:rPrChange w:id="234" w:author="李林骁" w:date="2024-10-22T09:58:05Z">
                  <w:rPr>
                    <w:rFonts w:hint="eastAsia" w:ascii="仿宋_GB2312" w:hAnsi="仿宋_GB2312" w:eastAsia="仿宋_GB2312" w:cs="仿宋_GB2312"/>
                    <w:sz w:val="30"/>
                    <w:szCs w:val="30"/>
                  </w:rPr>
                </w:rPrChange>
              </w:rPr>
              <w:instrText xml:space="preserve"> HYPERLINK \l _Toc11494 </w:instrText>
            </w:r>
          </w:ins>
          <w:ins w:id="235" w:author="李林骁" w:date="2024-10-22T09:56:56Z">
            <w:r>
              <w:rPr>
                <w:rFonts w:hint="eastAsia" w:ascii="仿宋_GB2312" w:hAnsi="仿宋_GB2312" w:eastAsia="仿宋_GB2312" w:cs="仿宋_GB2312"/>
                <w:sz w:val="32"/>
                <w:szCs w:val="32"/>
                <w:rPrChange w:id="236" w:author="李林骁" w:date="2024-10-22T09:58:05Z">
                  <w:rPr>
                    <w:rFonts w:hint="eastAsia" w:ascii="仿宋_GB2312" w:hAnsi="仿宋_GB2312" w:eastAsia="仿宋_GB2312" w:cs="仿宋_GB2312"/>
                    <w:sz w:val="30"/>
                    <w:szCs w:val="30"/>
                  </w:rPr>
                </w:rPrChange>
              </w:rPr>
              <w:fldChar w:fldCharType="separate"/>
            </w:r>
          </w:ins>
          <w:ins w:id="237" w:author="李林骁" w:date="2024-10-22T09:56:56Z">
            <w:r>
              <w:rPr>
                <w:rFonts w:hint="eastAsia" w:ascii="仿宋_GB2312" w:hAnsi="仿宋_GB2312" w:eastAsia="仿宋_GB2312" w:cs="仿宋_GB2312"/>
                <w:bCs/>
                <w:sz w:val="32"/>
                <w:szCs w:val="32"/>
                <w:highlight w:val="none"/>
                <w:lang w:val="en-US" w:eastAsia="zh-CN" w:bidi="ar"/>
                <w:rPrChange w:id="238" w:author="李林骁" w:date="2024-10-22T09:58:05Z">
                  <w:rPr>
                    <w:rFonts w:hint="eastAsia" w:ascii="仿宋_GB2312" w:hAnsi="仿宋_GB2312" w:eastAsia="仿宋_GB2312" w:cs="仿宋_GB2312"/>
                    <w:bCs/>
                    <w:sz w:val="30"/>
                    <w:szCs w:val="30"/>
                    <w:highlight w:val="none"/>
                    <w:lang w:val="en-US" w:eastAsia="zh-CN" w:bidi="ar"/>
                  </w:rPr>
                </w:rPrChange>
              </w:rPr>
              <w:t>（三）建设移交</w:t>
            </w:r>
          </w:ins>
          <w:ins w:id="239" w:author="李林骁" w:date="2024-10-22T09:56:56Z">
            <w:r>
              <w:rPr>
                <w:rFonts w:hint="eastAsia" w:ascii="仿宋_GB2312" w:hAnsi="仿宋_GB2312" w:eastAsia="仿宋_GB2312" w:cs="仿宋_GB2312"/>
                <w:sz w:val="32"/>
                <w:szCs w:val="32"/>
                <w:rPrChange w:id="240" w:author="李林骁" w:date="2024-10-22T09:58:05Z">
                  <w:rPr>
                    <w:rFonts w:hint="eastAsia" w:ascii="仿宋_GB2312" w:hAnsi="仿宋_GB2312" w:eastAsia="仿宋_GB2312" w:cs="仿宋_GB2312"/>
                    <w:sz w:val="30"/>
                    <w:szCs w:val="30"/>
                  </w:rPr>
                </w:rPrChange>
              </w:rPr>
              <w:tab/>
            </w:r>
          </w:ins>
          <w:ins w:id="241" w:author="李林骁" w:date="2024-10-22T09:56:56Z">
            <w:r>
              <w:rPr>
                <w:rFonts w:hint="eastAsia" w:ascii="仿宋_GB2312" w:hAnsi="仿宋_GB2312" w:eastAsia="仿宋_GB2312" w:cs="仿宋_GB2312"/>
                <w:sz w:val="32"/>
                <w:szCs w:val="32"/>
                <w:rPrChange w:id="242" w:author="李林骁" w:date="2024-10-22T09:58:05Z">
                  <w:rPr>
                    <w:rFonts w:hint="eastAsia" w:ascii="仿宋_GB2312" w:hAnsi="仿宋_GB2312" w:eastAsia="仿宋_GB2312" w:cs="仿宋_GB2312"/>
                    <w:sz w:val="30"/>
                    <w:szCs w:val="30"/>
                  </w:rPr>
                </w:rPrChange>
              </w:rPr>
              <w:fldChar w:fldCharType="begin"/>
            </w:r>
          </w:ins>
          <w:ins w:id="243" w:author="李林骁" w:date="2024-10-22T09:56:56Z">
            <w:r>
              <w:rPr>
                <w:rFonts w:hint="eastAsia" w:ascii="仿宋_GB2312" w:hAnsi="仿宋_GB2312" w:eastAsia="仿宋_GB2312" w:cs="仿宋_GB2312"/>
                <w:sz w:val="32"/>
                <w:szCs w:val="32"/>
                <w:rPrChange w:id="244" w:author="李林骁" w:date="2024-10-22T09:58:05Z">
                  <w:rPr>
                    <w:rFonts w:hint="eastAsia" w:ascii="仿宋_GB2312" w:hAnsi="仿宋_GB2312" w:eastAsia="仿宋_GB2312" w:cs="仿宋_GB2312"/>
                    <w:sz w:val="30"/>
                    <w:szCs w:val="30"/>
                  </w:rPr>
                </w:rPrChange>
              </w:rPr>
              <w:instrText xml:space="preserve"> PAGEREF _Toc11494 \h </w:instrText>
            </w:r>
          </w:ins>
          <w:ins w:id="245" w:author="李林骁" w:date="2024-10-22T09:56:56Z">
            <w:r>
              <w:rPr>
                <w:rFonts w:hint="eastAsia" w:ascii="仿宋_GB2312" w:hAnsi="仿宋_GB2312" w:eastAsia="仿宋_GB2312" w:cs="仿宋_GB2312"/>
                <w:sz w:val="32"/>
                <w:szCs w:val="32"/>
                <w:rPrChange w:id="246" w:author="李林骁" w:date="2024-10-22T09:58:05Z">
                  <w:rPr>
                    <w:rFonts w:hint="eastAsia" w:ascii="仿宋_GB2312" w:hAnsi="仿宋_GB2312" w:eastAsia="仿宋_GB2312" w:cs="仿宋_GB2312"/>
                    <w:sz w:val="30"/>
                    <w:szCs w:val="30"/>
                  </w:rPr>
                </w:rPrChange>
              </w:rPr>
              <w:fldChar w:fldCharType="separate"/>
            </w:r>
          </w:ins>
          <w:ins w:id="247" w:author="李林骁" w:date="2024-10-22T09:56:56Z">
            <w:r>
              <w:rPr>
                <w:rFonts w:hint="eastAsia" w:ascii="仿宋_GB2312" w:hAnsi="仿宋_GB2312" w:eastAsia="仿宋_GB2312" w:cs="仿宋_GB2312"/>
                <w:sz w:val="32"/>
                <w:szCs w:val="32"/>
                <w:rPrChange w:id="248" w:author="李林骁" w:date="2024-10-22T09:58:05Z">
                  <w:rPr>
                    <w:rFonts w:hint="eastAsia" w:ascii="仿宋_GB2312" w:hAnsi="仿宋_GB2312" w:eastAsia="仿宋_GB2312" w:cs="仿宋_GB2312"/>
                    <w:sz w:val="30"/>
                    <w:szCs w:val="30"/>
                  </w:rPr>
                </w:rPrChange>
              </w:rPr>
              <w:t>- 16 -</w:t>
            </w:r>
          </w:ins>
          <w:ins w:id="249" w:author="李林骁" w:date="2024-10-22T09:56:56Z">
            <w:r>
              <w:rPr>
                <w:rFonts w:hint="eastAsia" w:ascii="仿宋_GB2312" w:hAnsi="仿宋_GB2312" w:eastAsia="仿宋_GB2312" w:cs="仿宋_GB2312"/>
                <w:sz w:val="32"/>
                <w:szCs w:val="32"/>
                <w:rPrChange w:id="250" w:author="李林骁" w:date="2024-10-22T09:58:05Z">
                  <w:rPr>
                    <w:rFonts w:hint="eastAsia" w:ascii="仿宋_GB2312" w:hAnsi="仿宋_GB2312" w:eastAsia="仿宋_GB2312" w:cs="仿宋_GB2312"/>
                    <w:sz w:val="30"/>
                    <w:szCs w:val="30"/>
                  </w:rPr>
                </w:rPrChange>
              </w:rPr>
              <w:fldChar w:fldCharType="end"/>
            </w:r>
          </w:ins>
          <w:ins w:id="251" w:author="李林骁" w:date="2024-10-22T09:56:56Z">
            <w:r>
              <w:rPr>
                <w:rFonts w:hint="eastAsia" w:ascii="仿宋_GB2312" w:hAnsi="仿宋_GB2312" w:eastAsia="仿宋_GB2312" w:cs="仿宋_GB2312"/>
                <w:sz w:val="32"/>
                <w:szCs w:val="32"/>
                <w:rPrChange w:id="252" w:author="李林骁" w:date="2024-10-22T09:58:05Z">
                  <w:rPr>
                    <w:rFonts w:hint="eastAsia" w:ascii="仿宋_GB2312" w:hAnsi="仿宋_GB2312" w:eastAsia="仿宋_GB2312" w:cs="仿宋_GB2312"/>
                    <w:sz w:val="30"/>
                    <w:szCs w:val="30"/>
                  </w:rPr>
                </w:rPrChange>
              </w:rPr>
              <w:fldChar w:fldCharType="end"/>
            </w:r>
          </w:ins>
        </w:p>
        <w:p w14:paraId="421C45C2">
          <w:pPr>
            <w:spacing w:line="560" w:lineRule="exact"/>
            <w:rPr>
              <w:ins w:id="254" w:author="李林骁" w:date="2024-10-22T09:56:56Z"/>
            </w:rPr>
            <w:pPrChange w:id="253" w:author="李林骁" w:date="2024-10-22T09:58:16Z">
              <w:pPr/>
            </w:pPrChange>
          </w:pPr>
          <w:ins w:id="255" w:author="李林骁" w:date="2024-10-22T09:56:56Z">
            <w:r>
              <w:rPr>
                <w:rFonts w:hint="eastAsia" w:ascii="仿宋_GB2312" w:hAnsi="仿宋_GB2312" w:eastAsia="仿宋_GB2312" w:cs="仿宋_GB2312"/>
                <w:sz w:val="32"/>
                <w:szCs w:val="32"/>
                <w:rPrChange w:id="256" w:author="李林骁" w:date="2024-10-22T09:58:05Z">
                  <w:rPr>
                    <w:rFonts w:hint="eastAsia" w:ascii="仿宋_GB2312" w:hAnsi="仿宋_GB2312" w:eastAsia="仿宋_GB2312" w:cs="仿宋_GB2312"/>
                    <w:sz w:val="30"/>
                    <w:szCs w:val="30"/>
                  </w:rPr>
                </w:rPrChange>
              </w:rPr>
              <w:fldChar w:fldCharType="end"/>
            </w:r>
          </w:ins>
        </w:p>
        <w:customXmlInsRangeStart w:id="258" w:author="李林骁" w:date="2024-10-22T09:56:56Z"/>
      </w:sdtContent>
    </w:sdt>
    <w:customXmlInsRangeEnd w:id="258"/>
    <w:p w14:paraId="5C2DB31C">
      <w:pPr>
        <w:rPr>
          <w:ins w:id="259" w:author="李林骁" w:date="2024-10-22T09:56:56Z"/>
        </w:rPr>
      </w:pPr>
    </w:p>
    <w:p w14:paraId="5CA400EC">
      <w:pPr>
        <w:keepNext w:val="0"/>
        <w:keepLines w:val="0"/>
        <w:pageBreakBefore w:val="0"/>
        <w:kinsoku/>
        <w:wordWrap/>
        <w:overflowPunct/>
        <w:topLinePunct w:val="0"/>
        <w:bidi w:val="0"/>
        <w:spacing w:line="560" w:lineRule="exact"/>
        <w:ind w:firstLine="0" w:firstLineChars="0"/>
        <w:jc w:val="both"/>
        <w:rPr>
          <w:rFonts w:hint="eastAsia" w:ascii="Times New Roman" w:hAnsi="Times New Roman" w:eastAsia="方正小标宋简体" w:cs="Times New Roman"/>
          <w:b/>
          <w:color w:val="auto"/>
          <w:kern w:val="2"/>
          <w:sz w:val="21"/>
          <w:szCs w:val="44"/>
          <w:highlight w:val="none"/>
          <w:lang w:val="en-US" w:eastAsia="zh-CN" w:bidi="ar-SA"/>
        </w:rPr>
      </w:pPr>
    </w:p>
    <w:p w14:paraId="2F2F0878">
      <w:pPr>
        <w:keepNext w:val="0"/>
        <w:keepLines w:val="0"/>
        <w:pageBreakBefore w:val="0"/>
        <w:kinsoku/>
        <w:wordWrap/>
        <w:overflowPunct/>
        <w:topLinePunct w:val="0"/>
        <w:bidi w:val="0"/>
        <w:spacing w:line="560" w:lineRule="exact"/>
        <w:ind w:firstLine="0" w:firstLineChars="0"/>
        <w:jc w:val="both"/>
        <w:rPr>
          <w:rFonts w:hint="eastAsia" w:ascii="Times New Roman" w:hAnsi="Times New Roman" w:eastAsia="方正小标宋简体" w:cs="Times New Roman"/>
          <w:color w:val="auto"/>
          <w:sz w:val="44"/>
          <w:szCs w:val="44"/>
          <w:highlight w:val="none"/>
          <w:lang w:val="en-US" w:eastAsia="zh-CN"/>
        </w:rPr>
      </w:pPr>
    </w:p>
    <w:p w14:paraId="6D9D0776">
      <w:pPr>
        <w:keepNext w:val="0"/>
        <w:keepLines w:val="0"/>
        <w:pageBreakBefore w:val="0"/>
        <w:kinsoku/>
        <w:wordWrap/>
        <w:overflowPunct/>
        <w:topLinePunct w:val="0"/>
        <w:bidi w:val="0"/>
        <w:spacing w:line="560" w:lineRule="exact"/>
        <w:ind w:firstLine="624" w:firstLineChars="200"/>
        <w:rPr>
          <w:rFonts w:hint="eastAsia" w:ascii="Times New Roman" w:hAnsi="Times New Roman" w:eastAsia="仿宋_GB2312" w:cs="Times New Roman"/>
          <w:color w:val="auto"/>
          <w:sz w:val="32"/>
          <w:szCs w:val="32"/>
          <w:highlight w:val="none"/>
          <w:lang w:val="en-US" w:eastAsia="zh-CN"/>
        </w:rPr>
      </w:pPr>
    </w:p>
    <w:p w14:paraId="1AC32EE8">
      <w:pPr>
        <w:keepNext w:val="0"/>
        <w:keepLines w:val="0"/>
        <w:pageBreakBefore w:val="0"/>
        <w:kinsoku/>
        <w:wordWrap/>
        <w:overflowPunct/>
        <w:topLinePunct w:val="0"/>
        <w:bidi w:val="0"/>
        <w:spacing w:line="560" w:lineRule="exact"/>
        <w:ind w:firstLine="624" w:firstLineChars="200"/>
        <w:rPr>
          <w:rFonts w:hint="eastAsia" w:ascii="Times New Roman" w:hAnsi="Times New Roman" w:eastAsia="仿宋_GB2312" w:cs="Times New Roman"/>
          <w:color w:val="auto"/>
          <w:sz w:val="32"/>
          <w:szCs w:val="32"/>
          <w:highlight w:val="none"/>
          <w:lang w:val="en-US" w:eastAsia="zh-CN"/>
        </w:rPr>
      </w:pPr>
    </w:p>
    <w:p w14:paraId="65E19566">
      <w:pPr>
        <w:keepNext w:val="0"/>
        <w:keepLines w:val="0"/>
        <w:pageBreakBefore w:val="0"/>
        <w:kinsoku/>
        <w:wordWrap/>
        <w:overflowPunct/>
        <w:topLinePunct w:val="0"/>
        <w:bidi w:val="0"/>
        <w:spacing w:line="560" w:lineRule="exact"/>
        <w:ind w:firstLine="624" w:firstLineChars="200"/>
        <w:rPr>
          <w:rFonts w:hint="eastAsia" w:ascii="Times New Roman" w:hAnsi="Times New Roman" w:eastAsia="仿宋_GB2312" w:cs="Times New Roman"/>
          <w:color w:val="auto"/>
          <w:sz w:val="32"/>
          <w:szCs w:val="32"/>
          <w:highlight w:val="none"/>
          <w:lang w:val="en-US" w:eastAsia="zh-CN"/>
        </w:rPr>
      </w:pPr>
    </w:p>
    <w:p w14:paraId="5C2D6CCC">
      <w:pPr>
        <w:keepNext w:val="0"/>
        <w:keepLines w:val="0"/>
        <w:pageBreakBefore w:val="0"/>
        <w:kinsoku/>
        <w:wordWrap/>
        <w:overflowPunct/>
        <w:topLinePunct w:val="0"/>
        <w:bidi w:val="0"/>
        <w:spacing w:line="560" w:lineRule="exact"/>
        <w:ind w:firstLine="624" w:firstLineChars="200"/>
        <w:rPr>
          <w:rFonts w:hint="eastAsia" w:ascii="Times New Roman" w:hAnsi="Times New Roman" w:eastAsia="仿宋_GB2312" w:cs="Times New Roman"/>
          <w:color w:val="auto"/>
          <w:sz w:val="32"/>
          <w:szCs w:val="32"/>
          <w:highlight w:val="none"/>
          <w:lang w:val="en-US" w:eastAsia="zh-CN"/>
        </w:rPr>
      </w:pPr>
    </w:p>
    <w:p w14:paraId="3A19EC50">
      <w:pPr>
        <w:keepNext w:val="0"/>
        <w:keepLines w:val="0"/>
        <w:pageBreakBefore w:val="0"/>
        <w:kinsoku/>
        <w:wordWrap/>
        <w:overflowPunct/>
        <w:topLinePunct w:val="0"/>
        <w:bidi w:val="0"/>
        <w:spacing w:line="560" w:lineRule="exact"/>
        <w:ind w:firstLine="624" w:firstLineChars="200"/>
        <w:rPr>
          <w:rFonts w:hint="eastAsia" w:ascii="Times New Roman" w:hAnsi="Times New Roman" w:eastAsia="仿宋_GB2312" w:cs="Times New Roman"/>
          <w:color w:val="auto"/>
          <w:sz w:val="32"/>
          <w:szCs w:val="32"/>
          <w:highlight w:val="none"/>
          <w:lang w:val="en-US" w:eastAsia="zh-CN"/>
        </w:rPr>
      </w:pPr>
    </w:p>
    <w:p w14:paraId="3C2CE3A1">
      <w:pPr>
        <w:keepNext w:val="0"/>
        <w:keepLines w:val="0"/>
        <w:pageBreakBefore w:val="0"/>
        <w:kinsoku/>
        <w:wordWrap/>
        <w:overflowPunct/>
        <w:topLinePunct w:val="0"/>
        <w:bidi w:val="0"/>
        <w:spacing w:line="560" w:lineRule="exact"/>
        <w:ind w:firstLine="624" w:firstLineChars="200"/>
        <w:rPr>
          <w:rFonts w:hint="eastAsia" w:ascii="Times New Roman" w:hAnsi="Times New Roman" w:eastAsia="仿宋_GB2312" w:cs="Times New Roman"/>
          <w:color w:val="auto"/>
          <w:sz w:val="32"/>
          <w:szCs w:val="32"/>
          <w:highlight w:val="none"/>
          <w:lang w:val="en-US" w:eastAsia="zh-CN"/>
        </w:rPr>
      </w:pPr>
    </w:p>
    <w:p w14:paraId="69F9761C">
      <w:pPr>
        <w:keepNext w:val="0"/>
        <w:keepLines w:val="0"/>
        <w:pageBreakBefore w:val="0"/>
        <w:kinsoku/>
        <w:wordWrap/>
        <w:overflowPunct/>
        <w:topLinePunct w:val="0"/>
        <w:bidi w:val="0"/>
        <w:spacing w:line="560" w:lineRule="exact"/>
        <w:ind w:firstLine="3744" w:firstLineChars="1200"/>
        <w:jc w:val="both"/>
        <w:outlineLvl w:val="0"/>
        <w:rPr>
          <w:rFonts w:hint="eastAsia" w:ascii="Times New Roman" w:hAnsi="Times New Roman" w:eastAsia="黑体" w:cs="Times New Roman"/>
          <w:color w:val="auto"/>
          <w:sz w:val="32"/>
          <w:szCs w:val="32"/>
          <w:highlight w:val="none"/>
          <w:lang w:val="en-US" w:eastAsia="zh-CN"/>
        </w:rPr>
      </w:pPr>
      <w:bookmarkStart w:id="3" w:name="_Toc11831"/>
      <w:r>
        <w:rPr>
          <w:rFonts w:hint="eastAsia" w:ascii="Times New Roman" w:hAnsi="Times New Roman" w:eastAsia="黑体" w:cs="Times New Roman"/>
          <w:color w:val="auto"/>
          <w:sz w:val="32"/>
          <w:szCs w:val="32"/>
          <w:highlight w:val="none"/>
          <w:lang w:val="en-US" w:eastAsia="zh-CN"/>
        </w:rPr>
        <w:t>前言</w:t>
      </w:r>
      <w:bookmarkEnd w:id="3"/>
    </w:p>
    <w:p w14:paraId="6AC52756">
      <w:pPr>
        <w:keepNext w:val="0"/>
        <w:keepLines w:val="0"/>
        <w:pageBreakBefore w:val="0"/>
        <w:kinsoku/>
        <w:wordWrap/>
        <w:overflowPunct/>
        <w:topLinePunct w:val="0"/>
        <w:bidi w:val="0"/>
        <w:spacing w:line="560" w:lineRule="exact"/>
        <w:ind w:firstLine="624" w:firstLineChars="200"/>
        <w:rPr>
          <w:rFonts w:hint="eastAsia" w:ascii="Times New Roman" w:hAnsi="Times New Roman" w:eastAsia="仿宋_GB2312" w:cs="Times New Roman"/>
          <w:color w:val="auto"/>
          <w:sz w:val="32"/>
          <w:szCs w:val="32"/>
          <w:highlight w:val="none"/>
          <w:lang w:val="en-US" w:eastAsia="zh-CN"/>
        </w:rPr>
      </w:pPr>
    </w:p>
    <w:p w14:paraId="7C8A8A8F">
      <w:pPr>
        <w:keepNext w:val="0"/>
        <w:keepLines w:val="0"/>
        <w:pageBreakBefore w:val="0"/>
        <w:kinsoku/>
        <w:wordWrap/>
        <w:overflowPunct/>
        <w:topLinePunct w:val="0"/>
        <w:bidi w:val="0"/>
        <w:spacing w:line="560" w:lineRule="exact"/>
        <w:ind w:firstLine="624" w:firstLineChars="200"/>
        <w:rPr>
          <w:rFonts w:hint="eastAsia"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为了进一步规范验收工作流程，确保物资入库前的质量、数量及合规性，为后续仓储管理、出入库业务、盘点、物资使用、建设移交等提供坚实保障，现制订</w:t>
      </w:r>
      <w:r>
        <w:rPr>
          <w:rFonts w:hint="default" w:ascii="Times New Roman" w:hAnsi="Times New Roman" w:eastAsia="仿宋_GB2312" w:cs="Times New Roman"/>
          <w:color w:val="auto"/>
          <w:sz w:val="32"/>
          <w:szCs w:val="32"/>
          <w:highlight w:val="none"/>
          <w:lang w:val="en-US" w:eastAsia="zh-CN"/>
        </w:rPr>
        <w:t>《</w:t>
      </w:r>
      <w:r>
        <w:rPr>
          <w:rFonts w:hint="eastAsia" w:ascii="Times New Roman" w:hAnsi="Times New Roman" w:eastAsia="仿宋_GB2312" w:cs="Times New Roman"/>
          <w:color w:val="auto"/>
          <w:sz w:val="32"/>
          <w:szCs w:val="32"/>
          <w:highlight w:val="none"/>
          <w:lang w:val="en-US" w:eastAsia="zh-CN"/>
        </w:rPr>
        <w:t>物资调配室验收及入库作业指导手册</w:t>
      </w:r>
      <w:r>
        <w:rPr>
          <w:rFonts w:hint="default" w:ascii="Times New Roman" w:hAnsi="Times New Roman" w:eastAsia="仿宋_GB2312" w:cs="Times New Roman"/>
          <w:color w:val="auto"/>
          <w:sz w:val="32"/>
          <w:szCs w:val="32"/>
          <w:highlight w:val="none"/>
          <w:lang w:val="en-US" w:eastAsia="zh-CN"/>
        </w:rPr>
        <w:t>》</w:t>
      </w:r>
      <w:r>
        <w:rPr>
          <w:rFonts w:hint="eastAsia" w:ascii="Times New Roman" w:hAnsi="Times New Roman" w:eastAsia="仿宋_GB2312" w:cs="Times New Roman"/>
          <w:color w:val="auto"/>
          <w:sz w:val="32"/>
          <w:szCs w:val="32"/>
          <w:highlight w:val="none"/>
          <w:lang w:val="en-US" w:eastAsia="zh-CN"/>
        </w:rPr>
        <w:t>，编制过程中参考了</w:t>
      </w:r>
      <w:r>
        <w:rPr>
          <w:rFonts w:hint="default" w:ascii="Times New Roman" w:hAnsi="Times New Roman" w:eastAsia="仿宋_GB2312" w:cs="Times New Roman"/>
          <w:color w:val="auto"/>
          <w:sz w:val="32"/>
          <w:szCs w:val="32"/>
          <w:highlight w:val="none"/>
          <w:lang w:val="en-US" w:eastAsia="zh-CN"/>
        </w:rPr>
        <w:t>《</w:t>
      </w:r>
      <w:r>
        <w:rPr>
          <w:rFonts w:hint="eastAsia" w:ascii="Times New Roman" w:hAnsi="Times New Roman" w:eastAsia="仿宋_GB2312" w:cs="Times New Roman"/>
          <w:color w:val="auto"/>
          <w:sz w:val="32"/>
          <w:szCs w:val="32"/>
          <w:highlight w:val="none"/>
          <w:lang w:val="en-US" w:eastAsia="zh-CN"/>
        </w:rPr>
        <w:t>物资验收入库管理规定</w:t>
      </w:r>
      <w:r>
        <w:rPr>
          <w:rFonts w:hint="default" w:ascii="Times New Roman" w:hAnsi="Times New Roman" w:eastAsia="仿宋_GB2312" w:cs="Times New Roman"/>
          <w:color w:val="auto"/>
          <w:sz w:val="32"/>
          <w:szCs w:val="32"/>
          <w:highlight w:val="none"/>
          <w:lang w:val="en-US" w:eastAsia="zh-CN"/>
        </w:rPr>
        <w:t>》</w:t>
      </w:r>
      <w:r>
        <w:rPr>
          <w:rFonts w:hint="eastAsia" w:ascii="Times New Roman" w:hAnsi="Times New Roman" w:eastAsia="仿宋_GB2312" w:cs="Times New Roman"/>
          <w:color w:val="auto"/>
          <w:sz w:val="32"/>
          <w:szCs w:val="32"/>
          <w:highlight w:val="none"/>
          <w:lang w:val="en-US" w:eastAsia="zh-CN"/>
        </w:rPr>
        <w:t>《物资仓储管理办法》、</w:t>
      </w:r>
      <w:r>
        <w:rPr>
          <w:rFonts w:hint="default" w:ascii="Times New Roman" w:hAnsi="Times New Roman" w:eastAsia="仿宋_GB2312" w:cs="Times New Roman"/>
          <w:color w:val="auto"/>
          <w:sz w:val="32"/>
          <w:szCs w:val="32"/>
          <w:highlight w:val="none"/>
          <w:lang w:val="en-US" w:eastAsia="zh-CN"/>
        </w:rPr>
        <w:t>《</w:t>
      </w:r>
      <w:r>
        <w:rPr>
          <w:rFonts w:hint="eastAsia" w:ascii="Times New Roman" w:hAnsi="Times New Roman" w:eastAsia="仿宋_GB2312" w:cs="Times New Roman"/>
          <w:color w:val="auto"/>
          <w:sz w:val="32"/>
          <w:szCs w:val="32"/>
          <w:highlight w:val="none"/>
          <w:lang w:val="en-US" w:eastAsia="zh-CN"/>
        </w:rPr>
        <w:t>建设移交备品备件接管指导手册</w:t>
      </w:r>
      <w:r>
        <w:rPr>
          <w:rFonts w:hint="default" w:ascii="Times New Roman" w:hAnsi="Times New Roman" w:eastAsia="仿宋_GB2312" w:cs="Times New Roman"/>
          <w:color w:val="auto"/>
          <w:sz w:val="32"/>
          <w:szCs w:val="32"/>
          <w:highlight w:val="none"/>
          <w:lang w:val="en-US" w:eastAsia="zh-CN"/>
        </w:rPr>
        <w:t>》</w:t>
      </w:r>
      <w:r>
        <w:rPr>
          <w:rFonts w:hint="eastAsia" w:ascii="Times New Roman" w:hAnsi="Times New Roman" w:eastAsia="仿宋_GB2312" w:cs="Times New Roman"/>
          <w:color w:val="auto"/>
          <w:sz w:val="32"/>
          <w:szCs w:val="32"/>
          <w:highlight w:val="none"/>
          <w:lang w:val="en-US" w:eastAsia="zh-CN"/>
        </w:rPr>
        <w:t>。</w:t>
      </w:r>
    </w:p>
    <w:p w14:paraId="0243E997">
      <w:pPr>
        <w:keepNext w:val="0"/>
        <w:keepLines w:val="0"/>
        <w:pageBreakBefore w:val="0"/>
        <w:kinsoku/>
        <w:wordWrap/>
        <w:overflowPunct/>
        <w:topLinePunct w:val="0"/>
        <w:bidi w:val="0"/>
        <w:spacing w:line="560" w:lineRule="exact"/>
        <w:ind w:firstLine="624" w:firstLineChars="200"/>
        <w:outlineLvl w:val="0"/>
        <w:rPr>
          <w:rFonts w:hint="default" w:ascii="Times New Roman" w:hAnsi="Times New Roman" w:eastAsia="黑体" w:cs="Times New Roman"/>
          <w:color w:val="auto"/>
          <w:sz w:val="32"/>
          <w:szCs w:val="32"/>
          <w:highlight w:val="none"/>
          <w:lang w:val="en-US" w:eastAsia="zh-CN"/>
        </w:rPr>
      </w:pPr>
      <w:bookmarkStart w:id="4" w:name="_Toc4555"/>
      <w:bookmarkStart w:id="5" w:name="_Toc13416"/>
      <w:r>
        <w:rPr>
          <w:rFonts w:hint="eastAsia" w:ascii="Times New Roman" w:hAnsi="Times New Roman" w:eastAsia="黑体" w:cs="Times New Roman"/>
          <w:color w:val="auto"/>
          <w:sz w:val="32"/>
          <w:szCs w:val="32"/>
          <w:highlight w:val="none"/>
          <w:lang w:val="en-US" w:eastAsia="zh-CN"/>
        </w:rPr>
        <w:t>一、验收准备</w:t>
      </w:r>
      <w:bookmarkEnd w:id="4"/>
      <w:bookmarkEnd w:id="5"/>
    </w:p>
    <w:p w14:paraId="34EE3C6F">
      <w:pPr>
        <w:keepNext w:val="0"/>
        <w:keepLines w:val="0"/>
        <w:pageBreakBefore w:val="0"/>
        <w:kinsoku/>
        <w:wordWrap/>
        <w:overflowPunct/>
        <w:topLinePunct w:val="0"/>
        <w:bidi w:val="0"/>
        <w:spacing w:line="560" w:lineRule="exact"/>
        <w:ind w:firstLine="624" w:firstLineChars="200"/>
        <w:outlineLvl w:val="1"/>
        <w:rPr>
          <w:rFonts w:hint="eastAsia" w:ascii="楷体_GB2312" w:hAnsi="楷体_GB2312" w:eastAsia="楷体_GB2312" w:cs="楷体_GB2312"/>
          <w:color w:val="auto"/>
          <w:sz w:val="32"/>
          <w:szCs w:val="32"/>
          <w:highlight w:val="none"/>
          <w:lang w:val="en-US" w:eastAsia="zh-CN"/>
        </w:rPr>
      </w:pPr>
      <w:bookmarkStart w:id="6" w:name="_Toc11614"/>
      <w:bookmarkStart w:id="7" w:name="_Toc26467"/>
      <w:r>
        <w:rPr>
          <w:rFonts w:hint="eastAsia" w:ascii="楷体_GB2312" w:hAnsi="楷体_GB2312" w:eastAsia="楷体_GB2312" w:cs="楷体_GB2312"/>
          <w:color w:val="auto"/>
          <w:sz w:val="32"/>
          <w:szCs w:val="32"/>
          <w:highlight w:val="none"/>
          <w:lang w:val="en-US" w:eastAsia="zh-CN"/>
        </w:rPr>
        <w:t>（一）运营自购</w:t>
      </w:r>
      <w:bookmarkEnd w:id="6"/>
      <w:bookmarkEnd w:id="7"/>
    </w:p>
    <w:p w14:paraId="0CF54986">
      <w:pPr>
        <w:keepNext w:val="0"/>
        <w:keepLines w:val="0"/>
        <w:pageBreakBefore w:val="0"/>
        <w:kinsoku/>
        <w:wordWrap/>
        <w:overflowPunct/>
        <w:topLinePunct w:val="0"/>
        <w:bidi w:val="0"/>
        <w:spacing w:line="560" w:lineRule="exact"/>
        <w:ind w:firstLine="624" w:firstLineChars="200"/>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在物资到货前，仓库保管员应提前准备好手持终端（PDA），并结合预约到货清单，提前准备好暂存货位及相应的辅助工具（如物料盒、托盘、手推车、手动液压叉车、蓄电池叉车、撬棍、铁锤、一字螺丝刀、十字螺丝刀、铁皮剪、美工刀等开箱工具，卷尺、磅秤、游标卡尺等测量工具以及油性记号笔、自封袋等）。</w:t>
      </w:r>
    </w:p>
    <w:p w14:paraId="7C19FCBA">
      <w:pPr>
        <w:keepNext w:val="0"/>
        <w:keepLines w:val="0"/>
        <w:pageBreakBefore w:val="0"/>
        <w:kinsoku/>
        <w:wordWrap/>
        <w:overflowPunct/>
        <w:topLinePunct w:val="0"/>
        <w:bidi w:val="0"/>
        <w:spacing w:line="560" w:lineRule="exact"/>
        <w:ind w:firstLine="624" w:firstLineChars="200"/>
        <w:outlineLvl w:val="1"/>
        <w:rPr>
          <w:rFonts w:hint="eastAsia" w:ascii="楷体_GB2312" w:hAnsi="楷体_GB2312" w:eastAsia="楷体_GB2312" w:cs="楷体_GB2312"/>
          <w:color w:val="auto"/>
          <w:sz w:val="32"/>
          <w:szCs w:val="32"/>
          <w:highlight w:val="none"/>
          <w:lang w:val="en-US" w:eastAsia="zh-CN"/>
        </w:rPr>
      </w:pPr>
      <w:bookmarkStart w:id="8" w:name="_Toc30224"/>
      <w:bookmarkStart w:id="9" w:name="_Toc23801"/>
      <w:r>
        <w:rPr>
          <w:rFonts w:hint="eastAsia" w:ascii="楷体_GB2312" w:hAnsi="楷体_GB2312" w:eastAsia="楷体_GB2312" w:cs="楷体_GB2312"/>
          <w:color w:val="auto"/>
          <w:sz w:val="32"/>
          <w:szCs w:val="32"/>
          <w:highlight w:val="none"/>
          <w:lang w:val="en-US" w:eastAsia="zh-CN"/>
        </w:rPr>
        <w:t>（二）建设移交</w:t>
      </w:r>
      <w:bookmarkEnd w:id="8"/>
      <w:bookmarkEnd w:id="9"/>
    </w:p>
    <w:p w14:paraId="3F3D23D5">
      <w:pPr>
        <w:keepNext w:val="0"/>
        <w:keepLines w:val="0"/>
        <w:pageBreakBefore w:val="0"/>
        <w:kinsoku/>
        <w:wordWrap/>
        <w:overflowPunct/>
        <w:topLinePunct w:val="0"/>
        <w:bidi w:val="0"/>
        <w:spacing w:line="560" w:lineRule="exact"/>
        <w:ind w:firstLine="624" w:firstLineChars="200"/>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在物资到货前，仓库保管员应提前准备好纸质版《建设移交物资验收单》（来源见预约指导手册），暂存货位及相应的辅助工具（如物料盒、托盘、手推车、手动液压叉车、蓄电池叉车、撬棍、铁锤、一字螺丝刀、十字螺丝刀、铁皮剪、美工刀等开箱工具，卷尺、磅秤、游标卡尺等测量工具以及油性记号笔、自封袋等）。</w:t>
      </w:r>
    </w:p>
    <w:p w14:paraId="1929A409">
      <w:pPr>
        <w:keepNext w:val="0"/>
        <w:keepLines w:val="0"/>
        <w:pageBreakBefore w:val="0"/>
        <w:kinsoku/>
        <w:wordWrap/>
        <w:overflowPunct/>
        <w:topLinePunct w:val="0"/>
        <w:bidi w:val="0"/>
        <w:spacing w:line="560" w:lineRule="exact"/>
        <w:ind w:firstLine="624" w:firstLineChars="200"/>
        <w:outlineLvl w:val="0"/>
        <w:rPr>
          <w:rFonts w:hint="default" w:ascii="Times New Roman" w:hAnsi="Times New Roman" w:eastAsia="黑体" w:cs="Times New Roman"/>
          <w:color w:val="auto"/>
          <w:sz w:val="32"/>
          <w:szCs w:val="32"/>
          <w:highlight w:val="none"/>
          <w:lang w:val="en-US" w:eastAsia="zh-CN"/>
        </w:rPr>
      </w:pPr>
      <w:bookmarkStart w:id="10" w:name="_Toc5736"/>
      <w:bookmarkStart w:id="11" w:name="_Toc29463"/>
      <w:r>
        <w:rPr>
          <w:rFonts w:hint="eastAsia" w:ascii="Times New Roman" w:hAnsi="Times New Roman" w:eastAsia="黑体" w:cs="Times New Roman"/>
          <w:color w:val="auto"/>
          <w:sz w:val="32"/>
          <w:szCs w:val="32"/>
          <w:highlight w:val="none"/>
          <w:lang w:val="en-US" w:eastAsia="zh-CN"/>
        </w:rPr>
        <w:t>二、验收流程</w:t>
      </w:r>
      <w:bookmarkEnd w:id="10"/>
      <w:bookmarkEnd w:id="11"/>
    </w:p>
    <w:p w14:paraId="4FCB61EB">
      <w:pPr>
        <w:keepNext w:val="0"/>
        <w:keepLines w:val="0"/>
        <w:pageBreakBefore w:val="0"/>
        <w:kinsoku/>
        <w:wordWrap/>
        <w:overflowPunct/>
        <w:topLinePunct w:val="0"/>
        <w:bidi w:val="0"/>
        <w:spacing w:line="560" w:lineRule="exact"/>
        <w:ind w:firstLine="624" w:firstLineChars="200"/>
        <w:outlineLvl w:val="1"/>
        <w:rPr>
          <w:rFonts w:hint="eastAsia" w:ascii="Times New Roman" w:hAnsi="Times New Roman" w:eastAsia="楷体_GB2312" w:cs="Times New Roman"/>
          <w:color w:val="auto"/>
          <w:sz w:val="32"/>
          <w:szCs w:val="32"/>
          <w:highlight w:val="none"/>
          <w:lang w:val="en-US" w:eastAsia="zh-CN"/>
        </w:rPr>
      </w:pPr>
      <w:bookmarkStart w:id="12" w:name="_Toc9425"/>
      <w:bookmarkStart w:id="13" w:name="_Toc8199"/>
      <w:r>
        <w:rPr>
          <w:rFonts w:hint="eastAsia" w:ascii="Times New Roman" w:hAnsi="Times New Roman" w:eastAsia="楷体_GB2312" w:cs="Times New Roman"/>
          <w:b/>
          <w:bCs/>
          <w:color w:val="auto"/>
          <w:sz w:val="32"/>
          <w:szCs w:val="32"/>
          <w:highlight w:val="none"/>
          <w:lang w:val="en-US" w:eastAsia="zh-CN"/>
        </w:rPr>
        <w:t>（一）送库物资</w:t>
      </w:r>
      <w:bookmarkEnd w:id="12"/>
      <w:bookmarkEnd w:id="13"/>
    </w:p>
    <w:p w14:paraId="30CC8B23">
      <w:pPr>
        <w:keepNext w:val="0"/>
        <w:keepLines w:val="0"/>
        <w:pageBreakBefore w:val="0"/>
        <w:kinsoku/>
        <w:wordWrap/>
        <w:overflowPunct/>
        <w:topLinePunct w:val="0"/>
        <w:bidi w:val="0"/>
        <w:spacing w:line="560" w:lineRule="exact"/>
        <w:ind w:firstLine="624" w:firstLineChars="200"/>
        <w:outlineLvl w:val="9"/>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1.供应商送至总库初验</w:t>
      </w:r>
    </w:p>
    <w:p w14:paraId="708B5CD3">
      <w:pPr>
        <w:keepNext w:val="0"/>
        <w:keepLines w:val="0"/>
        <w:pageBreakBefore w:val="0"/>
        <w:kinsoku/>
        <w:wordWrap/>
        <w:overflowPunct/>
        <w:topLinePunct w:val="0"/>
        <w:bidi w:val="0"/>
        <w:spacing w:line="560" w:lineRule="exact"/>
        <w:ind w:firstLine="624" w:firstLineChars="200"/>
        <w:outlineLvl w:val="9"/>
        <w:rPr>
          <w:rFonts w:hint="eastAsia"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（1）根据工班长所分配送货单，核实送货时间是否为约定时间到货，未按照当天约定时间到货的初验不合格处理，不合格原因选择“未按照约定时间到货”。</w:t>
      </w:r>
    </w:p>
    <w:p w14:paraId="336E4729">
      <w:pPr>
        <w:keepNext w:val="0"/>
        <w:keepLines w:val="0"/>
        <w:pageBreakBefore w:val="0"/>
        <w:kinsoku/>
        <w:wordWrap/>
        <w:overflowPunct/>
        <w:topLinePunct w:val="0"/>
        <w:bidi w:val="0"/>
        <w:spacing w:line="560" w:lineRule="exact"/>
        <w:ind w:firstLine="624" w:firstLineChars="200"/>
        <w:outlineLvl w:val="9"/>
        <w:rPr>
          <w:rFonts w:hint="eastAsia" w:ascii="Times New Roman" w:hAnsi="Times New Roman" w:eastAsia="仿宋_GB2312" w:cs="Times New Roman"/>
          <w:color w:val="auto"/>
          <w:sz w:val="32"/>
          <w:szCs w:val="32"/>
          <w:highlight w:val="none"/>
        </w:rPr>
      </w:pPr>
      <w:r>
        <w:rPr>
          <w:rFonts w:hint="eastAsia" w:ascii="Times New Roman" w:hAnsi="Times New Roman" w:eastAsia="仿宋_GB2312" w:cs="Times New Roman"/>
          <w:color w:val="auto"/>
          <w:sz w:val="32"/>
          <w:szCs w:val="32"/>
          <w:highlight w:val="none"/>
          <w:lang w:val="en-US" w:eastAsia="zh-CN"/>
        </w:rPr>
        <w:t>（2）仓库保管员</w:t>
      </w:r>
      <w:r>
        <w:rPr>
          <w:rFonts w:hint="eastAsia" w:ascii="Times New Roman" w:hAnsi="Times New Roman" w:eastAsia="仿宋_GB2312" w:cs="Times New Roman"/>
          <w:color w:val="auto"/>
          <w:sz w:val="32"/>
          <w:szCs w:val="32"/>
          <w:highlight w:val="none"/>
        </w:rPr>
        <w:t>检查物资外包装是否完好，标记和标识齐全清晰，需注意有毒、爆炸、易碎等物资包装外相应标志，物资表面状况良好，无损坏、无磨损。需开箱或拆件的，由供应商配合，确保不损坏物资本体，验收后须恢复原包装。</w:t>
      </w:r>
    </w:p>
    <w:p w14:paraId="7FD06B1C">
      <w:pPr>
        <w:keepNext w:val="0"/>
        <w:keepLines w:val="0"/>
        <w:pageBreakBefore w:val="0"/>
        <w:kinsoku/>
        <w:wordWrap/>
        <w:overflowPunct/>
        <w:topLinePunct w:val="0"/>
        <w:bidi w:val="0"/>
        <w:spacing w:line="560" w:lineRule="exact"/>
        <w:ind w:firstLine="624" w:firstLineChars="200"/>
        <w:outlineLvl w:val="9"/>
        <w:rPr>
          <w:rFonts w:hint="eastAsia" w:ascii="Times New Roman" w:hAnsi="Times New Roman" w:eastAsia="仿宋_GB2312" w:cs="Times New Roman"/>
          <w:color w:val="auto"/>
          <w:sz w:val="32"/>
          <w:szCs w:val="32"/>
          <w:highlight w:val="none"/>
        </w:rPr>
      </w:pP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val="en-US" w:eastAsia="zh-CN"/>
        </w:rPr>
        <w:t>3</w:t>
      </w: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检查资料凭证是否齐全，需注意合同内是否要求供应商提供产品质量合格证、说明书，化工类产品是否要求供应商提供中文版的《化学品安全技术说明书》（即MSDS）。进口工器具需注意合同内是否要求供应商提供中文版用户说明书等相关资料证明。</w:t>
      </w:r>
    </w:p>
    <w:p w14:paraId="40E2EA53">
      <w:pPr>
        <w:keepNext w:val="0"/>
        <w:keepLines w:val="0"/>
        <w:pageBreakBefore w:val="0"/>
        <w:kinsoku/>
        <w:wordWrap/>
        <w:overflowPunct/>
        <w:topLinePunct w:val="0"/>
        <w:bidi w:val="0"/>
        <w:spacing w:line="560" w:lineRule="exact"/>
        <w:ind w:firstLine="624" w:firstLineChars="200"/>
        <w:outlineLvl w:val="9"/>
        <w:rPr>
          <w:rFonts w:hint="eastAsia" w:ascii="Times New Roman" w:hAnsi="Times New Roman" w:eastAsia="仿宋_GB2312" w:cs="Times New Roman"/>
          <w:color w:val="auto"/>
          <w:sz w:val="32"/>
          <w:szCs w:val="32"/>
          <w:highlight w:val="none"/>
        </w:rPr>
      </w:pP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val="en-US" w:eastAsia="zh-CN"/>
        </w:rPr>
        <w:t>4</w:t>
      </w: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核对实物名称、计量单位、品牌厂商、规格型号、技术参数、数量等与送货单/合同开项清单/采购订单信息是否完全相符。不允许将一项编码对应的物资拆分为多项物资（对应多个编码）进行接收，也不允许将多项物资（对应多个编码）组合成一项物资后进行接收。</w:t>
      </w:r>
    </w:p>
    <w:p w14:paraId="0F32540F">
      <w:pPr>
        <w:keepNext w:val="0"/>
        <w:keepLines w:val="0"/>
        <w:pageBreakBefore w:val="0"/>
        <w:kinsoku/>
        <w:wordWrap/>
        <w:overflowPunct/>
        <w:topLinePunct w:val="0"/>
        <w:bidi w:val="0"/>
        <w:spacing w:line="560" w:lineRule="exact"/>
        <w:ind w:firstLine="624" w:firstLineChars="200"/>
        <w:outlineLvl w:val="9"/>
        <w:rPr>
          <w:rFonts w:hint="eastAsia" w:ascii="Times New Roman" w:hAnsi="Times New Roman" w:eastAsia="仿宋_GB2312" w:cs="Times New Roman"/>
          <w:color w:val="auto"/>
          <w:sz w:val="32"/>
          <w:szCs w:val="32"/>
          <w:highlight w:val="none"/>
        </w:rPr>
      </w:pP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val="en-US" w:eastAsia="zh-CN"/>
        </w:rPr>
        <w:t>5</w:t>
      </w: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对需测量、计量的物资须用相应的计量器具进行验收，计件物资应全部清点件数；带有附件或成套物资，须分别清查记录其主件及配套附件，并确保其物资说明中已按计量单位明确具体附件信息。计重物资一律称量计算，带包装计重物资应过秤记录净重。计重验收时要保证称量准确，记录正确。</w:t>
      </w:r>
    </w:p>
    <w:p w14:paraId="68040086">
      <w:pPr>
        <w:keepNext w:val="0"/>
        <w:keepLines w:val="0"/>
        <w:pageBreakBefore w:val="0"/>
        <w:kinsoku/>
        <w:wordWrap/>
        <w:overflowPunct/>
        <w:topLinePunct w:val="0"/>
        <w:bidi w:val="0"/>
        <w:spacing w:line="560" w:lineRule="exact"/>
        <w:ind w:firstLine="624" w:firstLineChars="200"/>
        <w:outlineLvl w:val="9"/>
        <w:rPr>
          <w:rFonts w:hint="eastAsia" w:ascii="Times New Roman" w:hAnsi="Times New Roman" w:eastAsia="仿宋_GB2312" w:cs="Times New Roman"/>
          <w:color w:val="auto"/>
          <w:sz w:val="32"/>
          <w:szCs w:val="32"/>
          <w:highlight w:val="none"/>
        </w:rPr>
      </w:pP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val="en-US" w:eastAsia="zh-CN"/>
        </w:rPr>
        <w:t>6）</w:t>
      </w:r>
      <w:r>
        <w:rPr>
          <w:rFonts w:hint="eastAsia" w:ascii="Times New Roman" w:hAnsi="Times New Roman" w:eastAsia="仿宋_GB2312" w:cs="Times New Roman"/>
          <w:color w:val="auto"/>
          <w:sz w:val="32"/>
          <w:szCs w:val="32"/>
          <w:highlight w:val="none"/>
        </w:rPr>
        <w:t>到货清点过程中发现应到货项数少于送货单项数的，按照实际项数进行接收；单项物资数量少于送货单数量按照实际数量进行接收，交货数量超过采购订单数量，除合同明确赠送的物资外，超交量应退回至供应商。</w:t>
      </w:r>
    </w:p>
    <w:p w14:paraId="216A85E1">
      <w:pPr>
        <w:keepNext w:val="0"/>
        <w:keepLines w:val="0"/>
        <w:pageBreakBefore w:val="0"/>
        <w:kinsoku/>
        <w:wordWrap/>
        <w:overflowPunct/>
        <w:topLinePunct w:val="0"/>
        <w:bidi w:val="0"/>
        <w:spacing w:line="560" w:lineRule="exact"/>
        <w:ind w:firstLine="624" w:firstLineChars="200"/>
        <w:outlineLvl w:val="9"/>
        <w:rPr>
          <w:rFonts w:hint="eastAsia" w:ascii="Times New Roman" w:hAnsi="Times New Roman" w:eastAsia="仿宋_GB2312" w:cs="Times New Roman"/>
          <w:color w:val="auto"/>
          <w:sz w:val="32"/>
          <w:szCs w:val="32"/>
          <w:highlight w:val="none"/>
        </w:rPr>
      </w:pP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val="en-US" w:eastAsia="zh-CN"/>
        </w:rPr>
        <w:t>7</w:t>
      </w: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合同内含有计量器具需送检的物资初验时，外检类计量器具需注意合同内是否要求提供检测报告原件；自检类计量器具需注意合同内是否要求提供分公司检测机构检定报告原件并加盖分公司检测机构检定公章。除常规初验外需注意运营自购类计量器具由分公司检测机构确定送检清单和检测单位，供应商负责送至指定检测单位检测，检测合格后将检测报告送至分公司检测机构备案。检测报告剩余有效期不得少于总效期的2/3；建设移交类计量器具到货后办理正常验收、入库，待需求部门/中心领用出库后，由需求部门自行送检。</w:t>
      </w:r>
    </w:p>
    <w:p w14:paraId="24976708">
      <w:pPr>
        <w:keepNext w:val="0"/>
        <w:keepLines w:val="0"/>
        <w:pageBreakBefore w:val="0"/>
        <w:kinsoku/>
        <w:wordWrap/>
        <w:overflowPunct/>
        <w:topLinePunct w:val="0"/>
        <w:bidi w:val="0"/>
        <w:spacing w:line="560" w:lineRule="exact"/>
        <w:ind w:firstLine="624" w:firstLineChars="200"/>
        <w:outlineLvl w:val="9"/>
        <w:rPr>
          <w:rFonts w:hint="eastAsia" w:ascii="Times New Roman" w:hAnsi="Times New Roman" w:eastAsia="仿宋_GB2312" w:cs="Times New Roman"/>
          <w:color w:val="auto"/>
          <w:sz w:val="32"/>
          <w:szCs w:val="32"/>
          <w:highlight w:val="none"/>
        </w:rPr>
      </w:pP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val="en-US" w:eastAsia="zh-CN"/>
        </w:rPr>
        <w:t>8</w:t>
      </w: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合同内含有劳防劳保物资初验时，劳防用品、消防用品中需注意合同内是否要求供应商提供送检类物资须提供中文版质检报告。非送检类劳动防护用品应根据国家标准或行业标准（具有劳安标志、产品质检报告）进行验收，合格证明及检验报告须齐全有效。国家及行业标准明确要求须检测的特殊类劳动防护用品，须提供分公司检测机构认可的检测单位出具的检测报告。除常规初验外需注意到货时剩余有效期限标准：玻璃钢和ABS材质的安全帽应不少于2年；轻质安全帽应不少于3年；劳动防护鞋应不少于1.5年，其他效期类劳动防护用品、劳保用品需保证剩余有效期不得少于总效期的2/3。</w:t>
      </w:r>
    </w:p>
    <w:p w14:paraId="795234BF">
      <w:pPr>
        <w:keepNext w:val="0"/>
        <w:keepLines w:val="0"/>
        <w:pageBreakBefore w:val="0"/>
        <w:kinsoku/>
        <w:wordWrap/>
        <w:overflowPunct/>
        <w:topLinePunct w:val="0"/>
        <w:bidi w:val="0"/>
        <w:spacing w:line="560" w:lineRule="exact"/>
        <w:ind w:firstLine="624" w:firstLineChars="200"/>
        <w:outlineLvl w:val="9"/>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val="en-US" w:eastAsia="zh-CN"/>
        </w:rPr>
        <w:t>9</w:t>
      </w: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val="en-US" w:eastAsia="zh-CN"/>
        </w:rPr>
        <w:t>危险化品全部为送站物资，不涉及送库；在供应商预约时，需工班长根据危化品送站清单（清单见附件），核实在清单内的物资拒收处理，并告知供应商对接物资调配室经办人进行送站物资验收流程。</w:t>
      </w:r>
    </w:p>
    <w:p w14:paraId="4D1BFD16">
      <w:pPr>
        <w:keepNext w:val="0"/>
        <w:keepLines w:val="0"/>
        <w:pageBreakBefore w:val="0"/>
        <w:kinsoku/>
        <w:wordWrap/>
        <w:overflowPunct/>
        <w:topLinePunct w:val="0"/>
        <w:bidi w:val="0"/>
        <w:spacing w:line="560" w:lineRule="exact"/>
        <w:ind w:firstLine="624" w:firstLineChars="200"/>
        <w:outlineLvl w:val="9"/>
        <w:rPr>
          <w:rFonts w:hint="eastAsia"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（10）单一来源（指定品牌）的，编码名称需与实物名称保持一致；</w:t>
      </w:r>
    </w:p>
    <w:p w14:paraId="63F93812">
      <w:pPr>
        <w:keepNext w:val="0"/>
        <w:keepLines w:val="0"/>
        <w:pageBreakBefore w:val="0"/>
        <w:kinsoku/>
        <w:wordWrap/>
        <w:overflowPunct/>
        <w:topLinePunct w:val="0"/>
        <w:bidi w:val="0"/>
        <w:spacing w:line="560" w:lineRule="exact"/>
        <w:ind w:firstLine="624" w:firstLineChars="200"/>
        <w:outlineLvl w:val="9"/>
        <w:rPr>
          <w:rFonts w:hint="eastAsia"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（11）品牌为“通用类”及“选型类”</w:t>
      </w:r>
    </w:p>
    <w:p w14:paraId="1FA0CC71">
      <w:pPr>
        <w:keepNext w:val="0"/>
        <w:keepLines w:val="0"/>
        <w:pageBreakBefore w:val="0"/>
        <w:kinsoku/>
        <w:wordWrap/>
        <w:overflowPunct/>
        <w:topLinePunct w:val="0"/>
        <w:bidi w:val="0"/>
        <w:spacing w:line="560" w:lineRule="exact"/>
        <w:ind w:firstLine="624" w:firstLineChars="200"/>
        <w:outlineLvl w:val="9"/>
        <w:rPr>
          <w:rFonts w:hint="eastAsia"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如编码名称与实物名称不一致，暂验收为不合格物资，由科室责任人，核实全线网库存实物信息，并根据核实结果按照如下方式处理：如核实后全线网库存实物上名称不统一，则不对名称做强制要求，对接采购经办人重新预约该项物资，重新验收为合格，同时在附表3中进行登记发各工班，避免以后再出现该物资因名称问题验收为不合格物资。如核实后全线网库存实物名称均统一，则编码名称需与实物名称保持一致；</w:t>
      </w:r>
    </w:p>
    <w:p w14:paraId="2F0AAD19">
      <w:pPr>
        <w:keepNext w:val="0"/>
        <w:keepLines w:val="0"/>
        <w:pageBreakBefore w:val="0"/>
        <w:kinsoku/>
        <w:wordWrap/>
        <w:overflowPunct/>
        <w:topLinePunct w:val="0"/>
        <w:bidi w:val="0"/>
        <w:spacing w:line="560" w:lineRule="exact"/>
        <w:ind w:firstLine="624" w:firstLineChars="200"/>
        <w:outlineLvl w:val="9"/>
        <w:rPr>
          <w:rFonts w:hint="eastAsia"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如核实后全网无库存，对接采购经办人重新预约该项物资，重新验收后，以实物名称验收合格。（对接采购经办人确认后修订编码）；若实物无名称（通用类耗材较为常见），根据常识确定是一样物资后，可验收合格。</w:t>
      </w:r>
    </w:p>
    <w:p w14:paraId="534DC365">
      <w:pPr>
        <w:keepNext w:val="0"/>
        <w:keepLines w:val="0"/>
        <w:pageBreakBefore w:val="0"/>
        <w:kinsoku/>
        <w:wordWrap/>
        <w:overflowPunct/>
        <w:topLinePunct w:val="0"/>
        <w:bidi w:val="0"/>
        <w:spacing w:line="560" w:lineRule="exact"/>
        <w:ind w:firstLine="624" w:firstLineChars="200"/>
        <w:outlineLvl w:val="9"/>
        <w:rPr>
          <w:rFonts w:hint="eastAsia" w:ascii="Times New Roman" w:hAnsi="Times New Roman" w:eastAsia="仿宋_GB2312" w:cs="Times New Roman"/>
          <w:color w:val="auto"/>
          <w:sz w:val="32"/>
          <w:szCs w:val="32"/>
          <w:highlight w:val="none"/>
          <w:lang w:eastAsia="zh-CN"/>
        </w:rPr>
      </w:pP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val="en-US" w:eastAsia="zh-CN"/>
        </w:rPr>
        <w:t>12</w:t>
      </w: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供应商送货时须按照合同中要求的最小包装量进行包装，仓库经办人接收时在外包装右上角粘贴物料标签</w:t>
      </w:r>
      <w:r>
        <w:rPr>
          <w:rFonts w:hint="eastAsia" w:ascii="Times New Roman" w:hAnsi="Times New Roman" w:eastAsia="仿宋_GB2312" w:cs="Times New Roman"/>
          <w:color w:val="auto"/>
          <w:sz w:val="32"/>
          <w:szCs w:val="32"/>
          <w:highlight w:val="none"/>
          <w:lang w:eastAsia="zh-CN"/>
        </w:rPr>
        <w:t>。</w:t>
      </w:r>
    </w:p>
    <w:p w14:paraId="313A4D12">
      <w:pPr>
        <w:keepNext w:val="0"/>
        <w:keepLines w:val="0"/>
        <w:pageBreakBefore w:val="0"/>
        <w:kinsoku/>
        <w:wordWrap/>
        <w:overflowPunct/>
        <w:topLinePunct w:val="0"/>
        <w:bidi w:val="0"/>
        <w:spacing w:line="560" w:lineRule="exact"/>
        <w:ind w:firstLine="624" w:firstLineChars="200"/>
        <w:outlineLvl w:val="9"/>
        <w:rPr>
          <w:rFonts w:hint="eastAsia" w:ascii="Times New Roman" w:hAnsi="Times New Roman" w:eastAsia="仿宋_GB2312" w:cs="Times New Roman"/>
          <w:color w:val="auto"/>
          <w:sz w:val="32"/>
          <w:szCs w:val="32"/>
          <w:highlight w:val="none"/>
          <w:lang w:eastAsia="zh-CN"/>
        </w:rPr>
      </w:pPr>
      <w:r>
        <w:rPr>
          <w:rFonts w:hint="eastAsia" w:ascii="Times New Roman" w:hAnsi="Times New Roman" w:eastAsia="仿宋_GB2312" w:cs="Times New Roman"/>
          <w:color w:val="auto"/>
          <w:sz w:val="32"/>
          <w:szCs w:val="32"/>
          <w:highlight w:val="none"/>
          <w:lang w:val="en-US" w:eastAsia="zh-CN"/>
        </w:rPr>
        <w:t>2.物流到货初验流程</w:t>
      </w:r>
    </w:p>
    <w:p w14:paraId="6DDE3DB5">
      <w:pPr>
        <w:numPr>
          <w:ilvl w:val="-1"/>
          <w:numId w:val="0"/>
        </w:numPr>
        <w:spacing w:line="560" w:lineRule="exact"/>
        <w:ind w:firstLine="624" w:firstLineChars="200"/>
        <w:jc w:val="left"/>
        <w:rPr>
          <w:rFonts w:hint="eastAsia"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eastAsia="zh-CN" w:bidi="ar"/>
        </w:rPr>
        <w:t>（</w:t>
      </w:r>
      <w:r>
        <w:rPr>
          <w:rFonts w:hint="eastAsia" w:ascii="Times New Roman" w:hAnsi="Times New Roman" w:eastAsia="仿宋_GB2312" w:cs="Times New Roman"/>
          <w:color w:val="auto"/>
          <w:sz w:val="32"/>
          <w:szCs w:val="32"/>
          <w:highlight w:val="none"/>
          <w:lang w:val="en-US" w:eastAsia="zh-CN" w:bidi="ar"/>
        </w:rPr>
        <w:t>1</w:t>
      </w:r>
      <w:r>
        <w:rPr>
          <w:rFonts w:hint="eastAsia" w:ascii="Times New Roman" w:hAnsi="Times New Roman" w:eastAsia="仿宋_GB2312" w:cs="Times New Roman"/>
          <w:color w:val="auto"/>
          <w:sz w:val="32"/>
          <w:szCs w:val="32"/>
          <w:highlight w:val="none"/>
          <w:lang w:eastAsia="zh-CN" w:bidi="ar"/>
        </w:rPr>
        <w:t>）</w:t>
      </w:r>
      <w:r>
        <w:rPr>
          <w:rFonts w:hint="eastAsia" w:ascii="Times New Roman" w:hAnsi="Times New Roman" w:eastAsia="仿宋_GB2312" w:cs="Times New Roman"/>
          <w:color w:val="auto"/>
          <w:sz w:val="32"/>
          <w:szCs w:val="32"/>
          <w:highlight w:val="none"/>
          <w:lang w:val="en-US" w:eastAsia="zh-CN"/>
        </w:rPr>
        <w:t>供应商委托第三方（如物流、快递）履约到库，由各段厂物资总库仓库保管员根据物流送货单据清点到货箱数（件数）。到货箱数（件数）与送货单据一致的在物流单据上签收实际到货箱数（件数），不一致的需仓库保管员联系采购经办人员线上共同确认物资后，由采购经办人在线上补办手续后1个工作日内完成初步验收，并对供应商纳入履约评价，无法共同确认的物资仓库可拒收。</w:t>
      </w:r>
    </w:p>
    <w:p w14:paraId="645CD44A">
      <w:pPr>
        <w:keepNext w:val="0"/>
        <w:keepLines w:val="0"/>
        <w:pageBreakBefore w:val="0"/>
        <w:numPr>
          <w:ilvl w:val="-1"/>
          <w:numId w:val="0"/>
        </w:numPr>
        <w:kinsoku/>
        <w:wordWrap/>
        <w:overflowPunct/>
        <w:topLinePunct w:val="0"/>
        <w:bidi w:val="0"/>
        <w:spacing w:line="560" w:lineRule="exact"/>
        <w:ind w:firstLine="624" w:firstLineChars="200"/>
        <w:outlineLvl w:val="9"/>
        <w:rPr>
          <w:rFonts w:hint="eastAsia" w:ascii="Times New Roman" w:hAnsi="Times New Roman" w:eastAsia="仿宋_GB2312" w:cs="Times New Roman"/>
          <w:color w:val="auto"/>
          <w:sz w:val="32"/>
          <w:szCs w:val="32"/>
          <w:highlight w:val="none"/>
          <w:lang w:eastAsia="zh-CN" w:bidi="ar"/>
        </w:rPr>
      </w:pPr>
      <w:r>
        <w:rPr>
          <w:rFonts w:hint="eastAsia" w:ascii="Times New Roman" w:hAnsi="Times New Roman" w:eastAsia="仿宋_GB2312" w:cs="Times New Roman"/>
          <w:color w:val="auto"/>
          <w:sz w:val="32"/>
          <w:szCs w:val="32"/>
          <w:highlight w:val="none"/>
          <w:lang w:eastAsia="zh-CN" w:bidi="ar"/>
        </w:rPr>
        <w:t>（</w:t>
      </w:r>
      <w:r>
        <w:rPr>
          <w:rFonts w:hint="eastAsia" w:ascii="Times New Roman" w:hAnsi="Times New Roman" w:eastAsia="仿宋_GB2312" w:cs="Times New Roman"/>
          <w:color w:val="auto"/>
          <w:sz w:val="32"/>
          <w:szCs w:val="32"/>
          <w:highlight w:val="none"/>
          <w:lang w:val="en-US" w:eastAsia="zh-CN" w:bidi="ar"/>
        </w:rPr>
        <w:t>2</w:t>
      </w:r>
      <w:r>
        <w:rPr>
          <w:rFonts w:hint="eastAsia" w:ascii="Times New Roman" w:hAnsi="Times New Roman" w:eastAsia="仿宋_GB2312" w:cs="Times New Roman"/>
          <w:color w:val="auto"/>
          <w:sz w:val="32"/>
          <w:szCs w:val="32"/>
          <w:highlight w:val="none"/>
          <w:lang w:eastAsia="zh-CN" w:bidi="ar"/>
        </w:rPr>
        <w:t>）</w:t>
      </w:r>
      <w:r>
        <w:rPr>
          <w:rFonts w:hint="eastAsia" w:ascii="Times New Roman" w:hAnsi="Times New Roman" w:eastAsia="仿宋_GB2312" w:cs="Times New Roman"/>
          <w:color w:val="auto"/>
          <w:sz w:val="32"/>
          <w:szCs w:val="32"/>
          <w:highlight w:val="none"/>
          <w:lang w:bidi="ar"/>
        </w:rPr>
        <w:t>为确保物流到货所属采购合同和采购经办人可追溯，凡是物流到货的须在物资外包装附装箱单（见附录）、包装箱内</w:t>
      </w:r>
      <w:r>
        <w:rPr>
          <w:rFonts w:hint="eastAsia" w:ascii="Times New Roman" w:hAnsi="Times New Roman" w:eastAsia="仿宋_GB2312" w:cs="Times New Roman"/>
          <w:color w:val="auto"/>
          <w:sz w:val="32"/>
          <w:szCs w:val="32"/>
          <w:highlight w:val="none"/>
          <w:lang w:val="en-US" w:eastAsia="zh-CN" w:bidi="ar"/>
        </w:rPr>
        <w:t>证明文件需单独存放（</w:t>
      </w:r>
      <w:r>
        <w:rPr>
          <w:rFonts w:hint="eastAsia" w:ascii="Times New Roman" w:hAnsi="Times New Roman" w:eastAsia="仿宋_GB2312" w:cs="Times New Roman"/>
          <w:color w:val="auto"/>
          <w:sz w:val="32"/>
          <w:szCs w:val="32"/>
          <w:highlight w:val="none"/>
          <w:lang w:bidi="ar"/>
        </w:rPr>
        <w:t>附签字及盖章版送货单原件、</w:t>
      </w:r>
      <w:r>
        <w:rPr>
          <w:rFonts w:hint="eastAsia" w:ascii="Times New Roman" w:hAnsi="Times New Roman" w:eastAsia="仿宋_GB2312" w:cs="Times New Roman"/>
          <w:color w:val="auto"/>
          <w:sz w:val="32"/>
          <w:szCs w:val="32"/>
          <w:highlight w:val="none"/>
          <w:lang w:val="en-US" w:eastAsia="zh-CN" w:bidi="ar"/>
        </w:rPr>
        <w:t>合格证、说明书、质检报告、批次证明、MSDS），并在装箱单上注明文件所在箱号，</w:t>
      </w:r>
      <w:r>
        <w:rPr>
          <w:rFonts w:hint="eastAsia" w:ascii="Times New Roman" w:hAnsi="Times New Roman" w:eastAsia="仿宋_GB2312" w:cs="Times New Roman"/>
          <w:color w:val="auto"/>
          <w:sz w:val="32"/>
          <w:szCs w:val="32"/>
          <w:highlight w:val="none"/>
          <w:lang w:eastAsia="zh-CN" w:bidi="ar"/>
        </w:rPr>
        <w:t>包装箱内物资与送货单</w:t>
      </w:r>
      <w:r>
        <w:rPr>
          <w:rFonts w:hint="eastAsia" w:ascii="Times New Roman" w:hAnsi="Times New Roman" w:eastAsia="仿宋_GB2312" w:cs="Times New Roman"/>
          <w:color w:val="auto"/>
          <w:sz w:val="32"/>
          <w:szCs w:val="32"/>
          <w:highlight w:val="none"/>
          <w:lang w:val="en-US" w:eastAsia="zh-CN" w:bidi="ar"/>
        </w:rPr>
        <w:t>的序号必须</w:t>
      </w:r>
      <w:r>
        <w:rPr>
          <w:rFonts w:hint="eastAsia" w:ascii="Times New Roman" w:hAnsi="Times New Roman" w:eastAsia="仿宋_GB2312" w:cs="Times New Roman"/>
          <w:color w:val="auto"/>
          <w:sz w:val="32"/>
          <w:szCs w:val="32"/>
          <w:highlight w:val="none"/>
          <w:lang w:eastAsia="zh-CN" w:bidi="ar"/>
        </w:rPr>
        <w:t>做好对应标识，</w:t>
      </w:r>
      <w:r>
        <w:rPr>
          <w:rFonts w:hint="eastAsia" w:ascii="Times New Roman" w:hAnsi="Times New Roman" w:eastAsia="仿宋_GB2312" w:cs="Times New Roman"/>
          <w:color w:val="auto"/>
          <w:sz w:val="32"/>
          <w:szCs w:val="32"/>
          <w:highlight w:val="none"/>
          <w:lang w:bidi="ar"/>
        </w:rPr>
        <w:t>未按要求标识以上关键信息导致无法辨识的，仓库</w:t>
      </w:r>
      <w:r>
        <w:rPr>
          <w:rFonts w:hint="eastAsia" w:ascii="Times New Roman" w:hAnsi="Times New Roman" w:eastAsia="仿宋_GB2312" w:cs="Times New Roman"/>
          <w:color w:val="auto"/>
          <w:sz w:val="32"/>
          <w:szCs w:val="32"/>
          <w:highlight w:val="none"/>
          <w:lang w:val="en-US" w:eastAsia="zh-CN" w:bidi="ar"/>
        </w:rPr>
        <w:t>应</w:t>
      </w:r>
      <w:r>
        <w:rPr>
          <w:rFonts w:hint="eastAsia" w:ascii="Times New Roman" w:hAnsi="Times New Roman" w:eastAsia="仿宋_GB2312" w:cs="Times New Roman"/>
          <w:color w:val="auto"/>
          <w:sz w:val="32"/>
          <w:szCs w:val="32"/>
          <w:highlight w:val="none"/>
          <w:lang w:bidi="ar"/>
        </w:rPr>
        <w:t>拒收</w:t>
      </w:r>
      <w:r>
        <w:rPr>
          <w:rFonts w:hint="eastAsia" w:ascii="Times New Roman" w:hAnsi="Times New Roman" w:eastAsia="仿宋_GB2312" w:cs="Times New Roman"/>
          <w:color w:val="auto"/>
          <w:sz w:val="32"/>
          <w:szCs w:val="32"/>
          <w:highlight w:val="none"/>
          <w:lang w:eastAsia="zh-CN" w:bidi="ar"/>
        </w:rPr>
        <w:t>。</w:t>
      </w:r>
    </w:p>
    <w:p w14:paraId="41882D39">
      <w:pPr>
        <w:keepNext w:val="0"/>
        <w:keepLines w:val="0"/>
        <w:pageBreakBefore w:val="0"/>
        <w:numPr>
          <w:ilvl w:val="-1"/>
          <w:numId w:val="0"/>
        </w:numPr>
        <w:kinsoku/>
        <w:wordWrap/>
        <w:overflowPunct/>
        <w:topLinePunct w:val="0"/>
        <w:bidi w:val="0"/>
        <w:spacing w:line="560" w:lineRule="exact"/>
        <w:ind w:firstLine="624" w:firstLineChars="200"/>
        <w:outlineLvl w:val="9"/>
        <w:rPr>
          <w:rFonts w:hint="eastAsia"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（3）到货时要有纸质版送货单或者电子版送货单，工班可协助打印，无指定和盖章要求。</w:t>
      </w:r>
    </w:p>
    <w:p w14:paraId="114BC97C">
      <w:pPr>
        <w:keepNext w:val="0"/>
        <w:keepLines w:val="0"/>
        <w:pageBreakBefore w:val="0"/>
        <w:numPr>
          <w:ilvl w:val="-1"/>
          <w:numId w:val="0"/>
        </w:numPr>
        <w:kinsoku/>
        <w:wordWrap/>
        <w:overflowPunct/>
        <w:topLinePunct w:val="0"/>
        <w:bidi w:val="0"/>
        <w:spacing w:line="560" w:lineRule="exact"/>
        <w:ind w:firstLine="624" w:firstLineChars="200"/>
        <w:outlineLvl w:val="9"/>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（4）其他验收流程同送库物资相同。</w:t>
      </w:r>
    </w:p>
    <w:p w14:paraId="68DDF01F">
      <w:pPr>
        <w:keepNext w:val="0"/>
        <w:keepLines w:val="0"/>
        <w:pageBreakBefore w:val="0"/>
        <w:numPr>
          <w:ilvl w:val="-1"/>
          <w:numId w:val="0"/>
        </w:numPr>
        <w:kinsoku/>
        <w:wordWrap/>
        <w:overflowPunct/>
        <w:topLinePunct w:val="0"/>
        <w:bidi w:val="0"/>
        <w:spacing w:line="560" w:lineRule="exact"/>
        <w:ind w:firstLine="624" w:firstLineChars="200"/>
        <w:outlineLvl w:val="9"/>
        <w:rPr>
          <w:rFonts w:hint="eastAsia" w:ascii="Times New Roman" w:hAnsi="Times New Roman" w:eastAsia="仿宋_GB2312" w:cs="Times New Roman"/>
          <w:color w:val="auto"/>
          <w:sz w:val="32"/>
          <w:szCs w:val="32"/>
          <w:highlight w:val="none"/>
          <w:lang w:val="en-US" w:eastAsia="zh-CN" w:bidi="ar"/>
        </w:rPr>
      </w:pPr>
      <w:r>
        <w:rPr>
          <w:rFonts w:hint="eastAsia" w:ascii="Times New Roman" w:hAnsi="Times New Roman" w:eastAsia="仿宋_GB2312" w:cs="Times New Roman"/>
          <w:color w:val="auto"/>
          <w:sz w:val="32"/>
          <w:szCs w:val="32"/>
          <w:highlight w:val="none"/>
          <w:lang w:val="en-US" w:eastAsia="zh-CN" w:bidi="ar"/>
        </w:rPr>
        <w:t>3.需求中心质量验收</w:t>
      </w:r>
    </w:p>
    <w:p w14:paraId="408281A9">
      <w:pPr>
        <w:keepNext w:val="0"/>
        <w:keepLines w:val="0"/>
        <w:pageBreakBefore w:val="0"/>
        <w:kinsoku/>
        <w:wordWrap/>
        <w:overflowPunct/>
        <w:topLinePunct w:val="0"/>
        <w:bidi w:val="0"/>
        <w:spacing w:line="560" w:lineRule="exact"/>
        <w:ind w:firstLine="624" w:firstLineChars="200"/>
        <w:outlineLvl w:val="9"/>
        <w:rPr>
          <w:rFonts w:hint="eastAsia"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（1）在初验工作完成</w:t>
      </w:r>
      <w:r>
        <w:rPr>
          <w:rFonts w:hint="eastAsia" w:ascii="Times New Roman" w:hAnsi="Times New Roman" w:eastAsia="仿宋_GB2312" w:cs="Times New Roman"/>
          <w:color w:val="auto"/>
          <w:sz w:val="32"/>
          <w:szCs w:val="32"/>
          <w:highlight w:val="none"/>
        </w:rPr>
        <w:t>后，</w:t>
      </w:r>
      <w:r>
        <w:rPr>
          <w:rFonts w:hint="eastAsia" w:ascii="Times New Roman" w:hAnsi="Times New Roman" w:eastAsia="仿宋_GB2312" w:cs="Times New Roman"/>
          <w:color w:val="auto"/>
          <w:sz w:val="32"/>
          <w:szCs w:val="32"/>
          <w:highlight w:val="none"/>
          <w:lang w:val="en-US" w:eastAsia="zh-CN"/>
        </w:rPr>
        <w:t>仓库保管员以郑轨通、电话及WMS短信方式通知各使用部门到物资总库进行质量验收，非物资质量及型号问题，使用部门验收为不合格后处理。</w:t>
      </w:r>
    </w:p>
    <w:p w14:paraId="18231B2C">
      <w:pPr>
        <w:keepNext w:val="0"/>
        <w:keepLines w:val="0"/>
        <w:pageBreakBefore w:val="0"/>
        <w:kinsoku/>
        <w:wordWrap/>
        <w:overflowPunct/>
        <w:topLinePunct w:val="0"/>
        <w:bidi w:val="0"/>
        <w:spacing w:line="560" w:lineRule="exact"/>
        <w:ind w:firstLine="624" w:firstLineChars="200"/>
        <w:outlineLvl w:val="9"/>
        <w:rPr>
          <w:rFonts w:hint="eastAsia"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（2）使用部门完成物资验收后需使用PDA进行线上签字确认。使用部门超过5天未进行质量验收，需向该部门发放考核通知单并存放至网盘制定位置。</w:t>
      </w:r>
    </w:p>
    <w:p w14:paraId="3CF3F920">
      <w:pPr>
        <w:keepNext w:val="0"/>
        <w:keepLines w:val="0"/>
        <w:pageBreakBefore w:val="0"/>
        <w:kinsoku/>
        <w:wordWrap/>
        <w:overflowPunct/>
        <w:topLinePunct w:val="0"/>
        <w:bidi w:val="0"/>
        <w:spacing w:line="560" w:lineRule="exact"/>
        <w:ind w:firstLine="624" w:firstLineChars="200"/>
        <w:outlineLvl w:val="9"/>
        <w:rPr>
          <w:rFonts w:hint="eastAsia"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val="en-US" w:eastAsia="zh-CN"/>
        </w:rPr>
        <w:t>3</w:t>
      </w: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参与验收的人员须在WMS系统验收界面中写明验收结论（即合格或不合格）；对于验收不合格的，须详细写明不合格原因</w:t>
      </w: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val="en-US" w:eastAsia="zh-CN"/>
        </w:rPr>
        <w:t>更新不合格物资台账，不合格物资台账填写不合格原因要求准确</w:t>
      </w:r>
      <w:r>
        <w:rPr>
          <w:rFonts w:hint="eastAsia" w:ascii="Times New Roman" w:hAnsi="Times New Roman" w:eastAsia="仿宋_GB2312" w:cs="Times New Roman"/>
          <w:color w:val="auto"/>
          <w:sz w:val="32"/>
          <w:szCs w:val="32"/>
          <w:highlight w:val="none"/>
        </w:rPr>
        <w:t>、</w:t>
      </w:r>
      <w:r>
        <w:rPr>
          <w:rFonts w:hint="eastAsia" w:ascii="Times New Roman" w:hAnsi="Times New Roman" w:eastAsia="仿宋_GB2312" w:cs="Times New Roman"/>
          <w:color w:val="auto"/>
          <w:sz w:val="32"/>
          <w:szCs w:val="32"/>
          <w:highlight w:val="none"/>
          <w:lang w:val="en-US" w:eastAsia="zh-CN"/>
        </w:rPr>
        <w:t>完整</w:t>
      </w:r>
      <w:r>
        <w:rPr>
          <w:rFonts w:hint="eastAsia" w:ascii="Times New Roman" w:hAnsi="Times New Roman" w:eastAsia="仿宋_GB2312" w:cs="Times New Roman"/>
          <w:color w:val="auto"/>
          <w:sz w:val="32"/>
          <w:szCs w:val="32"/>
          <w:highlight w:val="none"/>
        </w:rPr>
        <w:t>、</w:t>
      </w:r>
      <w:r>
        <w:rPr>
          <w:rFonts w:hint="eastAsia" w:ascii="Times New Roman" w:hAnsi="Times New Roman" w:eastAsia="仿宋_GB2312" w:cs="Times New Roman"/>
          <w:color w:val="auto"/>
          <w:sz w:val="32"/>
          <w:szCs w:val="32"/>
          <w:highlight w:val="none"/>
          <w:lang w:val="en-US" w:eastAsia="zh-CN"/>
        </w:rPr>
        <w:t>详细</w:t>
      </w:r>
      <w:r>
        <w:rPr>
          <w:rFonts w:hint="eastAsia" w:ascii="Times New Roman" w:hAnsi="Times New Roman" w:eastAsia="仿宋_GB2312" w:cs="Times New Roman"/>
          <w:color w:val="auto"/>
          <w:sz w:val="32"/>
          <w:szCs w:val="32"/>
          <w:highlight w:val="none"/>
        </w:rPr>
        <w:t>。</w:t>
      </w:r>
    </w:p>
    <w:p w14:paraId="56D02EE6">
      <w:pPr>
        <w:keepNext w:val="0"/>
        <w:keepLines w:val="0"/>
        <w:pageBreakBefore w:val="0"/>
        <w:kinsoku/>
        <w:wordWrap/>
        <w:overflowPunct/>
        <w:topLinePunct w:val="0"/>
        <w:bidi w:val="0"/>
        <w:spacing w:line="560" w:lineRule="exact"/>
        <w:ind w:firstLine="624" w:firstLineChars="200"/>
        <w:outlineLvl w:val="9"/>
        <w:rPr>
          <w:rFonts w:hint="eastAsia" w:ascii="Times New Roman" w:hAnsi="Times New Roman" w:eastAsia="仿宋_GB2312" w:cs="Times New Roman"/>
          <w:color w:val="auto"/>
          <w:sz w:val="32"/>
          <w:szCs w:val="32"/>
          <w:highlight w:val="none"/>
        </w:rPr>
      </w:pP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val="en-US" w:eastAsia="zh-CN"/>
        </w:rPr>
        <w:t>4</w:t>
      </w: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验收不合格的，需求部门/中心须明确不合格原因。非质量问题却以质量不合格而拒收的，计入质量验收部门/中心季度物资管理考核。</w:t>
      </w:r>
    </w:p>
    <w:p w14:paraId="35F25F17">
      <w:pPr>
        <w:keepNext w:val="0"/>
        <w:keepLines w:val="0"/>
        <w:pageBreakBefore w:val="0"/>
        <w:kinsoku/>
        <w:wordWrap/>
        <w:overflowPunct/>
        <w:topLinePunct w:val="0"/>
        <w:bidi w:val="0"/>
        <w:spacing w:line="560" w:lineRule="exact"/>
        <w:ind w:firstLine="624" w:firstLineChars="200"/>
        <w:outlineLvl w:val="9"/>
        <w:rPr>
          <w:rFonts w:hint="eastAsia" w:ascii="Times New Roman" w:hAnsi="Times New Roman" w:eastAsia="仿宋_GB2312" w:cs="Times New Roman"/>
          <w:color w:val="auto"/>
          <w:sz w:val="32"/>
          <w:szCs w:val="32"/>
          <w:highlight w:val="none"/>
        </w:rPr>
      </w:pPr>
      <w:r>
        <w:rPr>
          <w:rFonts w:hint="eastAsia" w:ascii="Times New Roman" w:hAnsi="Times New Roman" w:eastAsia="仿宋_GB2312" w:cs="Times New Roman"/>
          <w:color w:val="auto"/>
          <w:sz w:val="32"/>
          <w:szCs w:val="32"/>
          <w:highlight w:val="none"/>
          <w:lang w:val="en-US" w:eastAsia="zh-CN"/>
        </w:rPr>
        <w:t>（5）</w:t>
      </w:r>
      <w:r>
        <w:rPr>
          <w:rFonts w:hint="eastAsia" w:ascii="Times New Roman" w:hAnsi="Times New Roman" w:eastAsia="仿宋_GB2312" w:cs="Times New Roman"/>
          <w:color w:val="auto"/>
          <w:sz w:val="32"/>
          <w:szCs w:val="32"/>
          <w:highlight w:val="none"/>
        </w:rPr>
        <w:t>验收合格的存货及低值易耗品，仓库保管员须在1个工作日内完成物资上架和系统入库操作，经复核无误后推送审批完成系统入库。</w:t>
      </w:r>
    </w:p>
    <w:p w14:paraId="11B54E20">
      <w:pPr>
        <w:keepNext w:val="0"/>
        <w:keepLines w:val="0"/>
        <w:pageBreakBefore w:val="0"/>
        <w:kinsoku/>
        <w:wordWrap/>
        <w:overflowPunct/>
        <w:topLinePunct w:val="0"/>
        <w:bidi w:val="0"/>
        <w:spacing w:line="560" w:lineRule="exact"/>
        <w:ind w:firstLine="624" w:firstLineChars="200"/>
        <w:outlineLvl w:val="9"/>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4.固定资产验收流程</w:t>
      </w:r>
    </w:p>
    <w:p w14:paraId="194F57D9">
      <w:pPr>
        <w:keepNext w:val="0"/>
        <w:keepLines w:val="0"/>
        <w:pageBreakBefore w:val="0"/>
        <w:kinsoku/>
        <w:wordWrap/>
        <w:overflowPunct/>
        <w:topLinePunct w:val="0"/>
        <w:bidi w:val="0"/>
        <w:spacing w:line="560" w:lineRule="exact"/>
        <w:ind w:firstLine="624" w:firstLineChars="200"/>
        <w:outlineLvl w:val="9"/>
        <w:rPr>
          <w:rFonts w:hint="eastAsia" w:ascii="Times New Roman" w:hAnsi="Times New Roman" w:eastAsia="仿宋_GB2312" w:cs="Times New Roman"/>
          <w:color w:val="auto"/>
          <w:sz w:val="32"/>
          <w:szCs w:val="32"/>
          <w:highlight w:val="none"/>
          <w:lang w:eastAsia="zh-CN"/>
        </w:rPr>
      </w:pPr>
      <w:r>
        <w:rPr>
          <w:rFonts w:hint="eastAsia" w:ascii="Times New Roman" w:hAnsi="Times New Roman" w:eastAsia="仿宋_GB2312" w:cs="Times New Roman"/>
          <w:color w:val="auto"/>
          <w:sz w:val="32"/>
          <w:szCs w:val="32"/>
          <w:highlight w:val="none"/>
          <w:lang w:val="en-US" w:eastAsia="zh-CN"/>
        </w:rPr>
        <w:t>（1）质量</w:t>
      </w:r>
      <w:r>
        <w:rPr>
          <w:rFonts w:hint="eastAsia" w:ascii="Times New Roman" w:hAnsi="Times New Roman" w:eastAsia="仿宋_GB2312" w:cs="Times New Roman"/>
          <w:color w:val="auto"/>
          <w:sz w:val="32"/>
          <w:szCs w:val="32"/>
          <w:highlight w:val="none"/>
        </w:rPr>
        <w:t>验收合格的固定资产在EAM系统</w:t>
      </w:r>
      <w:r>
        <w:rPr>
          <w:rFonts w:hint="eastAsia" w:ascii="Times New Roman" w:hAnsi="Times New Roman" w:eastAsia="仿宋_GB2312" w:cs="Times New Roman"/>
          <w:color w:val="auto"/>
          <w:sz w:val="32"/>
          <w:szCs w:val="32"/>
          <w:highlight w:val="none"/>
          <w:lang w:val="en-US" w:eastAsia="zh-CN"/>
        </w:rPr>
        <w:t>生成</w:t>
      </w:r>
      <w:r>
        <w:rPr>
          <w:rFonts w:hint="eastAsia" w:ascii="Times New Roman" w:hAnsi="Times New Roman" w:eastAsia="仿宋_GB2312" w:cs="Times New Roman"/>
          <w:color w:val="auto"/>
          <w:sz w:val="32"/>
          <w:szCs w:val="32"/>
          <w:highlight w:val="none"/>
        </w:rPr>
        <w:t>“资产验收单”</w:t>
      </w: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须在验收后</w:t>
      </w:r>
      <w:r>
        <w:rPr>
          <w:rFonts w:hint="eastAsia" w:ascii="Times New Roman" w:hAnsi="Times New Roman" w:eastAsia="仿宋_GB2312" w:cs="Times New Roman"/>
          <w:color w:val="auto"/>
          <w:sz w:val="32"/>
          <w:szCs w:val="32"/>
          <w:highlight w:val="none"/>
          <w:lang w:val="en-US" w:eastAsia="zh-CN"/>
        </w:rPr>
        <w:t>2</w:t>
      </w:r>
      <w:r>
        <w:rPr>
          <w:rFonts w:hint="eastAsia" w:ascii="Times New Roman" w:hAnsi="Times New Roman" w:eastAsia="仿宋_GB2312" w:cs="Times New Roman"/>
          <w:color w:val="auto"/>
          <w:sz w:val="32"/>
          <w:szCs w:val="32"/>
          <w:highlight w:val="none"/>
        </w:rPr>
        <w:t>个工作日内完成资产验收单的推送工作，并做好审批跟进</w:t>
      </w:r>
      <w:r>
        <w:rPr>
          <w:rFonts w:hint="eastAsia" w:ascii="Times New Roman" w:hAnsi="Times New Roman" w:eastAsia="仿宋_GB2312" w:cs="Times New Roman"/>
          <w:color w:val="auto"/>
          <w:sz w:val="32"/>
          <w:szCs w:val="32"/>
          <w:highlight w:val="none"/>
          <w:lang w:eastAsia="zh-CN"/>
        </w:rPr>
        <w:t>。</w:t>
      </w:r>
    </w:p>
    <w:p w14:paraId="1A512A2A">
      <w:pPr>
        <w:keepNext w:val="0"/>
        <w:keepLines w:val="0"/>
        <w:pageBreakBefore w:val="0"/>
        <w:kinsoku/>
        <w:wordWrap/>
        <w:overflowPunct/>
        <w:topLinePunct w:val="0"/>
        <w:bidi w:val="0"/>
        <w:spacing w:line="560" w:lineRule="exact"/>
        <w:ind w:firstLine="624" w:firstLineChars="200"/>
        <w:outlineLvl w:val="9"/>
        <w:rPr>
          <w:rFonts w:hint="default" w:ascii="Times New Roman" w:hAnsi="Times New Roman" w:eastAsia="仿宋_GB2312" w:cs="Times New Roman"/>
          <w:b w:val="0"/>
          <w:bCs w:val="0"/>
          <w:color w:val="auto"/>
          <w:sz w:val="32"/>
          <w:szCs w:val="32"/>
          <w:highlight w:val="none"/>
          <w:lang w:val="en-US" w:eastAsia="zh-CN"/>
        </w:rPr>
      </w:pPr>
      <w:r>
        <w:rPr>
          <w:rFonts w:hint="default" w:ascii="Times New Roman" w:hAnsi="Times New Roman" w:eastAsia="仿宋_GB2312" w:cs="Times New Roman"/>
          <w:b w:val="0"/>
          <w:bCs w:val="0"/>
          <w:color w:val="auto"/>
          <w:sz w:val="32"/>
          <w:szCs w:val="32"/>
          <w:highlight w:val="none"/>
          <w:lang w:val="en-US" w:eastAsia="zh-CN"/>
        </w:rPr>
        <w:t>（2）WMS系统内固定资产验收完毕后，仓库经办人需在“企业门户-业务系统-资产|建设移交|立项|定额”内使用“EAM-资产验收员”权限登录资产管理系统。</w:t>
      </w:r>
    </w:p>
    <w:p w14:paraId="370864EA">
      <w:pPr>
        <w:keepNext w:val="0"/>
        <w:keepLines w:val="0"/>
        <w:pageBreakBefore w:val="0"/>
        <w:kinsoku/>
        <w:wordWrap/>
        <w:overflowPunct/>
        <w:topLinePunct w:val="0"/>
        <w:bidi w:val="0"/>
        <w:spacing w:line="560" w:lineRule="exact"/>
        <w:ind w:firstLine="624" w:firstLineChars="200"/>
        <w:outlineLvl w:val="9"/>
        <w:rPr>
          <w:rFonts w:hint="default" w:ascii="Times New Roman" w:hAnsi="Times New Roman" w:eastAsia="仿宋_GB2312" w:cs="Times New Roman"/>
          <w:b w:val="0"/>
          <w:bCs w:val="0"/>
          <w:color w:val="auto"/>
          <w:sz w:val="32"/>
          <w:szCs w:val="32"/>
          <w:highlight w:val="none"/>
          <w:lang w:val="en-US" w:eastAsia="zh-CN"/>
        </w:rPr>
      </w:pPr>
      <w:r>
        <w:rPr>
          <w:rFonts w:hint="eastAsia" w:ascii="Times New Roman" w:hAnsi="Times New Roman" w:eastAsia="仿宋_GB2312" w:cs="Times New Roman"/>
          <w:b w:val="0"/>
          <w:bCs w:val="0"/>
          <w:color w:val="auto"/>
          <w:sz w:val="32"/>
          <w:szCs w:val="32"/>
          <w:highlight w:val="none"/>
          <w:lang w:val="en-US" w:eastAsia="zh-CN"/>
        </w:rPr>
        <w:t>（3）</w:t>
      </w:r>
      <w:r>
        <w:rPr>
          <w:rFonts w:hint="default" w:ascii="Times New Roman" w:hAnsi="Times New Roman" w:eastAsia="仿宋_GB2312" w:cs="Times New Roman"/>
          <w:b w:val="0"/>
          <w:bCs w:val="0"/>
          <w:color w:val="auto"/>
          <w:sz w:val="32"/>
          <w:szCs w:val="32"/>
          <w:highlight w:val="none"/>
          <w:lang w:val="en-US" w:eastAsia="zh-CN"/>
        </w:rPr>
        <w:t>仓库经办人按采购订单号搜索归属资产验收单后</w:t>
      </w:r>
      <w:r>
        <w:rPr>
          <w:rFonts w:hint="eastAsia" w:ascii="Times New Roman" w:hAnsi="Times New Roman" w:eastAsia="仿宋_GB2312" w:cs="Times New Roman"/>
          <w:b w:val="0"/>
          <w:bCs w:val="0"/>
          <w:color w:val="auto"/>
          <w:sz w:val="32"/>
          <w:szCs w:val="32"/>
          <w:highlight w:val="none"/>
          <w:lang w:val="en-US" w:eastAsia="zh-CN"/>
        </w:rPr>
        <w:t>，</w:t>
      </w:r>
      <w:r>
        <w:rPr>
          <w:rFonts w:hint="default" w:ascii="Times New Roman" w:hAnsi="Times New Roman" w:eastAsia="仿宋_GB2312" w:cs="Times New Roman"/>
          <w:b w:val="0"/>
          <w:bCs w:val="0"/>
          <w:color w:val="auto"/>
          <w:sz w:val="32"/>
          <w:szCs w:val="32"/>
          <w:highlight w:val="none"/>
          <w:lang w:val="en-US" w:eastAsia="zh-CN"/>
        </w:rPr>
        <w:t>表头信息“说明”栏内填写“**中心*号线**资产入库”。</w:t>
      </w:r>
    </w:p>
    <w:p w14:paraId="3948E179">
      <w:pPr>
        <w:keepNext w:val="0"/>
        <w:keepLines w:val="0"/>
        <w:pageBreakBefore w:val="0"/>
        <w:kinsoku/>
        <w:wordWrap/>
        <w:overflowPunct/>
        <w:topLinePunct w:val="0"/>
        <w:bidi w:val="0"/>
        <w:spacing w:line="560" w:lineRule="exact"/>
        <w:ind w:firstLine="624" w:firstLineChars="200"/>
        <w:outlineLvl w:val="9"/>
        <w:rPr>
          <w:rFonts w:hint="default" w:ascii="Times New Roman" w:hAnsi="Times New Roman" w:eastAsia="仿宋_GB2312" w:cs="Times New Roman"/>
          <w:b w:val="0"/>
          <w:bCs w:val="0"/>
          <w:color w:val="auto"/>
          <w:sz w:val="32"/>
          <w:szCs w:val="32"/>
          <w:highlight w:val="none"/>
          <w:lang w:val="en-US" w:eastAsia="zh-CN"/>
        </w:rPr>
      </w:pPr>
      <w:r>
        <w:rPr>
          <w:rFonts w:hint="eastAsia" w:ascii="Times New Roman" w:hAnsi="Times New Roman" w:eastAsia="仿宋_GB2312" w:cs="Times New Roman"/>
          <w:b w:val="0"/>
          <w:bCs w:val="0"/>
          <w:color w:val="auto"/>
          <w:sz w:val="32"/>
          <w:szCs w:val="32"/>
          <w:highlight w:val="none"/>
          <w:lang w:val="en-US" w:eastAsia="zh-CN"/>
        </w:rPr>
        <w:t>（4）</w:t>
      </w:r>
      <w:r>
        <w:rPr>
          <w:rFonts w:hint="default" w:ascii="Times New Roman" w:hAnsi="Times New Roman" w:eastAsia="仿宋_GB2312" w:cs="Times New Roman"/>
          <w:b w:val="0"/>
          <w:bCs w:val="0"/>
          <w:color w:val="auto"/>
          <w:sz w:val="32"/>
          <w:szCs w:val="32"/>
          <w:highlight w:val="none"/>
          <w:lang w:val="en-US" w:eastAsia="zh-CN"/>
        </w:rPr>
        <w:t>“固定资产验收”栏中，“资产名称”字段默认带出为物资编码说明信息，仅保留物资编码名称信息（其它信息删除）；“规格型号”字段保留物资编码规格型号信息，如无规格型号则保留参数信息，完成后点击“保存”。</w:t>
      </w:r>
    </w:p>
    <w:p w14:paraId="17D3766E">
      <w:pPr>
        <w:keepNext w:val="0"/>
        <w:keepLines w:val="0"/>
        <w:pageBreakBefore w:val="0"/>
        <w:kinsoku/>
        <w:wordWrap/>
        <w:overflowPunct/>
        <w:topLinePunct w:val="0"/>
        <w:bidi w:val="0"/>
        <w:spacing w:line="560" w:lineRule="exact"/>
        <w:ind w:firstLine="624" w:firstLineChars="200"/>
        <w:outlineLvl w:val="9"/>
        <w:rPr>
          <w:rFonts w:hint="default" w:ascii="Times New Roman" w:hAnsi="Times New Roman" w:eastAsia="仿宋_GB2312" w:cs="Times New Roman"/>
          <w:b w:val="0"/>
          <w:bCs w:val="0"/>
          <w:color w:val="auto"/>
          <w:sz w:val="32"/>
          <w:szCs w:val="32"/>
          <w:highlight w:val="none"/>
          <w:lang w:val="en-US" w:eastAsia="zh-CN"/>
        </w:rPr>
      </w:pPr>
      <w:r>
        <w:rPr>
          <w:rFonts w:hint="eastAsia" w:ascii="Times New Roman" w:hAnsi="Times New Roman" w:eastAsia="仿宋_GB2312" w:cs="Times New Roman"/>
          <w:b w:val="0"/>
          <w:bCs w:val="0"/>
          <w:color w:val="auto"/>
          <w:sz w:val="32"/>
          <w:szCs w:val="32"/>
          <w:highlight w:val="none"/>
          <w:lang w:val="en-US" w:eastAsia="zh-CN"/>
        </w:rPr>
        <w:t>（5）</w:t>
      </w:r>
      <w:r>
        <w:rPr>
          <w:rFonts w:hint="default" w:ascii="Times New Roman" w:hAnsi="Times New Roman" w:eastAsia="仿宋_GB2312" w:cs="Times New Roman"/>
          <w:b w:val="0"/>
          <w:bCs w:val="0"/>
          <w:color w:val="auto"/>
          <w:sz w:val="32"/>
          <w:szCs w:val="32"/>
          <w:highlight w:val="none"/>
          <w:lang w:val="en-US" w:eastAsia="zh-CN"/>
        </w:rPr>
        <w:t>对资产信息打勾后，点击“资产详细信息”后进入“资产验收明细补充界面”，补充“采购部门”（物资管理部）、“使用部门”、“使用科室”（如有）、“实物归口管理部门”、“地点代码”（各物资总库）、“制造商”（实物品牌）、“产品序列号”（计量器具、仪器仪表、对讲机及笔记本等）、“管理人”（各总库工班长）、“使用人”（使用中心物资员）、“使用范围”（公用）、“是否生产性”（是）、“资产状态”（在库）、“出厂时间”（生产日期，无则填写验收日期）、“购置日期”、“使用日期”（资产验收单创建日期）等信息。</w:t>
      </w:r>
    </w:p>
    <w:p w14:paraId="4A94EF64">
      <w:pPr>
        <w:keepNext w:val="0"/>
        <w:keepLines w:val="0"/>
        <w:pageBreakBefore w:val="0"/>
        <w:kinsoku/>
        <w:wordWrap/>
        <w:overflowPunct/>
        <w:topLinePunct w:val="0"/>
        <w:bidi w:val="0"/>
        <w:spacing w:line="560" w:lineRule="exact"/>
        <w:ind w:firstLine="624" w:firstLineChars="200"/>
        <w:outlineLvl w:val="9"/>
        <w:rPr>
          <w:rFonts w:hint="default" w:ascii="Times New Roman" w:hAnsi="Times New Roman" w:eastAsia="仿宋_GB2312" w:cs="Times New Roman"/>
          <w:b w:val="0"/>
          <w:bCs w:val="0"/>
          <w:color w:val="auto"/>
          <w:sz w:val="32"/>
          <w:szCs w:val="32"/>
          <w:highlight w:val="none"/>
          <w:lang w:val="en-US" w:eastAsia="zh-CN"/>
        </w:rPr>
      </w:pPr>
      <w:r>
        <w:rPr>
          <w:rFonts w:hint="eastAsia" w:ascii="Times New Roman" w:hAnsi="Times New Roman" w:eastAsia="仿宋_GB2312" w:cs="Times New Roman"/>
          <w:b w:val="0"/>
          <w:bCs w:val="0"/>
          <w:color w:val="auto"/>
          <w:sz w:val="32"/>
          <w:szCs w:val="32"/>
          <w:highlight w:val="none"/>
          <w:lang w:val="en-US" w:eastAsia="zh-CN"/>
        </w:rPr>
        <w:t>（6）</w:t>
      </w:r>
      <w:r>
        <w:rPr>
          <w:rFonts w:hint="default" w:ascii="Times New Roman" w:hAnsi="Times New Roman" w:eastAsia="仿宋_GB2312" w:cs="Times New Roman"/>
          <w:b w:val="0"/>
          <w:bCs w:val="0"/>
          <w:color w:val="auto"/>
          <w:sz w:val="32"/>
          <w:szCs w:val="32"/>
          <w:highlight w:val="none"/>
          <w:lang w:val="en-US" w:eastAsia="zh-CN"/>
        </w:rPr>
        <w:t>“资产详细信息”填写完毕后，点击“资产验收明细补充界面”内“保存”按钮并关闭。回到“资产验收明细”界面依次点击“保存”、“提交”按钮</w:t>
      </w:r>
      <w:r>
        <w:rPr>
          <w:rFonts w:hint="eastAsia" w:ascii="Times New Roman" w:hAnsi="Times New Roman" w:eastAsia="仿宋_GB2312" w:cs="Times New Roman"/>
          <w:b w:val="0"/>
          <w:bCs w:val="0"/>
          <w:color w:val="auto"/>
          <w:sz w:val="32"/>
          <w:szCs w:val="32"/>
          <w:highlight w:val="none"/>
          <w:lang w:val="en-US" w:eastAsia="zh-CN"/>
        </w:rPr>
        <w:t>。</w:t>
      </w:r>
    </w:p>
    <w:p w14:paraId="449D3738">
      <w:pPr>
        <w:keepNext w:val="0"/>
        <w:keepLines w:val="0"/>
        <w:pageBreakBefore w:val="0"/>
        <w:kinsoku/>
        <w:wordWrap/>
        <w:overflowPunct/>
        <w:topLinePunct w:val="0"/>
        <w:bidi w:val="0"/>
        <w:spacing w:line="560" w:lineRule="exact"/>
        <w:ind w:firstLine="624" w:firstLineChars="200"/>
        <w:outlineLvl w:val="9"/>
        <w:rPr>
          <w:rFonts w:hint="default" w:ascii="Times New Roman" w:hAnsi="Times New Roman" w:eastAsia="仿宋_GB2312" w:cs="Times New Roman"/>
          <w:b w:val="0"/>
          <w:bCs w:val="0"/>
          <w:color w:val="auto"/>
          <w:sz w:val="32"/>
          <w:szCs w:val="32"/>
          <w:highlight w:val="none"/>
          <w:lang w:val="en-US" w:eastAsia="zh-CN"/>
        </w:rPr>
      </w:pPr>
      <w:r>
        <w:rPr>
          <w:rFonts w:hint="eastAsia" w:ascii="Times New Roman" w:hAnsi="Times New Roman" w:eastAsia="仿宋_GB2312" w:cs="Times New Roman"/>
          <w:b w:val="0"/>
          <w:bCs w:val="0"/>
          <w:color w:val="auto"/>
          <w:sz w:val="32"/>
          <w:szCs w:val="32"/>
          <w:highlight w:val="none"/>
          <w:lang w:val="en-US" w:eastAsia="zh-CN"/>
        </w:rPr>
        <w:t>（7）</w:t>
      </w:r>
      <w:r>
        <w:rPr>
          <w:rFonts w:hint="default" w:ascii="Times New Roman" w:hAnsi="Times New Roman" w:eastAsia="仿宋_GB2312" w:cs="Times New Roman"/>
          <w:b w:val="0"/>
          <w:bCs w:val="0"/>
          <w:color w:val="auto"/>
          <w:sz w:val="32"/>
          <w:szCs w:val="32"/>
          <w:highlight w:val="none"/>
          <w:lang w:val="en-US" w:eastAsia="zh-CN"/>
        </w:rPr>
        <w:t>资产验收单依次经“采购部门资产管理员”、“使用部门资产管理员”、“使用科室资产管理员”、“实物归口管理员”、“财务部门审核人”审批完成后，仓库经办人需再次进入资产验收单“资产验收明细补充界面”点击“生成资产编号”按钮。</w:t>
      </w:r>
    </w:p>
    <w:p w14:paraId="3908E45C">
      <w:pPr>
        <w:keepNext w:val="0"/>
        <w:keepLines w:val="0"/>
        <w:pageBreakBefore w:val="0"/>
        <w:kinsoku/>
        <w:wordWrap/>
        <w:overflowPunct/>
        <w:topLinePunct w:val="0"/>
        <w:bidi w:val="0"/>
        <w:spacing w:line="560" w:lineRule="exact"/>
        <w:ind w:firstLine="624" w:firstLineChars="200"/>
        <w:outlineLvl w:val="9"/>
        <w:rPr>
          <w:rFonts w:hint="default" w:ascii="Times New Roman" w:hAnsi="Times New Roman" w:eastAsia="仿宋_GB2312" w:cs="Times New Roman"/>
          <w:b w:val="0"/>
          <w:bCs w:val="0"/>
          <w:color w:val="auto"/>
          <w:sz w:val="32"/>
          <w:szCs w:val="32"/>
          <w:highlight w:val="none"/>
          <w:lang w:val="en-US" w:eastAsia="zh-CN"/>
        </w:rPr>
      </w:pPr>
      <w:r>
        <w:rPr>
          <w:rFonts w:hint="eastAsia" w:ascii="Times New Roman" w:hAnsi="Times New Roman" w:eastAsia="仿宋_GB2312" w:cs="Times New Roman"/>
          <w:b w:val="0"/>
          <w:bCs w:val="0"/>
          <w:color w:val="auto"/>
          <w:sz w:val="32"/>
          <w:szCs w:val="32"/>
          <w:highlight w:val="none"/>
          <w:lang w:val="en-US" w:eastAsia="zh-CN"/>
        </w:rPr>
        <w:t>（8）</w:t>
      </w:r>
      <w:r>
        <w:rPr>
          <w:rFonts w:hint="default" w:ascii="Times New Roman" w:hAnsi="Times New Roman" w:eastAsia="仿宋_GB2312" w:cs="Times New Roman"/>
          <w:b w:val="0"/>
          <w:bCs w:val="0"/>
          <w:color w:val="auto"/>
          <w:sz w:val="32"/>
          <w:szCs w:val="32"/>
          <w:highlight w:val="none"/>
          <w:lang w:val="en-US" w:eastAsia="zh-CN"/>
        </w:rPr>
        <w:t>资产验收单在单个部门审批环节，超过2个工作日未审批完成，仓库保管员应当天跟进并反馈至工班长（全部完成审批应不超过9个工作日）。</w:t>
      </w:r>
    </w:p>
    <w:p w14:paraId="40B63863">
      <w:pPr>
        <w:keepNext w:val="0"/>
        <w:keepLines w:val="0"/>
        <w:pageBreakBefore w:val="0"/>
        <w:kinsoku/>
        <w:wordWrap/>
        <w:overflowPunct/>
        <w:topLinePunct w:val="0"/>
        <w:bidi w:val="0"/>
        <w:spacing w:line="560" w:lineRule="exact"/>
        <w:ind w:firstLine="624" w:firstLineChars="200"/>
        <w:outlineLvl w:val="9"/>
        <w:rPr>
          <w:rFonts w:hint="eastAsia" w:ascii="Times New Roman" w:hAnsi="Times New Roman" w:eastAsia="仿宋_GB2312" w:cs="Times New Roman"/>
          <w:b w:val="0"/>
          <w:bCs w:val="0"/>
          <w:color w:val="auto"/>
          <w:sz w:val="32"/>
          <w:szCs w:val="32"/>
          <w:highlight w:val="none"/>
          <w:lang w:val="en-US" w:eastAsia="zh-CN"/>
        </w:rPr>
      </w:pPr>
      <w:r>
        <w:rPr>
          <w:rFonts w:hint="eastAsia" w:ascii="Times New Roman" w:hAnsi="Times New Roman" w:eastAsia="仿宋_GB2312" w:cs="Times New Roman"/>
          <w:b w:val="0"/>
          <w:bCs w:val="0"/>
          <w:color w:val="auto"/>
          <w:sz w:val="32"/>
          <w:szCs w:val="32"/>
          <w:highlight w:val="none"/>
          <w:lang w:val="en-US" w:eastAsia="zh-CN"/>
        </w:rPr>
        <w:t>（9）</w:t>
      </w:r>
      <w:r>
        <w:rPr>
          <w:rFonts w:hint="default" w:ascii="Times New Roman" w:hAnsi="Times New Roman" w:eastAsia="仿宋_GB2312" w:cs="Times New Roman"/>
          <w:b w:val="0"/>
          <w:bCs w:val="0"/>
          <w:color w:val="auto"/>
          <w:sz w:val="32"/>
          <w:szCs w:val="32"/>
          <w:highlight w:val="none"/>
          <w:lang w:val="en-US" w:eastAsia="zh-CN"/>
        </w:rPr>
        <w:t>资产验收入库后，需核对EAM数据，并核对WMS是否与EAM数据一致</w:t>
      </w:r>
      <w:r>
        <w:rPr>
          <w:rFonts w:hint="eastAsia" w:ascii="Times New Roman" w:hAnsi="Times New Roman" w:eastAsia="仿宋_GB2312" w:cs="Times New Roman"/>
          <w:b w:val="0"/>
          <w:bCs w:val="0"/>
          <w:color w:val="auto"/>
          <w:sz w:val="32"/>
          <w:szCs w:val="32"/>
          <w:highlight w:val="none"/>
          <w:lang w:val="en-US" w:eastAsia="zh-CN"/>
        </w:rPr>
        <w:t>。</w:t>
      </w:r>
    </w:p>
    <w:p w14:paraId="346A5EC5">
      <w:pPr>
        <w:keepNext w:val="0"/>
        <w:keepLines w:val="0"/>
        <w:pageBreakBefore w:val="0"/>
        <w:kinsoku/>
        <w:wordWrap/>
        <w:overflowPunct/>
        <w:topLinePunct w:val="0"/>
        <w:bidi w:val="0"/>
        <w:spacing w:line="560" w:lineRule="exact"/>
        <w:ind w:firstLine="624" w:firstLineChars="200"/>
        <w:outlineLvl w:val="9"/>
        <w:rPr>
          <w:rFonts w:hint="eastAsia" w:ascii="Times New Roman" w:hAnsi="Times New Roman" w:eastAsia="仿宋_GB2312" w:cs="Times New Roman"/>
          <w:color w:val="auto"/>
          <w:sz w:val="32"/>
          <w:szCs w:val="32"/>
          <w:highlight w:val="none"/>
          <w:lang w:val="en-US" w:eastAsia="zh-CN" w:bidi="ar"/>
        </w:rPr>
      </w:pPr>
      <w:r>
        <w:rPr>
          <w:rFonts w:hint="eastAsia" w:ascii="Times New Roman" w:hAnsi="Times New Roman" w:eastAsia="仿宋_GB2312" w:cs="Times New Roman"/>
          <w:color w:val="auto"/>
          <w:sz w:val="32"/>
          <w:szCs w:val="32"/>
          <w:highlight w:val="none"/>
          <w:lang w:val="en-US" w:eastAsia="zh-CN" w:bidi="ar"/>
        </w:rPr>
        <w:t>5.不合格物资</w:t>
      </w:r>
    </w:p>
    <w:p w14:paraId="1E934137">
      <w:pPr>
        <w:keepNext w:val="0"/>
        <w:keepLines w:val="0"/>
        <w:pageBreakBefore w:val="0"/>
        <w:kinsoku/>
        <w:wordWrap/>
        <w:overflowPunct/>
        <w:topLinePunct w:val="0"/>
        <w:bidi w:val="0"/>
        <w:spacing w:line="560" w:lineRule="exact"/>
        <w:ind w:firstLine="624" w:firstLineChars="200"/>
        <w:outlineLvl w:val="9"/>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val="en-US" w:eastAsia="zh-CN"/>
        </w:rPr>
        <w:t>1</w:t>
      </w: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val="en-US" w:eastAsia="zh-CN"/>
        </w:rPr>
        <w:t>验收原则</w:t>
      </w:r>
    </w:p>
    <w:p w14:paraId="245218F6">
      <w:pPr>
        <w:keepNext w:val="0"/>
        <w:keepLines w:val="0"/>
        <w:pageBreakBefore w:val="0"/>
        <w:kinsoku/>
        <w:wordWrap/>
        <w:overflowPunct/>
        <w:topLinePunct w:val="0"/>
        <w:bidi w:val="0"/>
        <w:spacing w:line="560" w:lineRule="exact"/>
        <w:ind w:firstLine="624" w:firstLineChars="200"/>
        <w:outlineLvl w:val="9"/>
        <w:rPr>
          <w:rFonts w:hint="eastAsia" w:ascii="Times New Roman" w:hAnsi="Times New Roman" w:eastAsia="仿宋_GB2312" w:cs="Times New Roman"/>
          <w:color w:val="auto"/>
          <w:sz w:val="32"/>
          <w:szCs w:val="32"/>
          <w:highlight w:val="yellow"/>
          <w:rPrChange w:id="260" w:author="李林骁" w:date="2024-11-15T10:12:49Z">
            <w:rPr>
              <w:rFonts w:hint="eastAsia" w:ascii="Times New Roman" w:hAnsi="Times New Roman" w:eastAsia="仿宋_GB2312" w:cs="Times New Roman"/>
              <w:color w:val="auto"/>
              <w:sz w:val="32"/>
              <w:szCs w:val="32"/>
              <w:highlight w:val="none"/>
            </w:rPr>
          </w:rPrChange>
        </w:rPr>
      </w:pPr>
      <w:r>
        <w:rPr>
          <w:rFonts w:hint="eastAsia" w:ascii="Times New Roman" w:hAnsi="Times New Roman" w:eastAsia="仿宋_GB2312" w:cs="Times New Roman"/>
          <w:color w:val="auto"/>
          <w:sz w:val="32"/>
          <w:szCs w:val="32"/>
          <w:highlight w:val="none"/>
          <w:lang w:val="en-US" w:eastAsia="zh-CN"/>
        </w:rPr>
        <w:t>验收时发现物资存在质量（缺少配件、损坏）问题、供应商送货数量大于订单量多余部分数量。</w:t>
      </w:r>
      <w:r>
        <w:rPr>
          <w:rFonts w:hint="eastAsia" w:ascii="Times New Roman" w:hAnsi="Times New Roman" w:eastAsia="仿宋_GB2312" w:cs="Times New Roman"/>
          <w:color w:val="auto"/>
          <w:sz w:val="32"/>
          <w:szCs w:val="32"/>
          <w:highlight w:val="yellow"/>
          <w:lang w:val="en-US" w:eastAsia="zh-CN"/>
          <w:rPrChange w:id="261" w:author="李林骁" w:date="2024-11-15T10:12:49Z">
            <w:rPr>
              <w:rFonts w:hint="eastAsia" w:ascii="Times New Roman" w:hAnsi="Times New Roman" w:eastAsia="仿宋_GB2312" w:cs="Times New Roman"/>
              <w:color w:val="auto"/>
              <w:sz w:val="32"/>
              <w:szCs w:val="32"/>
              <w:highlight w:val="none"/>
              <w:lang w:val="en-US" w:eastAsia="zh-CN"/>
            </w:rPr>
          </w:rPrChange>
        </w:rPr>
        <w:t>其他验收不合格的物资，</w:t>
      </w:r>
      <w:r>
        <w:rPr>
          <w:rFonts w:hint="eastAsia" w:ascii="Times New Roman" w:hAnsi="Times New Roman" w:eastAsia="仿宋_GB2312" w:cs="Times New Roman"/>
          <w:color w:val="auto"/>
          <w:sz w:val="32"/>
          <w:szCs w:val="32"/>
          <w:highlight w:val="yellow"/>
          <w:rPrChange w:id="262" w:author="李林骁" w:date="2024-11-15T10:12:49Z">
            <w:rPr>
              <w:rFonts w:hint="eastAsia" w:ascii="Times New Roman" w:hAnsi="Times New Roman" w:eastAsia="仿宋_GB2312" w:cs="Times New Roman"/>
              <w:color w:val="auto"/>
              <w:sz w:val="32"/>
              <w:szCs w:val="32"/>
              <w:highlight w:val="none"/>
            </w:rPr>
          </w:rPrChange>
        </w:rPr>
        <w:t>除供应商主动要求拉走调换外，严禁将非质量原因产生的验收不合格物资在验收当场退至供应商。</w:t>
      </w:r>
    </w:p>
    <w:p w14:paraId="6700C8FC">
      <w:pPr>
        <w:keepNext w:val="0"/>
        <w:keepLines w:val="0"/>
        <w:pageBreakBefore w:val="0"/>
        <w:kinsoku/>
        <w:wordWrap/>
        <w:overflowPunct/>
        <w:topLinePunct w:val="0"/>
        <w:bidi w:val="0"/>
        <w:spacing w:line="560" w:lineRule="exact"/>
        <w:ind w:firstLine="624" w:firstLineChars="200"/>
        <w:outlineLvl w:val="9"/>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val="en-US" w:eastAsia="zh-CN"/>
        </w:rPr>
        <w:t>2</w:t>
      </w: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val="en-US" w:eastAsia="zh-CN"/>
        </w:rPr>
        <w:t>不合格物资存放要求</w:t>
      </w:r>
    </w:p>
    <w:p w14:paraId="63BF9EF4">
      <w:pPr>
        <w:keepNext w:val="0"/>
        <w:keepLines w:val="0"/>
        <w:pageBreakBefore w:val="0"/>
        <w:kinsoku/>
        <w:wordWrap/>
        <w:overflowPunct/>
        <w:topLinePunct w:val="0"/>
        <w:bidi w:val="0"/>
        <w:spacing w:line="560" w:lineRule="exact"/>
        <w:ind w:firstLine="624" w:firstLineChars="200"/>
        <w:outlineLvl w:val="9"/>
        <w:rPr>
          <w:rFonts w:hint="eastAsia" w:ascii="Times New Roman" w:hAnsi="Times New Roman" w:eastAsia="仿宋_GB2312" w:cs="Times New Roman"/>
          <w:color w:val="auto"/>
          <w:sz w:val="32"/>
          <w:szCs w:val="32"/>
          <w:highlight w:val="none"/>
          <w:lang w:val="en-US" w:eastAsia="zh-CN" w:bidi="ar"/>
        </w:rPr>
      </w:pPr>
      <w:r>
        <w:rPr>
          <w:rFonts w:hint="eastAsia" w:ascii="Times New Roman" w:hAnsi="Times New Roman" w:eastAsia="仿宋_GB2312" w:cs="Times New Roman"/>
          <w:color w:val="auto"/>
          <w:sz w:val="32"/>
          <w:szCs w:val="32"/>
          <w:highlight w:val="none"/>
          <w:lang w:val="en-US" w:eastAsia="zh-CN"/>
        </w:rPr>
        <w:t>将不合格无物资</w:t>
      </w:r>
      <w:r>
        <w:rPr>
          <w:rFonts w:hint="eastAsia" w:ascii="Times New Roman" w:hAnsi="Times New Roman" w:eastAsia="仿宋_GB2312" w:cs="Times New Roman"/>
          <w:color w:val="auto"/>
          <w:sz w:val="32"/>
          <w:szCs w:val="32"/>
          <w:highlight w:val="none"/>
        </w:rPr>
        <w:t>从待验区转移至不合格区，并粘贴不合格物资标签（见</w:t>
      </w:r>
      <w:r>
        <w:rPr>
          <w:rFonts w:hint="eastAsia" w:ascii="Times New Roman" w:hAnsi="Times New Roman" w:eastAsia="仿宋_GB2312" w:cs="Times New Roman"/>
          <w:color w:val="auto"/>
          <w:sz w:val="32"/>
          <w:szCs w:val="32"/>
          <w:highlight w:val="yellow"/>
          <w:rPrChange w:id="263" w:author="李林骁" w:date="2024-11-15T10:12:55Z">
            <w:rPr>
              <w:rFonts w:hint="eastAsia" w:ascii="Times New Roman" w:hAnsi="Times New Roman" w:eastAsia="仿宋_GB2312" w:cs="Times New Roman"/>
              <w:color w:val="auto"/>
              <w:sz w:val="32"/>
              <w:szCs w:val="32"/>
              <w:highlight w:val="none"/>
            </w:rPr>
          </w:rPrChange>
        </w:rPr>
        <w:t>附录K</w:t>
      </w:r>
      <w:r>
        <w:rPr>
          <w:rFonts w:hint="eastAsia" w:ascii="Times New Roman" w:hAnsi="Times New Roman" w:eastAsia="仿宋_GB2312" w:cs="Times New Roman"/>
          <w:color w:val="auto"/>
          <w:sz w:val="32"/>
          <w:szCs w:val="32"/>
          <w:highlight w:val="none"/>
        </w:rPr>
        <w:t>），</w:t>
      </w:r>
    </w:p>
    <w:p w14:paraId="18A4B5F2">
      <w:pPr>
        <w:keepNext w:val="0"/>
        <w:keepLines w:val="0"/>
        <w:pageBreakBefore w:val="0"/>
        <w:kinsoku/>
        <w:wordWrap/>
        <w:overflowPunct/>
        <w:topLinePunct w:val="0"/>
        <w:bidi w:val="0"/>
        <w:spacing w:line="560" w:lineRule="exact"/>
        <w:ind w:firstLine="624" w:firstLineChars="200"/>
        <w:outlineLvl w:val="9"/>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val="en-US" w:eastAsia="zh-CN"/>
        </w:rPr>
        <w:t>3</w:t>
      </w: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val="en-US" w:eastAsia="zh-CN"/>
        </w:rPr>
        <w:t>不合格物资台账的填写</w:t>
      </w:r>
    </w:p>
    <w:p w14:paraId="367B04C0">
      <w:pPr>
        <w:keepNext w:val="0"/>
        <w:keepLines w:val="0"/>
        <w:pageBreakBefore w:val="0"/>
        <w:kinsoku/>
        <w:wordWrap/>
        <w:overflowPunct/>
        <w:topLinePunct w:val="0"/>
        <w:bidi w:val="0"/>
        <w:spacing w:line="560" w:lineRule="exact"/>
        <w:ind w:firstLine="624" w:firstLineChars="200"/>
        <w:outlineLvl w:val="9"/>
        <w:rPr>
          <w:rFonts w:hint="eastAsia" w:ascii="Times New Roman" w:hAnsi="Times New Roman" w:eastAsia="仿宋_GB2312" w:cs="Times New Roman"/>
          <w:color w:val="auto"/>
          <w:sz w:val="32"/>
          <w:szCs w:val="32"/>
          <w:highlight w:val="none"/>
          <w:lang w:val="en-US" w:eastAsia="zh-CN" w:bidi="ar"/>
        </w:rPr>
      </w:pPr>
      <w:r>
        <w:rPr>
          <w:rFonts w:hint="eastAsia" w:ascii="Times New Roman" w:hAnsi="Times New Roman" w:eastAsia="仿宋_GB2312" w:cs="Times New Roman"/>
          <w:color w:val="auto"/>
          <w:sz w:val="32"/>
          <w:szCs w:val="32"/>
          <w:highlight w:val="none"/>
          <w:lang w:val="en-US" w:eastAsia="zh-CN"/>
        </w:rPr>
        <w:t>根据线下模版更新</w:t>
      </w:r>
      <w:r>
        <w:rPr>
          <w:rFonts w:hint="eastAsia" w:ascii="Times New Roman" w:hAnsi="Times New Roman" w:eastAsia="仿宋_GB2312" w:cs="Times New Roman"/>
          <w:color w:val="auto"/>
          <w:sz w:val="32"/>
          <w:szCs w:val="32"/>
          <w:highlight w:val="none"/>
        </w:rPr>
        <w:t>《验收不合格物资台账》（见附录L），</w:t>
      </w:r>
      <w:r>
        <w:rPr>
          <w:rFonts w:hint="eastAsia" w:ascii="Times New Roman" w:hAnsi="Times New Roman" w:eastAsia="仿宋_GB2312" w:cs="Times New Roman"/>
          <w:color w:val="auto"/>
          <w:sz w:val="32"/>
          <w:szCs w:val="32"/>
          <w:highlight w:val="none"/>
          <w:lang w:val="en-US" w:eastAsia="zh-CN"/>
        </w:rPr>
        <w:t>要求填写信息与WMS系统保持一致，不合格原因（M列）</w:t>
      </w:r>
      <w:r>
        <w:rPr>
          <w:rFonts w:hint="eastAsia" w:ascii="Times New Roman" w:hAnsi="Times New Roman" w:eastAsia="仿宋_GB2312" w:cs="Times New Roman"/>
          <w:color w:val="auto"/>
          <w:sz w:val="32"/>
          <w:szCs w:val="32"/>
          <w:highlight w:val="yellow"/>
          <w:lang w:val="en-US" w:eastAsia="zh-CN"/>
          <w:rPrChange w:id="264" w:author="李林骁" w:date="2024-11-15T10:13:07Z">
            <w:rPr>
              <w:rFonts w:hint="eastAsia" w:ascii="Times New Roman" w:hAnsi="Times New Roman" w:eastAsia="仿宋_GB2312" w:cs="Times New Roman"/>
              <w:color w:val="auto"/>
              <w:sz w:val="32"/>
              <w:szCs w:val="32"/>
              <w:highlight w:val="none"/>
              <w:lang w:val="en-US" w:eastAsia="zh-CN"/>
            </w:rPr>
          </w:rPrChange>
        </w:rPr>
        <w:t>详细说明</w:t>
      </w:r>
      <w:r>
        <w:rPr>
          <w:rFonts w:hint="eastAsia" w:ascii="Times New Roman" w:hAnsi="Times New Roman" w:eastAsia="仿宋_GB2312" w:cs="Times New Roman"/>
          <w:color w:val="auto"/>
          <w:sz w:val="32"/>
          <w:szCs w:val="32"/>
          <w:highlight w:val="none"/>
          <w:lang w:val="en-US" w:eastAsia="zh-CN"/>
        </w:rPr>
        <w:t>，</w:t>
      </w:r>
      <w:r>
        <w:rPr>
          <w:rFonts w:hint="eastAsia" w:ascii="Times New Roman" w:hAnsi="Times New Roman" w:eastAsia="仿宋_GB2312" w:cs="Times New Roman"/>
          <w:color w:val="auto"/>
          <w:sz w:val="32"/>
          <w:szCs w:val="32"/>
          <w:highlight w:val="yellow"/>
          <w:lang w:val="en-US" w:eastAsia="zh-CN"/>
          <w:rPrChange w:id="265" w:author="李林骁" w:date="2024-11-15T10:13:22Z">
            <w:rPr>
              <w:rFonts w:hint="eastAsia" w:ascii="Times New Roman" w:hAnsi="Times New Roman" w:eastAsia="仿宋_GB2312" w:cs="Times New Roman"/>
              <w:color w:val="auto"/>
              <w:sz w:val="32"/>
              <w:szCs w:val="32"/>
              <w:highlight w:val="none"/>
              <w:lang w:val="en-US" w:eastAsia="zh-CN"/>
            </w:rPr>
          </w:rPrChange>
        </w:rPr>
        <w:t>随着不合格物资的处理进度更新不合格物资处理状态（N列）。</w:t>
      </w:r>
      <w:r>
        <w:rPr>
          <w:rFonts w:hint="eastAsia" w:ascii="Times New Roman" w:hAnsi="Times New Roman" w:eastAsia="仿宋_GB2312" w:cs="Times New Roman"/>
          <w:color w:val="auto"/>
          <w:sz w:val="32"/>
          <w:szCs w:val="32"/>
          <w:highlight w:val="none"/>
          <w:lang w:val="en-US" w:eastAsia="zh-CN"/>
        </w:rPr>
        <w:t>同步</w:t>
      </w:r>
      <w:r>
        <w:rPr>
          <w:rFonts w:hint="eastAsia" w:ascii="Times New Roman" w:hAnsi="Times New Roman" w:eastAsia="仿宋_GB2312" w:cs="Times New Roman"/>
          <w:color w:val="auto"/>
          <w:sz w:val="32"/>
          <w:szCs w:val="32"/>
          <w:highlight w:val="none"/>
        </w:rPr>
        <w:t>与采购经办人沟通确认物资处理方式，采购经办人须配合协调完成相应处理，不涉及合同调整的不合格物资需在验收不合格之日起10个工作日内完成处理；涉及合同调整的物资需在验收不合格之日起20个工作日内完成处理；特殊情况下需要重新定制的物资处理周期按实际情况确定</w:t>
      </w: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val="en-US" w:eastAsia="zh-CN"/>
        </w:rPr>
        <w:t>超时未处理的，由工班经办人报计划采购室和物资调配室经办人处，由计划采购室和物资调配室经办人处人统一对接处理。</w:t>
      </w:r>
    </w:p>
    <w:p w14:paraId="78A824AD">
      <w:pPr>
        <w:keepNext w:val="0"/>
        <w:keepLines w:val="0"/>
        <w:pageBreakBefore w:val="0"/>
        <w:kinsoku/>
        <w:wordWrap/>
        <w:overflowPunct/>
        <w:topLinePunct w:val="0"/>
        <w:bidi w:val="0"/>
        <w:spacing w:line="560" w:lineRule="exact"/>
        <w:ind w:firstLine="624" w:firstLineChars="200"/>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（4）验收常见不合格处理方式</w:t>
      </w:r>
    </w:p>
    <w:p w14:paraId="494EC518">
      <w:pPr>
        <w:keepNext w:val="0"/>
        <w:keepLines w:val="0"/>
        <w:pageBreakBefore w:val="0"/>
        <w:kinsoku/>
        <w:wordWrap/>
        <w:overflowPunct/>
        <w:topLinePunct w:val="0"/>
        <w:bidi w:val="0"/>
        <w:spacing w:line="560" w:lineRule="exact"/>
        <w:ind w:firstLine="624" w:firstLineChars="200"/>
        <w:rPr>
          <w:rFonts w:hint="eastAsia"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验收入库时采购订单内编码描述的物资规格型号、参数等信息在实物上没有（特指实物无任何规格型号参数的情况）处理方式：</w:t>
      </w:r>
      <w:r>
        <w:rPr>
          <w:rFonts w:hint="eastAsia" w:ascii="Times New Roman" w:hAnsi="Times New Roman" w:eastAsia="仿宋_GB2312" w:cs="Times New Roman"/>
          <w:color w:val="auto"/>
          <w:sz w:val="32"/>
          <w:szCs w:val="32"/>
          <w:highlight w:val="yellow"/>
          <w:lang w:val="en-US" w:eastAsia="zh-CN"/>
          <w:rPrChange w:id="266" w:author="李林骁" w:date="2024-11-15T10:13:45Z">
            <w:rPr>
              <w:rFonts w:hint="eastAsia" w:ascii="Times New Roman" w:hAnsi="Times New Roman" w:eastAsia="仿宋_GB2312" w:cs="Times New Roman"/>
              <w:color w:val="auto"/>
              <w:sz w:val="32"/>
              <w:szCs w:val="32"/>
              <w:highlight w:val="none"/>
              <w:lang w:val="en-US" w:eastAsia="zh-CN"/>
            </w:rPr>
          </w:rPrChange>
        </w:rPr>
        <w:t>初验合格，写明“待下一步质验环节进一步确认”</w:t>
      </w:r>
      <w:r>
        <w:rPr>
          <w:rFonts w:hint="eastAsia" w:ascii="Times New Roman" w:hAnsi="Times New Roman" w:eastAsia="仿宋_GB2312" w:cs="Times New Roman"/>
          <w:color w:val="auto"/>
          <w:sz w:val="32"/>
          <w:szCs w:val="32"/>
          <w:highlight w:val="none"/>
          <w:lang w:val="en-US" w:eastAsia="zh-CN"/>
        </w:rPr>
        <w:t>，在不合格台账记录清楚初验问题，并通知使用部门进行质量验收；（实物放置待检验区）。如使用部门质验环节确认实物无误，进行正常接收办理入库；如使用部门质验环节确认实物不是所要的物资，更新不合格台账，写明质验结果，</w:t>
      </w:r>
      <w:r>
        <w:rPr>
          <w:rFonts w:hint="eastAsia" w:ascii="Times New Roman" w:hAnsi="Times New Roman" w:eastAsia="仿宋_GB2312" w:cs="Times New Roman"/>
          <w:color w:val="auto"/>
          <w:sz w:val="32"/>
          <w:szCs w:val="32"/>
          <w:highlight w:val="yellow"/>
          <w:lang w:val="en-US" w:eastAsia="zh-CN"/>
          <w:rPrChange w:id="267" w:author="李林骁" w:date="2024-11-15T10:14:14Z">
            <w:rPr>
              <w:rFonts w:hint="eastAsia" w:ascii="Times New Roman" w:hAnsi="Times New Roman" w:eastAsia="仿宋_GB2312" w:cs="Times New Roman"/>
              <w:color w:val="auto"/>
              <w:sz w:val="32"/>
              <w:szCs w:val="32"/>
              <w:highlight w:val="none"/>
              <w:lang w:val="en-US" w:eastAsia="zh-CN"/>
            </w:rPr>
          </w:rPrChange>
        </w:rPr>
        <w:t>并通知采购及供应商做退回处理。</w:t>
      </w:r>
      <w:r>
        <w:rPr>
          <w:rFonts w:hint="eastAsia" w:ascii="Times New Roman" w:hAnsi="Times New Roman" w:eastAsia="仿宋_GB2312" w:cs="Times New Roman"/>
          <w:color w:val="auto"/>
          <w:sz w:val="32"/>
          <w:szCs w:val="32"/>
          <w:highlight w:val="none"/>
          <w:lang w:val="en-US" w:eastAsia="zh-CN"/>
        </w:rPr>
        <w:t>（实物放入不合格区）。</w:t>
      </w:r>
    </w:p>
    <w:p w14:paraId="218371C5">
      <w:pPr>
        <w:keepNext w:val="0"/>
        <w:keepLines w:val="0"/>
        <w:pageBreakBefore w:val="0"/>
        <w:kinsoku/>
        <w:wordWrap/>
        <w:overflowPunct/>
        <w:topLinePunct w:val="0"/>
        <w:bidi w:val="0"/>
        <w:spacing w:line="560" w:lineRule="exact"/>
        <w:ind w:firstLine="624" w:firstLineChars="200"/>
        <w:outlineLvl w:val="9"/>
        <w:rPr>
          <w:rFonts w:hint="default" w:ascii="Times New Roman" w:hAnsi="Times New Roman" w:eastAsia="仿宋_GB2312" w:cs="Times New Roman"/>
          <w:b w:val="0"/>
          <w:bCs w:val="0"/>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验收入库时采购订单内编码描述的品牌、物资规格型号、参数不一致处理方式：</w:t>
      </w:r>
      <w:r>
        <w:rPr>
          <w:rFonts w:hint="eastAsia" w:ascii="Times New Roman" w:hAnsi="Times New Roman" w:eastAsia="仿宋_GB2312" w:cs="Times New Roman"/>
          <w:color w:val="auto"/>
          <w:sz w:val="32"/>
          <w:szCs w:val="32"/>
          <w:highlight w:val="yellow"/>
          <w:lang w:val="en-US" w:eastAsia="zh-CN"/>
          <w:rPrChange w:id="268" w:author="李林骁" w:date="2024-11-15T10:14:28Z">
            <w:rPr>
              <w:rFonts w:hint="eastAsia" w:ascii="Times New Roman" w:hAnsi="Times New Roman" w:eastAsia="仿宋_GB2312" w:cs="Times New Roman"/>
              <w:color w:val="auto"/>
              <w:sz w:val="32"/>
              <w:szCs w:val="32"/>
              <w:highlight w:val="none"/>
              <w:lang w:val="en-US" w:eastAsia="zh-CN"/>
            </w:rPr>
          </w:rPrChange>
        </w:rPr>
        <w:t>物资规格型号不一致的初验验为不合格</w:t>
      </w:r>
      <w:bookmarkStart w:id="18" w:name="_GoBack"/>
      <w:bookmarkEnd w:id="18"/>
      <w:r>
        <w:rPr>
          <w:rFonts w:hint="eastAsia" w:ascii="Times New Roman" w:hAnsi="Times New Roman" w:eastAsia="仿宋_GB2312" w:cs="Times New Roman"/>
          <w:color w:val="auto"/>
          <w:sz w:val="32"/>
          <w:szCs w:val="32"/>
          <w:highlight w:val="yellow"/>
          <w:lang w:val="en-US" w:eastAsia="zh-CN"/>
          <w:rPrChange w:id="268" w:author="李林骁" w:date="2024-11-15T10:14:28Z">
            <w:rPr>
              <w:rFonts w:hint="eastAsia" w:ascii="Times New Roman" w:hAnsi="Times New Roman" w:eastAsia="仿宋_GB2312" w:cs="Times New Roman"/>
              <w:color w:val="auto"/>
              <w:sz w:val="32"/>
              <w:szCs w:val="32"/>
              <w:highlight w:val="none"/>
              <w:lang w:val="en-US" w:eastAsia="zh-CN"/>
            </w:rPr>
          </w:rPrChange>
        </w:rPr>
        <w:t>，在不合格台账记录清楚初验问题，并通知采购经办人换货或者根据实物变更物资编码。</w:t>
      </w:r>
      <w:r>
        <w:rPr>
          <w:rFonts w:hint="eastAsia" w:ascii="Times New Roman" w:hAnsi="Times New Roman" w:eastAsia="仿宋_GB2312" w:cs="Times New Roman"/>
          <w:color w:val="auto"/>
          <w:sz w:val="32"/>
          <w:szCs w:val="32"/>
          <w:highlight w:val="none"/>
          <w:lang w:val="en-US" w:eastAsia="zh-CN"/>
        </w:rPr>
        <w:t>（若明确物资编码中批次、编号问题导致的不合格，</w:t>
      </w:r>
      <w:r>
        <w:rPr>
          <w:rFonts w:hint="eastAsia" w:ascii="Times New Roman" w:hAnsi="Times New Roman" w:eastAsia="仿宋_GB2312" w:cs="Times New Roman"/>
          <w:color w:val="auto"/>
          <w:sz w:val="32"/>
          <w:szCs w:val="32"/>
          <w:highlight w:val="yellow"/>
          <w:lang w:val="en-US" w:eastAsia="zh-CN"/>
          <w:rPrChange w:id="269" w:author="李林骁" w:date="2024-11-15T10:14:34Z">
            <w:rPr>
              <w:rFonts w:hint="eastAsia" w:ascii="Times New Roman" w:hAnsi="Times New Roman" w:eastAsia="仿宋_GB2312" w:cs="Times New Roman"/>
              <w:color w:val="auto"/>
              <w:sz w:val="32"/>
              <w:szCs w:val="32"/>
              <w:highlight w:val="none"/>
              <w:lang w:val="en-US" w:eastAsia="zh-CN"/>
            </w:rPr>
          </w:rPrChange>
        </w:rPr>
        <w:t>变更编码后新增“后级通用”的字样</w:t>
      </w:r>
      <w:r>
        <w:rPr>
          <w:rFonts w:hint="eastAsia" w:ascii="Times New Roman" w:hAnsi="Times New Roman" w:eastAsia="仿宋_GB2312" w:cs="Times New Roman"/>
          <w:color w:val="auto"/>
          <w:sz w:val="32"/>
          <w:szCs w:val="32"/>
          <w:highlight w:val="none"/>
          <w:lang w:val="en-US" w:eastAsia="zh-CN"/>
        </w:rPr>
        <w:t>）；物资参数不一致的初验验为不合格，在不合格台账记录清楚初验问题，并通知使用采购经办人换货或者根据实物参数变更物资编码（</w:t>
      </w:r>
      <w:r>
        <w:rPr>
          <w:rFonts w:hint="eastAsia" w:ascii="Times New Roman" w:hAnsi="Times New Roman" w:eastAsia="仿宋_GB2312" w:cs="Times New Roman"/>
          <w:color w:val="auto"/>
          <w:sz w:val="32"/>
          <w:szCs w:val="32"/>
          <w:highlight w:val="none"/>
          <w:lang w:val="en-US" w:eastAsia="zh-CN"/>
        </w:rPr>
        <w:t>可取值的范围且必须大于等于实物</w:t>
      </w:r>
      <w:r>
        <w:rPr>
          <w:rFonts w:hint="eastAsia" w:ascii="Times New Roman" w:hAnsi="Times New Roman" w:eastAsia="仿宋_GB2312" w:cs="Times New Roman"/>
          <w:color w:val="auto"/>
          <w:sz w:val="32"/>
          <w:szCs w:val="32"/>
          <w:highlight w:val="none"/>
          <w:lang w:val="en-US" w:eastAsia="zh-CN"/>
        </w:rPr>
        <w:t>）；物资品牌不一致的初验验收不合格，在不合格台账记录清楚初验问题，并通知使用采购经办人明确是换货还是变更物资编码（编码中新增“集成商”字样）。</w:t>
      </w:r>
    </w:p>
    <w:p w14:paraId="6F94562F">
      <w:pPr>
        <w:keepNext w:val="0"/>
        <w:keepLines w:val="0"/>
        <w:pageBreakBefore w:val="0"/>
        <w:kinsoku/>
        <w:wordWrap/>
        <w:overflowPunct/>
        <w:topLinePunct w:val="0"/>
        <w:bidi w:val="0"/>
        <w:spacing w:line="560" w:lineRule="exact"/>
        <w:ind w:firstLine="624" w:firstLineChars="200"/>
        <w:outlineLvl w:val="1"/>
        <w:rPr>
          <w:rFonts w:hint="eastAsia" w:ascii="Times New Roman" w:hAnsi="Times New Roman" w:eastAsia="楷体_GB2312" w:cs="Times New Roman"/>
          <w:b/>
          <w:bCs/>
          <w:color w:val="auto"/>
          <w:sz w:val="32"/>
          <w:szCs w:val="32"/>
          <w:highlight w:val="none"/>
          <w:lang w:val="en-US" w:eastAsia="zh-CN" w:bidi="ar"/>
        </w:rPr>
      </w:pPr>
      <w:bookmarkStart w:id="14" w:name="_Toc30054"/>
      <w:bookmarkStart w:id="15" w:name="_Toc26964"/>
      <w:r>
        <w:rPr>
          <w:rFonts w:hint="eastAsia" w:ascii="Times New Roman" w:hAnsi="Times New Roman" w:eastAsia="楷体_GB2312" w:cs="Times New Roman"/>
          <w:b/>
          <w:bCs/>
          <w:color w:val="auto"/>
          <w:sz w:val="32"/>
          <w:szCs w:val="32"/>
          <w:highlight w:val="none"/>
          <w:lang w:val="en-US" w:eastAsia="zh-CN" w:bidi="ar"/>
        </w:rPr>
        <w:t>（二）送站物资</w:t>
      </w:r>
      <w:bookmarkEnd w:id="14"/>
      <w:bookmarkEnd w:id="15"/>
    </w:p>
    <w:p w14:paraId="6303FF13">
      <w:pPr>
        <w:pStyle w:val="14"/>
        <w:numPr>
          <w:ilvl w:val="3"/>
          <w:numId w:val="0"/>
        </w:numPr>
        <w:spacing w:before="0" w:beforeLines="0" w:after="0" w:afterLines="0"/>
        <w:ind w:firstLine="624" w:firstLineChars="200"/>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1.采购订单下达</w:t>
      </w:r>
    </w:p>
    <w:p w14:paraId="0C144B55">
      <w:pPr>
        <w:pStyle w:val="14"/>
        <w:numPr>
          <w:ilvl w:val="3"/>
          <w:numId w:val="0"/>
        </w:numPr>
        <w:spacing w:before="0" w:beforeLines="0" w:after="0" w:afterLines="0"/>
        <w:ind w:firstLine="624" w:firstLineChars="200"/>
        <w:rPr>
          <w:rFonts w:hint="eastAsia" w:eastAsia="仿宋_GB2312" w:cs="Times New Roman"/>
          <w:sz w:val="32"/>
          <w:szCs w:val="32"/>
          <w:lang w:val="en-US" w:eastAsia="zh-CN"/>
        </w:rPr>
      </w:pPr>
      <w:r>
        <w:rPr>
          <w:rFonts w:hint="eastAsia" w:ascii="仿宋_GB2312" w:hAnsi="仿宋_GB2312" w:eastAsia="仿宋_GB2312" w:cs="仿宋_GB2312"/>
          <w:sz w:val="32"/>
          <w:szCs w:val="32"/>
          <w:highlight w:val="none"/>
        </w:rPr>
        <w:t>运营自购物资由供应商履约送站的</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电商不组织厂验</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w:t>
      </w:r>
      <w:r>
        <w:rPr>
          <w:rFonts w:hint="eastAsia" w:ascii="仿宋_GB2312" w:hAnsi="仿宋_GB2312" w:eastAsia="仿宋_GB2312" w:cs="仿宋_GB2312"/>
          <w:sz w:val="32"/>
          <w:szCs w:val="32"/>
          <w:highlight w:val="none"/>
          <w:lang w:val="en-US" w:eastAsia="zh-CN"/>
        </w:rPr>
        <w:t>采购经办人根据需求部门提报到货的时间，分批次下达采购订单。邮件（见附件1）通知供应商厂验流程并提供不含接收人、送站地点等信息的采购清单（供货清单）（见附件2），供应商</w:t>
      </w:r>
      <w:r>
        <w:rPr>
          <w:rFonts w:hint="default" w:ascii="Times New Roman" w:hAnsi="Times New Roman" w:eastAsia="仿宋_GB2312" w:cs="Times New Roman"/>
          <w:sz w:val="32"/>
          <w:szCs w:val="32"/>
          <w:lang w:eastAsia="zh-CN"/>
        </w:rPr>
        <w:t>因未按要求送货，产生的供货延期等，</w:t>
      </w:r>
      <w:r>
        <w:rPr>
          <w:rFonts w:hint="eastAsia" w:eastAsia="仿宋_GB2312" w:cs="Times New Roman"/>
          <w:sz w:val="32"/>
          <w:szCs w:val="32"/>
          <w:lang w:val="en-US" w:eastAsia="zh-CN"/>
        </w:rPr>
        <w:t>将承担</w:t>
      </w:r>
      <w:r>
        <w:rPr>
          <w:rFonts w:hint="default" w:ascii="Times New Roman" w:hAnsi="Times New Roman" w:eastAsia="仿宋_GB2312" w:cs="Times New Roman"/>
          <w:sz w:val="32"/>
          <w:szCs w:val="32"/>
          <w:lang w:eastAsia="zh-CN"/>
        </w:rPr>
        <w:t>合同约定的相关违约责任</w:t>
      </w:r>
      <w:r>
        <w:rPr>
          <w:rFonts w:hint="eastAsia" w:eastAsia="仿宋_GB2312" w:cs="Times New Roman"/>
          <w:sz w:val="32"/>
          <w:szCs w:val="32"/>
          <w:lang w:val="en-US" w:eastAsia="zh-CN"/>
        </w:rPr>
        <w:t>需签订承诺书（见附件3）。</w:t>
      </w:r>
    </w:p>
    <w:p w14:paraId="6045758A">
      <w:pPr>
        <w:pStyle w:val="14"/>
        <w:numPr>
          <w:ilvl w:val="3"/>
          <w:numId w:val="0"/>
        </w:numPr>
        <w:spacing w:before="0" w:beforeLines="0" w:after="0" w:afterLines="0"/>
        <w:ind w:firstLine="624" w:firstLineChars="200"/>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2.供应商预约厂验流程</w:t>
      </w:r>
    </w:p>
    <w:p w14:paraId="7822E84F">
      <w:pPr>
        <w:pStyle w:val="14"/>
        <w:numPr>
          <w:ilvl w:val="3"/>
          <w:numId w:val="0"/>
        </w:numPr>
        <w:spacing w:before="0" w:beforeLines="0" w:after="0" w:afterLines="0"/>
        <w:ind w:firstLine="624" w:firstLineChars="200"/>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供应商按照下达采购订单的供货时间备货，备货完毕后根据模板制作需厂验清单（见附件4），准备物资样品，对接物资调配室经</w:t>
      </w:r>
      <w:r>
        <w:rPr>
          <w:rFonts w:hint="eastAsia" w:ascii="仿宋_GB2312" w:hAnsi="仿宋_GB2312" w:eastAsia="仿宋_GB2312" w:cs="仿宋_GB2312"/>
          <w:sz w:val="32"/>
          <w:szCs w:val="32"/>
          <w:highlight w:val="none"/>
        </w:rPr>
        <w:t>办人</w:t>
      </w:r>
      <w:r>
        <w:rPr>
          <w:rFonts w:hint="eastAsia" w:ascii="仿宋_GB2312" w:hAnsi="仿宋_GB2312" w:eastAsia="仿宋_GB2312" w:cs="仿宋_GB2312"/>
          <w:sz w:val="32"/>
          <w:szCs w:val="32"/>
          <w:highlight w:val="none"/>
          <w:lang w:val="en-US" w:eastAsia="zh-CN"/>
        </w:rPr>
        <w:t>预约厂验。</w:t>
      </w:r>
    </w:p>
    <w:p w14:paraId="5FA01AA4">
      <w:pPr>
        <w:pStyle w:val="14"/>
        <w:numPr>
          <w:ilvl w:val="3"/>
          <w:numId w:val="0"/>
        </w:numPr>
        <w:spacing w:before="0" w:beforeLines="0" w:after="0" w:afterLines="0"/>
        <w:ind w:firstLine="624" w:firstLineChars="200"/>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物资调配室经办人接到供应商预约厂验后，根据厂验清单的信息在WMS系统上核对是否为送站的采购订单，具体厂验的方式见下文。</w:t>
      </w:r>
    </w:p>
    <w:p w14:paraId="22F2A6FD">
      <w:pPr>
        <w:pStyle w:val="14"/>
        <w:numPr>
          <w:ilvl w:val="3"/>
          <w:numId w:val="0"/>
        </w:numPr>
        <w:spacing w:before="0" w:beforeLines="0" w:after="0" w:afterLines="0"/>
        <w:ind w:firstLine="624" w:firstLineChars="200"/>
        <w:rPr>
          <w:rFonts w:hint="default"/>
          <w:highlight w:val="none"/>
          <w:lang w:val="en-US" w:eastAsia="zh-CN"/>
        </w:rPr>
      </w:pPr>
      <w:r>
        <w:rPr>
          <w:rFonts w:hint="eastAsia" w:ascii="仿宋_GB2312" w:hAnsi="仿宋_GB2312" w:eastAsia="仿宋_GB2312" w:cs="仿宋_GB2312"/>
          <w:sz w:val="32"/>
          <w:szCs w:val="32"/>
          <w:highlight w:val="none"/>
          <w:lang w:val="en-US" w:eastAsia="zh-CN"/>
        </w:rPr>
        <w:t>采购经办人每月月底前根据采购订单（供货清单）下达的时间，通过邮件跟催供应商预约厂验以及后续送站事宜。若供应商未经物资管理部私下对接需求部门/中心，未进行厂验直接送站的物资，由供应商对接需求中心重新补签厂验清单后，提供厂验清单和送站接收单后可进行后续验收入库的流程。</w:t>
      </w:r>
    </w:p>
    <w:p w14:paraId="1E7061AF">
      <w:pPr>
        <w:pStyle w:val="14"/>
        <w:numPr>
          <w:ilvl w:val="3"/>
          <w:numId w:val="0"/>
        </w:numPr>
        <w:spacing w:before="0" w:beforeLines="0" w:after="0" w:afterLines="0"/>
        <w:ind w:firstLine="624" w:firstLineChars="200"/>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2.厂验具体要求</w:t>
      </w:r>
    </w:p>
    <w:p w14:paraId="38AB866E">
      <w:pPr>
        <w:pStyle w:val="14"/>
        <w:keepNext w:val="0"/>
        <w:keepLines w:val="0"/>
        <w:pageBreakBefore w:val="0"/>
        <w:widowControl/>
        <w:numPr>
          <w:ilvl w:val="3"/>
          <w:numId w:val="0"/>
        </w:numPr>
        <w:kinsoku/>
        <w:wordWrap/>
        <w:overflowPunct/>
        <w:topLinePunct w:val="0"/>
        <w:autoSpaceDE/>
        <w:autoSpaceDN/>
        <w:bidi w:val="0"/>
        <w:adjustRightInd/>
        <w:snapToGrid/>
        <w:spacing w:before="0" w:beforeLines="0" w:after="0" w:afterLines="0"/>
        <w:ind w:firstLine="624"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（1）零星小件物资</w:t>
      </w:r>
    </w:p>
    <w:p w14:paraId="04B533F2">
      <w:pPr>
        <w:pStyle w:val="14"/>
        <w:numPr>
          <w:ilvl w:val="3"/>
          <w:numId w:val="0"/>
        </w:numPr>
        <w:autoSpaceDE/>
        <w:autoSpaceDN/>
        <w:spacing w:beforeLines="0" w:afterLines="0"/>
        <w:ind w:firstLine="624" w:firstLineChars="200"/>
        <w:rPr>
          <w:rFonts w:hint="eastAsia"/>
          <w:lang w:val="en-US" w:eastAsia="zh-CN"/>
        </w:rPr>
      </w:pPr>
      <w:r>
        <w:rPr>
          <w:rFonts w:hint="eastAsia" w:ascii="仿宋_GB2312" w:hAnsi="仿宋_GB2312" w:eastAsia="仿宋_GB2312" w:cs="仿宋_GB2312"/>
          <w:sz w:val="32"/>
          <w:szCs w:val="32"/>
          <w:highlight w:val="none"/>
          <w:lang w:val="en-US" w:eastAsia="zh-CN"/>
        </w:rPr>
        <w:t>供应商根据采购经办人提供厂验清单以及送站物资签收单（见附件5）供应商打印纸质版后，提前3个工作日与物资调配室经办人约定送站时间及地点。供应商、物资调配室参与厂验的人员、需求中心/部门汇合进行厂验。共同厂验完成后由需求部门/中心接收人员需在厂验清单和送站物资签收单上签认“合格、时间、姓名及工号”，不合格的当场退货，由供应商拉走后根据需求部门的意见修改。物资调配室参与厂验的人员需在空白处签认“已厂验、时间姓名及工号”。</w:t>
      </w:r>
    </w:p>
    <w:p w14:paraId="2CFB2B81">
      <w:pPr>
        <w:pStyle w:val="14"/>
        <w:keepNext w:val="0"/>
        <w:keepLines w:val="0"/>
        <w:pageBreakBefore w:val="0"/>
        <w:widowControl/>
        <w:numPr>
          <w:ilvl w:val="3"/>
          <w:numId w:val="0"/>
        </w:numPr>
        <w:kinsoku/>
        <w:wordWrap/>
        <w:overflowPunct/>
        <w:topLinePunct w:val="0"/>
        <w:autoSpaceDE/>
        <w:autoSpaceDN/>
        <w:bidi w:val="0"/>
        <w:adjustRightInd/>
        <w:snapToGrid/>
        <w:spacing w:before="0" w:beforeLines="0" w:after="0" w:afterLines="0"/>
        <w:ind w:firstLine="624"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（2）整批大件物资</w:t>
      </w:r>
    </w:p>
    <w:p w14:paraId="737282FC">
      <w:pPr>
        <w:pStyle w:val="14"/>
        <w:keepNext w:val="0"/>
        <w:keepLines w:val="0"/>
        <w:pageBreakBefore w:val="0"/>
        <w:widowControl/>
        <w:numPr>
          <w:ilvl w:val="3"/>
          <w:numId w:val="0"/>
        </w:numPr>
        <w:kinsoku/>
        <w:wordWrap/>
        <w:overflowPunct/>
        <w:topLinePunct w:val="0"/>
        <w:autoSpaceDE/>
        <w:autoSpaceDN/>
        <w:bidi w:val="0"/>
        <w:adjustRightInd/>
        <w:snapToGrid/>
        <w:spacing w:before="0" w:beforeLines="0" w:after="0" w:afterLines="0"/>
        <w:ind w:firstLine="624" w:firstLineChars="200"/>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送站类型为：生产性家具、防寒防汛防冻、定制类物资等（无需首样确认的物资）</w:t>
      </w:r>
    </w:p>
    <w:p w14:paraId="24D7C1A7">
      <w:pPr>
        <w:pStyle w:val="14"/>
        <w:keepNext w:val="0"/>
        <w:keepLines w:val="0"/>
        <w:pageBreakBefore w:val="0"/>
        <w:widowControl/>
        <w:numPr>
          <w:ilvl w:val="3"/>
          <w:numId w:val="0"/>
        </w:numPr>
        <w:kinsoku/>
        <w:wordWrap/>
        <w:overflowPunct/>
        <w:topLinePunct w:val="0"/>
        <w:autoSpaceDE/>
        <w:autoSpaceDN/>
        <w:bidi w:val="0"/>
        <w:adjustRightInd/>
        <w:snapToGrid/>
        <w:spacing w:before="0" w:beforeLines="0" w:after="0" w:afterLines="0"/>
        <w:ind w:firstLine="624"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供应商提供厂验清单，提前3天与物资调配室经办人约定厂验的时间及地点。物资调配室经办人根据厂验清单表，组织需求部门/中心到就近物资总库或供应商处（涉及本部门/中心多条线路需指派一人参与验收），厂验完成后需求部门/中心接收人员需在送站物资接收单上签认“合格/不合格、时间、姓名及工号”，不合格的当场退货，物资调配室参与厂验的人员需在空白处签认“已厂验、时间姓名及工号”。</w:t>
      </w:r>
    </w:p>
    <w:p w14:paraId="3427743A">
      <w:pPr>
        <w:pStyle w:val="14"/>
        <w:keepNext w:val="0"/>
        <w:keepLines w:val="0"/>
        <w:pageBreakBefore w:val="0"/>
        <w:widowControl/>
        <w:numPr>
          <w:ilvl w:val="3"/>
          <w:numId w:val="0"/>
        </w:numPr>
        <w:kinsoku/>
        <w:wordWrap/>
        <w:overflowPunct/>
        <w:topLinePunct w:val="0"/>
        <w:autoSpaceDE/>
        <w:autoSpaceDN/>
        <w:bidi w:val="0"/>
        <w:adjustRightInd/>
        <w:snapToGrid/>
        <w:spacing w:before="0" w:beforeLines="0" w:after="0" w:afterLines="0"/>
        <w:ind w:firstLine="624"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（3）送站类型为：生产性家具、防寒防汛防冻、定制类物资等（需首样确认的物资见文档附件）</w:t>
      </w:r>
    </w:p>
    <w:p w14:paraId="3F17D56E">
      <w:pPr>
        <w:pStyle w:val="14"/>
        <w:keepNext w:val="0"/>
        <w:keepLines w:val="0"/>
        <w:pageBreakBefore w:val="0"/>
        <w:widowControl/>
        <w:numPr>
          <w:ilvl w:val="3"/>
          <w:numId w:val="0"/>
        </w:numPr>
        <w:kinsoku/>
        <w:wordWrap/>
        <w:overflowPunct/>
        <w:topLinePunct w:val="0"/>
        <w:autoSpaceDE/>
        <w:autoSpaceDN/>
        <w:bidi w:val="0"/>
        <w:adjustRightInd/>
        <w:snapToGrid/>
        <w:spacing w:before="0" w:beforeLines="0" w:after="0" w:afterLines="0"/>
        <w:ind w:firstLine="624"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需首样确定的物资清单在采购合同签订后，由采购经办人对接物资调配室经办人协商存放事宜，约定存放至厂家就近物资总库处，待供应商将样品放置于物资总库后，由采购经办人对接需求中心-部门进行首样确定，完成后签订首样确认清单（见附件6），将不合格的物资根据需求中心/部门当场退回，由供应商修改后重新进行确认。待采购经办人反馈至物资调配室工班人员，“本次首样确定已合格”，工班人员填写首样确定清单表放置网盘（物资管理部网盘：物资调配室-送站物资-首样确认清单）并粘贴相应的厂家标签（标签模板见附件7），放置时间为合同执行期间（约2 -3年），合同执行完毕后由采购经办人对接供应商以及物资调配室相应工班将存放的首样确定物资退回。</w:t>
      </w:r>
    </w:p>
    <w:p w14:paraId="3B2C2CEC">
      <w:pPr>
        <w:pStyle w:val="14"/>
        <w:keepNext w:val="0"/>
        <w:keepLines w:val="0"/>
        <w:pageBreakBefore w:val="0"/>
        <w:widowControl/>
        <w:numPr>
          <w:ilvl w:val="3"/>
          <w:numId w:val="0"/>
        </w:numPr>
        <w:kinsoku/>
        <w:wordWrap/>
        <w:overflowPunct/>
        <w:topLinePunct w:val="0"/>
        <w:autoSpaceDE/>
        <w:autoSpaceDN/>
        <w:bidi w:val="0"/>
        <w:adjustRightInd/>
        <w:snapToGrid/>
        <w:spacing w:before="0" w:beforeLines="0" w:after="0" w:afterLines="0"/>
        <w:ind w:firstLine="624"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物资调配室经办人根据厂验清单表，组织需求部门/中心在厂验前至样品存放物资总库确认样品，随后一起到达约定的厂验位置（就近物资总库或厂家处）（涉及本部门/中心多条线路需指派一人参与验收），厂验完成后需求部门/中心接收人员需在送站物资接收单上签认“合格”/“不合格”、时间、姓名及工号厂验完成后需求部门/中心接收人员需在送站物资接收单上签认“合格/不合格、时间、姓名及工号”，不合格的当场退货。</w:t>
      </w:r>
    </w:p>
    <w:p w14:paraId="2411E656">
      <w:pPr>
        <w:pStyle w:val="14"/>
        <w:keepNext w:val="0"/>
        <w:keepLines w:val="0"/>
        <w:pageBreakBefore w:val="0"/>
        <w:widowControl/>
        <w:numPr>
          <w:ilvl w:val="3"/>
          <w:numId w:val="0"/>
        </w:numPr>
        <w:kinsoku/>
        <w:wordWrap/>
        <w:overflowPunct/>
        <w:topLinePunct w:val="0"/>
        <w:autoSpaceDE/>
        <w:autoSpaceDN/>
        <w:bidi w:val="0"/>
        <w:adjustRightInd/>
        <w:snapToGrid/>
        <w:spacing w:before="0" w:beforeLines="0" w:after="0" w:afterLines="0"/>
        <w:ind w:firstLine="624"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3.紧急送站物资</w:t>
      </w:r>
    </w:p>
    <w:p w14:paraId="6DA009B2">
      <w:pPr>
        <w:pStyle w:val="14"/>
        <w:numPr>
          <w:ilvl w:val="3"/>
          <w:numId w:val="0"/>
        </w:numPr>
        <w:autoSpaceDE/>
        <w:autoSpaceDN/>
        <w:spacing w:beforeLines="0" w:afterLines="0"/>
        <w:ind w:firstLine="624" w:firstLineChars="200"/>
        <w:rPr>
          <w:rFonts w:hint="eastAsia"/>
          <w:lang w:val="en-US" w:eastAsia="zh-CN"/>
        </w:rPr>
      </w:pPr>
      <w:r>
        <w:rPr>
          <w:rFonts w:hint="eastAsia" w:ascii="仿宋_GB2312" w:hAnsi="仿宋_GB2312" w:eastAsia="仿宋_GB2312" w:cs="仿宋_GB2312"/>
          <w:sz w:val="32"/>
          <w:szCs w:val="32"/>
          <w:highlight w:val="none"/>
          <w:lang w:val="en-US" w:eastAsia="zh-CN"/>
        </w:rPr>
        <w:t>需紧急送站物资，经2个科室主任对接安排后，由采购经办人告知紧急送站物资清单及地点，由物资调配室经办人到达指定送站地点，待需求部门/中心接收人员确定无误后，留存现场验收照片，待采购订单下达后组织需求部门/中心入库。</w:t>
      </w:r>
    </w:p>
    <w:p w14:paraId="3394DA55">
      <w:pPr>
        <w:pStyle w:val="14"/>
        <w:keepNext w:val="0"/>
        <w:keepLines w:val="0"/>
        <w:pageBreakBefore w:val="0"/>
        <w:widowControl/>
        <w:numPr>
          <w:ilvl w:val="3"/>
          <w:numId w:val="0"/>
        </w:numPr>
        <w:kinsoku/>
        <w:wordWrap/>
        <w:overflowPunct/>
        <w:topLinePunct w:val="0"/>
        <w:autoSpaceDE/>
        <w:autoSpaceDN/>
        <w:bidi w:val="0"/>
        <w:adjustRightInd/>
        <w:snapToGrid/>
        <w:spacing w:before="0" w:beforeLines="0" w:after="0" w:afterLines="0"/>
        <w:ind w:firstLine="624"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4、物流送站物资</w:t>
      </w:r>
    </w:p>
    <w:p w14:paraId="2940C784">
      <w:pPr>
        <w:pStyle w:val="14"/>
        <w:keepNext w:val="0"/>
        <w:keepLines w:val="0"/>
        <w:pageBreakBefore w:val="0"/>
        <w:widowControl/>
        <w:numPr>
          <w:ilvl w:val="3"/>
          <w:numId w:val="0"/>
        </w:numPr>
        <w:kinsoku/>
        <w:wordWrap/>
        <w:overflowPunct/>
        <w:topLinePunct w:val="0"/>
        <w:autoSpaceDE/>
        <w:autoSpaceDN/>
        <w:bidi w:val="0"/>
        <w:adjustRightInd/>
        <w:snapToGrid/>
        <w:spacing w:before="0" w:beforeLines="0" w:after="0" w:afterLines="0"/>
        <w:ind w:firstLine="624"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 xml:space="preserve"> 供应商将厂验清单和送站物资签收单纸质版单据随货物流发出，同时告知物资调配室经办人预计到达时间，由物资调配室经办人通知各个相关需求中心/部门汇合至送站物资接收地点处进行厂验，双方共同厂验完成后，由需求部门/中心接收人员需在厂验清单和送站物资签收单上签认：“合格/不合格、时间、姓名及工号”，不合格的当场退货，物资调配室参与厂验的人员需在空白处签认“已厂验、时间姓名及工号”</w:t>
      </w:r>
    </w:p>
    <w:p w14:paraId="2446111E">
      <w:pPr>
        <w:pStyle w:val="13"/>
        <w:numPr>
          <w:ilvl w:val="0"/>
          <w:numId w:val="0"/>
        </w:numPr>
        <w:ind w:leftChars="100"/>
        <w:rPr>
          <w:rFonts w:hint="eastAsia"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5.厂验完成后流程</w:t>
      </w:r>
    </w:p>
    <w:p w14:paraId="0F981803">
      <w:pPr>
        <w:pStyle w:val="13"/>
        <w:rPr>
          <w:rFonts w:hint="eastAsia"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（1）厂验结果不合格</w:t>
      </w:r>
    </w:p>
    <w:p w14:paraId="6E579BE3">
      <w:pPr>
        <w:pStyle w:val="13"/>
        <w:rPr>
          <w:rFonts w:hint="eastAsia"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供应商根据需求部门/中心意见修改厂验不合格的物资后重新预约厂验。不合格的物资当场退回至供应商。</w:t>
      </w:r>
    </w:p>
    <w:p w14:paraId="3CDDC81D">
      <w:pPr>
        <w:pStyle w:val="13"/>
        <w:ind w:firstLine="0" w:firstLineChars="0"/>
        <w:rPr>
          <w:rFonts w:hint="eastAsia"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 xml:space="preserve">    （2）厂验结果合格</w:t>
      </w:r>
    </w:p>
    <w:p w14:paraId="4954654C">
      <w:pPr>
        <w:pStyle w:val="13"/>
        <w:rPr>
          <w:rFonts w:hint="default"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由供应商在1个工作日内反馈厂验清单扫描版至采购经办人处，由采购经办人在3个工作日内提供送站接收单至供应商，由供应商根据送站接收单信息在规定时间内完成送站。各需求部门/中心根据厂验情况告知现场接收人即将送站的清单、现场照片以及验收注意事项。</w:t>
      </w:r>
    </w:p>
    <w:p w14:paraId="6D933C5A">
      <w:pPr>
        <w:pStyle w:val="13"/>
        <w:numPr>
          <w:ilvl w:val="0"/>
          <w:numId w:val="0"/>
        </w:numPr>
        <w:ind w:leftChars="100"/>
        <w:rPr>
          <w:rFonts w:hint="eastAsia"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6.送站完成后流程</w:t>
      </w:r>
    </w:p>
    <w:p w14:paraId="012BD4A1">
      <w:pPr>
        <w:pStyle w:val="13"/>
        <w:rPr>
          <w:rFonts w:hint="default"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（1）供应商</w:t>
      </w:r>
    </w:p>
    <w:p w14:paraId="1D9C31C1">
      <w:pPr>
        <w:pStyle w:val="13"/>
        <w:rPr>
          <w:rFonts w:hint="default"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供应商在送站完成后3个工作日内将扫描版送站接收单反馈至物资调配室经办人处，由物资调配室经办人同步抄送至采购经办人处。</w:t>
      </w:r>
    </w:p>
    <w:p w14:paraId="0F6042B2">
      <w:pPr>
        <w:pStyle w:val="13"/>
        <w:numPr>
          <w:ilvl w:val="-1"/>
          <w:numId w:val="0"/>
        </w:numPr>
        <w:rPr>
          <w:rFonts w:hint="eastAsia"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 xml:space="preserve">   （2）采购经办人</w:t>
      </w:r>
    </w:p>
    <w:p w14:paraId="2AAEBA0D">
      <w:pPr>
        <w:pStyle w:val="13"/>
        <w:numPr>
          <w:ilvl w:val="0"/>
          <w:numId w:val="0"/>
        </w:numPr>
        <w:ind w:firstLine="624" w:firstLineChars="200"/>
        <w:rPr>
          <w:rFonts w:hint="eastAsia" w:ascii="仿宋_GB2312" w:hAnsi="仿宋_GB2312" w:eastAsia="仿宋_GB2312" w:cs="仿宋_GB2312"/>
          <w:sz w:val="32"/>
          <w:szCs w:val="32"/>
          <w:highlight w:val="none"/>
          <w:lang w:bidi="ar"/>
        </w:rPr>
      </w:pPr>
      <w:r>
        <w:rPr>
          <w:rFonts w:hint="eastAsia" w:ascii="仿宋_GB2312" w:hAnsi="仿宋_GB2312" w:eastAsia="仿宋_GB2312" w:cs="仿宋_GB2312"/>
          <w:sz w:val="32"/>
          <w:szCs w:val="32"/>
          <w:highlight w:val="none"/>
          <w:lang w:bidi="ar"/>
        </w:rPr>
        <w:t>根据签认的《送站物资接收单》信息，于3个工作日内</w:t>
      </w:r>
      <w:r>
        <w:rPr>
          <w:rFonts w:hint="eastAsia" w:ascii="仿宋_GB2312" w:hAnsi="仿宋_GB2312" w:eastAsia="仿宋_GB2312" w:cs="仿宋_GB2312"/>
          <w:sz w:val="32"/>
          <w:szCs w:val="32"/>
          <w:highlight w:val="none"/>
          <w:lang w:val="en-US" w:eastAsia="zh-CN" w:bidi="ar"/>
        </w:rPr>
        <w:t>在</w:t>
      </w:r>
      <w:r>
        <w:rPr>
          <w:rFonts w:hint="eastAsia" w:ascii="仿宋_GB2312" w:hAnsi="仿宋_GB2312" w:eastAsia="仿宋_GB2312" w:cs="仿宋_GB2312"/>
          <w:sz w:val="32"/>
          <w:szCs w:val="32"/>
          <w:highlight w:val="none"/>
          <w:lang w:bidi="ar"/>
        </w:rPr>
        <w:t>WMS</w:t>
      </w:r>
      <w:r>
        <w:rPr>
          <w:rFonts w:hint="eastAsia" w:ascii="仿宋_GB2312" w:hAnsi="仿宋_GB2312" w:eastAsia="仿宋_GB2312" w:cs="仿宋_GB2312"/>
          <w:sz w:val="32"/>
          <w:szCs w:val="32"/>
          <w:highlight w:val="none"/>
          <w:lang w:val="en-US" w:eastAsia="zh-CN" w:bidi="ar"/>
        </w:rPr>
        <w:t>系统待检验清单中进行</w:t>
      </w:r>
      <w:r>
        <w:rPr>
          <w:rFonts w:hint="eastAsia" w:ascii="仿宋_GB2312" w:hAnsi="仿宋_GB2312" w:eastAsia="仿宋_GB2312" w:cs="仿宋_GB2312"/>
          <w:sz w:val="32"/>
          <w:szCs w:val="32"/>
          <w:highlight w:val="none"/>
          <w:lang w:bidi="ar"/>
        </w:rPr>
        <w:t>送站导入（送站信息：接收人和接收地点）</w:t>
      </w:r>
      <w:r>
        <w:rPr>
          <w:rFonts w:hint="eastAsia" w:ascii="仿宋_GB2312" w:hAnsi="仿宋_GB2312" w:eastAsia="仿宋_GB2312" w:cs="仿宋_GB2312"/>
          <w:sz w:val="32"/>
          <w:szCs w:val="32"/>
          <w:highlight w:val="none"/>
          <w:lang w:eastAsia="zh-CN" w:bidi="ar"/>
        </w:rPr>
        <w:t>。</w:t>
      </w:r>
    </w:p>
    <w:p w14:paraId="75F882AE">
      <w:pPr>
        <w:pStyle w:val="13"/>
        <w:numPr>
          <w:ilvl w:val="0"/>
          <w:numId w:val="2"/>
        </w:numPr>
        <w:ind w:left="404" w:leftChars="200" w:firstLine="0" w:firstLineChars="0"/>
        <w:rPr>
          <w:rFonts w:hint="eastAsia"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物资调配室</w:t>
      </w:r>
    </w:p>
    <w:p w14:paraId="20D6AC30">
      <w:pPr>
        <w:pStyle w:val="13"/>
        <w:numPr>
          <w:ilvl w:val="-1"/>
          <w:numId w:val="0"/>
        </w:numPr>
        <w:ind w:firstLine="936" w:firstLineChars="300"/>
        <w:rPr>
          <w:rFonts w:hint="eastAsia" w:ascii="仿宋_GB2312" w:hAnsi="仿宋_GB2312" w:eastAsia="仿宋_GB2312" w:cs="仿宋_GB2312"/>
          <w:sz w:val="32"/>
          <w:szCs w:val="32"/>
          <w:highlight w:val="none"/>
          <w:lang w:bidi="ar"/>
        </w:rPr>
      </w:pPr>
      <w:r>
        <w:rPr>
          <w:rFonts w:hint="eastAsia" w:ascii="仿宋_GB2312" w:hAnsi="仿宋_GB2312" w:eastAsia="仿宋_GB2312" w:cs="仿宋_GB2312"/>
          <w:sz w:val="32"/>
          <w:szCs w:val="32"/>
          <w:highlight w:val="none"/>
          <w:lang w:val="en-US" w:eastAsia="zh-CN" w:bidi="ar"/>
        </w:rPr>
        <w:t xml:space="preserve"> </w:t>
      </w:r>
      <w:r>
        <w:rPr>
          <w:rFonts w:hint="eastAsia" w:ascii="仿宋_GB2312" w:hAnsi="仿宋_GB2312" w:eastAsia="仿宋_GB2312" w:cs="仿宋_GB2312"/>
          <w:sz w:val="32"/>
          <w:szCs w:val="32"/>
          <w:highlight w:val="none"/>
          <w:lang w:bidi="ar"/>
        </w:rPr>
        <w:t>物资调配室经办人</w:t>
      </w:r>
      <w:r>
        <w:rPr>
          <w:rFonts w:hint="eastAsia" w:ascii="仿宋_GB2312" w:hAnsi="仿宋_GB2312" w:eastAsia="仿宋_GB2312" w:cs="仿宋_GB2312"/>
          <w:sz w:val="32"/>
          <w:szCs w:val="32"/>
          <w:highlight w:val="none"/>
          <w:lang w:val="en-US" w:eastAsia="zh-CN" w:bidi="ar"/>
        </w:rPr>
        <w:t>根据供应商反馈的送站接收单，在WMS系统待检验清单界面核实采购订单行、数量等信息无误后，手动勾选</w:t>
      </w:r>
      <w:r>
        <w:rPr>
          <w:rFonts w:hint="eastAsia" w:ascii="仿宋_GB2312" w:hAnsi="仿宋_GB2312" w:eastAsia="仿宋_GB2312" w:cs="仿宋_GB2312"/>
          <w:sz w:val="32"/>
          <w:szCs w:val="32"/>
          <w:highlight w:val="none"/>
          <w:lang w:bidi="ar"/>
        </w:rPr>
        <w:t>生成送货单，</w:t>
      </w:r>
      <w:r>
        <w:rPr>
          <w:rFonts w:hint="eastAsia" w:ascii="仿宋_GB2312" w:hAnsi="仿宋_GB2312" w:eastAsia="仿宋_GB2312" w:cs="仿宋_GB2312"/>
          <w:sz w:val="32"/>
          <w:szCs w:val="32"/>
          <w:highlight w:val="none"/>
          <w:lang w:val="en-US" w:eastAsia="zh-CN" w:bidi="ar"/>
        </w:rPr>
        <w:t>并告知各仓库工班长</w:t>
      </w:r>
      <w:r>
        <w:rPr>
          <w:rFonts w:hint="eastAsia" w:ascii="仿宋_GB2312" w:hAnsi="仿宋_GB2312" w:eastAsia="仿宋_GB2312" w:cs="仿宋_GB2312"/>
          <w:sz w:val="32"/>
          <w:szCs w:val="32"/>
          <w:highlight w:val="none"/>
          <w:lang w:bidi="ar"/>
        </w:rPr>
        <w:t>并通知需求部门使用i物资验收。</w:t>
      </w:r>
    </w:p>
    <w:p w14:paraId="7250C9CD">
      <w:pPr>
        <w:pStyle w:val="13"/>
        <w:numPr>
          <w:ilvl w:val="0"/>
          <w:numId w:val="0"/>
        </w:numPr>
        <w:ind w:firstLine="936" w:firstLineChars="300"/>
        <w:rPr>
          <w:rFonts w:hint="eastAsia"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工班长在接到验收通知后，在3个工作日内跟催验收入库完毕。在月度/年度盘点前将因送站物资未送完导致的挂单，跟催验收至不合格，以防止过程性盘亏的盘点问题出现。</w:t>
      </w:r>
    </w:p>
    <w:p w14:paraId="7DED06AF">
      <w:pPr>
        <w:pStyle w:val="13"/>
        <w:numPr>
          <w:ilvl w:val="0"/>
          <w:numId w:val="0"/>
        </w:numPr>
        <w:ind w:firstLine="936" w:firstLineChars="300"/>
        <w:rPr>
          <w:rFonts w:hint="eastAsia"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因系统原因送站电商系统暂时无法关闭补单功能，现有送站电商物资均为“即入即出”不涉及手动补单，各工班长在遇到送站电商补单单据选择驳回，若因补单导致的系统问题将由工班牵头组织对接处理。</w:t>
      </w:r>
    </w:p>
    <w:p w14:paraId="3618D9A9">
      <w:pPr>
        <w:pStyle w:val="13"/>
        <w:numPr>
          <w:ilvl w:val="0"/>
          <w:numId w:val="0"/>
        </w:numPr>
        <w:ind w:firstLine="936" w:firstLineChars="300"/>
        <w:rPr>
          <w:rFonts w:hint="eastAsia"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（4）需求部门/中心</w:t>
      </w:r>
    </w:p>
    <w:p w14:paraId="34FDE672">
      <w:pPr>
        <w:keepNext w:val="0"/>
        <w:keepLines w:val="0"/>
        <w:pageBreakBefore w:val="0"/>
        <w:widowControl w:val="0"/>
        <w:kinsoku/>
        <w:wordWrap/>
        <w:overflowPunct/>
        <w:topLinePunct w:val="0"/>
        <w:autoSpaceDE/>
        <w:autoSpaceDN/>
        <w:bidi w:val="0"/>
        <w:adjustRightInd/>
        <w:snapToGrid/>
        <w:spacing w:line="520" w:lineRule="exact"/>
        <w:ind w:firstLine="624" w:firstLineChars="200"/>
        <w:textAlignment w:val="auto"/>
        <w:rPr>
          <w:rFonts w:hint="eastAsia"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需求部门/中心参加厂验的人员需留存现场照片，根据厂验清单表告知收货站点现场接收人员准备接收，并提示确定现场接收人员，在送站物资验收合格无误后再签认送站物资签收。</w:t>
      </w:r>
    </w:p>
    <w:p w14:paraId="15ECF0FA">
      <w:pPr>
        <w:pStyle w:val="13"/>
        <w:numPr>
          <w:ilvl w:val="0"/>
          <w:numId w:val="0"/>
        </w:numPr>
        <w:ind w:firstLine="936" w:firstLineChars="300"/>
        <w:rPr>
          <w:rFonts w:hint="eastAsia"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7.送站物资验收流程</w:t>
      </w:r>
    </w:p>
    <w:p w14:paraId="1E278A29">
      <w:pPr>
        <w:pStyle w:val="13"/>
        <w:numPr>
          <w:ilvl w:val="0"/>
          <w:numId w:val="0"/>
        </w:numPr>
        <w:ind w:firstLine="936" w:firstLineChars="300"/>
        <w:rPr>
          <w:rFonts w:hint="eastAsia"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（1）企业门户-生产辅助系统-运营仓储管理；</w:t>
      </w:r>
    </w:p>
    <w:p w14:paraId="1DA81DF2">
      <w:pPr>
        <w:pStyle w:val="13"/>
        <w:numPr>
          <w:ilvl w:val="0"/>
          <w:numId w:val="0"/>
        </w:numPr>
        <w:ind w:firstLine="936" w:firstLineChars="300"/>
        <w:rPr>
          <w:rFonts w:hint="eastAsia"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（2）入库管理-送货单；</w:t>
      </w:r>
    </w:p>
    <w:p w14:paraId="7805EE90">
      <w:pPr>
        <w:pStyle w:val="13"/>
        <w:numPr>
          <w:ilvl w:val="0"/>
          <w:numId w:val="0"/>
        </w:numPr>
        <w:ind w:firstLine="936" w:firstLineChars="300"/>
        <w:rPr>
          <w:rFonts w:hint="eastAsia"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（3）勾选打印批次和送货单；</w:t>
      </w:r>
    </w:p>
    <w:p w14:paraId="033CA6A3">
      <w:pPr>
        <w:pStyle w:val="13"/>
        <w:numPr>
          <w:ilvl w:val="0"/>
          <w:numId w:val="0"/>
        </w:numPr>
        <w:ind w:firstLine="936" w:firstLineChars="300"/>
        <w:rPr>
          <w:rFonts w:hint="eastAsia"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（4）登录i物资系统-入库管理-电商送站；</w:t>
      </w:r>
    </w:p>
    <w:p w14:paraId="00199DB0">
      <w:pPr>
        <w:pStyle w:val="13"/>
        <w:numPr>
          <w:ilvl w:val="0"/>
          <w:numId w:val="0"/>
        </w:numPr>
        <w:ind w:firstLine="624" w:firstLineChars="200"/>
        <w:rPr>
          <w:rFonts w:hint="eastAsia"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（5）扫送货单；</w:t>
      </w:r>
    </w:p>
    <w:p w14:paraId="58EA705B">
      <w:pPr>
        <w:pStyle w:val="13"/>
        <w:numPr>
          <w:ilvl w:val="0"/>
          <w:numId w:val="0"/>
        </w:numPr>
        <w:ind w:firstLine="624" w:firstLineChars="200"/>
        <w:rPr>
          <w:rFonts w:hint="eastAsia"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（6）货位输入-SZHW-扫物资批次-扫二级库的货位码；</w:t>
      </w:r>
      <w:r>
        <w:rPr>
          <w:rFonts w:hint="eastAsia" w:ascii="仿宋_GB2312" w:hAnsi="仿宋_GB2312" w:eastAsia="仿宋_GB2312" w:cs="仿宋_GB2312"/>
          <w:color w:val="auto"/>
          <w:kern w:val="0"/>
          <w:sz w:val="32"/>
          <w:szCs w:val="32"/>
          <w:highlight w:val="none"/>
          <w:lang w:val="en-US" w:eastAsia="zh-CN" w:bidi="ar"/>
        </w:rPr>
        <w:t>除生产性耗材、备品备件需要输入对应二级库货位码，在整单完结后生成移库单，其他可直接验收，在整单完结后生成出库单。</w:t>
      </w:r>
    </w:p>
    <w:p w14:paraId="086C0BB8">
      <w:pPr>
        <w:pStyle w:val="13"/>
        <w:numPr>
          <w:ilvl w:val="0"/>
          <w:numId w:val="0"/>
        </w:numPr>
        <w:ind w:firstLine="624" w:firstLineChars="200"/>
        <w:rPr>
          <w:rFonts w:hint="eastAsia"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（7）项目类物资选择“是”，非项目类不填写；</w:t>
      </w:r>
    </w:p>
    <w:p w14:paraId="48EA4438">
      <w:pPr>
        <w:pStyle w:val="13"/>
        <w:numPr>
          <w:ilvl w:val="0"/>
          <w:numId w:val="0"/>
        </w:numPr>
        <w:ind w:firstLine="624" w:firstLineChars="200"/>
        <w:rPr>
          <w:rFonts w:hint="eastAsia"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（8）点击收货后完成入库。</w:t>
      </w:r>
    </w:p>
    <w:p w14:paraId="72B8A396">
      <w:pPr>
        <w:pStyle w:val="13"/>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24" w:firstLineChars="200"/>
        <w:textAlignment w:val="auto"/>
        <w:rPr>
          <w:rFonts w:hint="default"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（9）送站物资资产验收流程同送库物资，详见上文。</w:t>
      </w:r>
    </w:p>
    <w:p w14:paraId="1BF37DEE">
      <w:pPr>
        <w:pStyle w:val="13"/>
        <w:numPr>
          <w:ilvl w:val="0"/>
          <w:numId w:val="0"/>
        </w:numPr>
        <w:ind w:firstLine="624" w:firstLineChars="200"/>
        <w:rPr>
          <w:rFonts w:hint="eastAsia"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8.送站物资的异常处理</w:t>
      </w:r>
    </w:p>
    <w:p w14:paraId="7DB23796">
      <w:pPr>
        <w:keepNext w:val="0"/>
        <w:keepLines w:val="0"/>
        <w:pageBreakBefore w:val="0"/>
        <w:widowControl w:val="0"/>
        <w:kinsoku/>
        <w:wordWrap/>
        <w:overflowPunct/>
        <w:topLinePunct w:val="0"/>
        <w:autoSpaceDE/>
        <w:autoSpaceDN/>
        <w:bidi w:val="0"/>
        <w:adjustRightInd/>
        <w:snapToGrid/>
        <w:spacing w:line="520" w:lineRule="exact"/>
        <w:ind w:firstLine="936" w:firstLineChars="300"/>
        <w:textAlignment w:val="auto"/>
        <w:rPr>
          <w:rFonts w:hint="eastAsia"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（1）无法打印批次信息</w:t>
      </w:r>
    </w:p>
    <w:p w14:paraId="547EE1DF">
      <w:pPr>
        <w:keepNext w:val="0"/>
        <w:keepLines w:val="0"/>
        <w:pageBreakBefore w:val="0"/>
        <w:widowControl w:val="0"/>
        <w:kinsoku/>
        <w:wordWrap/>
        <w:overflowPunct/>
        <w:topLinePunct w:val="0"/>
        <w:autoSpaceDE/>
        <w:autoSpaceDN/>
        <w:bidi w:val="0"/>
        <w:adjustRightInd/>
        <w:snapToGrid/>
        <w:spacing w:line="520" w:lineRule="exact"/>
        <w:ind w:firstLine="936" w:firstLineChars="300"/>
        <w:textAlignment w:val="auto"/>
        <w:rPr>
          <w:rFonts w:hint="eastAsia"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WMS系统-基础设置-批次档案-输入物资编码-选择批次补单；</w:t>
      </w:r>
    </w:p>
    <w:p w14:paraId="50983EE0">
      <w:pPr>
        <w:keepNext w:val="0"/>
        <w:keepLines w:val="0"/>
        <w:pageBreakBefore w:val="0"/>
        <w:widowControl w:val="0"/>
        <w:numPr>
          <w:ilvl w:val="-1"/>
          <w:numId w:val="0"/>
        </w:numPr>
        <w:kinsoku/>
        <w:wordWrap/>
        <w:overflowPunct/>
        <w:topLinePunct w:val="0"/>
        <w:autoSpaceDE/>
        <w:autoSpaceDN/>
        <w:bidi w:val="0"/>
        <w:adjustRightInd/>
        <w:snapToGrid/>
        <w:spacing w:line="520" w:lineRule="exact"/>
        <w:ind w:firstLine="936" w:firstLineChars="300"/>
        <w:textAlignment w:val="auto"/>
        <w:rPr>
          <w:rFonts w:hint="eastAsia"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（2）WMS系统资产未回传至EAM系统</w:t>
      </w:r>
    </w:p>
    <w:p w14:paraId="64E8DFB2">
      <w:pPr>
        <w:keepNext w:val="0"/>
        <w:keepLines w:val="0"/>
        <w:pageBreakBefore w:val="0"/>
        <w:widowControl w:val="0"/>
        <w:numPr>
          <w:ilvl w:val="-1"/>
          <w:numId w:val="0"/>
        </w:numPr>
        <w:kinsoku/>
        <w:wordWrap/>
        <w:overflowPunct/>
        <w:topLinePunct w:val="0"/>
        <w:autoSpaceDE/>
        <w:autoSpaceDN/>
        <w:bidi w:val="0"/>
        <w:adjustRightInd/>
        <w:snapToGrid/>
        <w:spacing w:line="520" w:lineRule="exact"/>
        <w:ind w:firstLine="1560" w:firstLineChars="500"/>
        <w:textAlignment w:val="auto"/>
        <w:rPr>
          <w:rFonts w:hint="eastAsia"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提交运维单据处理；</w:t>
      </w:r>
    </w:p>
    <w:p w14:paraId="1D84F35F">
      <w:pPr>
        <w:keepNext w:val="0"/>
        <w:keepLines w:val="0"/>
        <w:pageBreakBefore w:val="0"/>
        <w:widowControl w:val="0"/>
        <w:numPr>
          <w:ilvl w:val="-1"/>
          <w:numId w:val="0"/>
        </w:numPr>
        <w:kinsoku/>
        <w:wordWrap/>
        <w:overflowPunct/>
        <w:topLinePunct w:val="0"/>
        <w:autoSpaceDE/>
        <w:autoSpaceDN/>
        <w:bidi w:val="0"/>
        <w:adjustRightInd/>
        <w:snapToGrid/>
        <w:spacing w:line="520" w:lineRule="exact"/>
        <w:ind w:firstLine="936" w:firstLineChars="300"/>
        <w:textAlignment w:val="auto"/>
        <w:rPr>
          <w:rFonts w:hint="default"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（3）验收时报错“....no key”</w:t>
      </w:r>
    </w:p>
    <w:p w14:paraId="0A76577B">
      <w:pPr>
        <w:keepNext w:val="0"/>
        <w:keepLines w:val="0"/>
        <w:pageBreakBefore w:val="0"/>
        <w:widowControl w:val="0"/>
        <w:numPr>
          <w:ilvl w:val="-1"/>
          <w:numId w:val="0"/>
        </w:numPr>
        <w:kinsoku/>
        <w:wordWrap/>
        <w:overflowPunct/>
        <w:topLinePunct w:val="0"/>
        <w:autoSpaceDE/>
        <w:autoSpaceDN/>
        <w:bidi w:val="0"/>
        <w:adjustRightInd/>
        <w:snapToGrid/>
        <w:spacing w:line="520" w:lineRule="exact"/>
        <w:ind w:firstLine="1248" w:firstLineChars="400"/>
        <w:jc w:val="left"/>
        <w:textAlignment w:val="auto"/>
        <w:rPr>
          <w:rFonts w:hint="eastAsia"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报错说明系统内无科室信息，将送货单上其他行科室信息补充同步提交运维单据至信息管理部处理；</w:t>
      </w:r>
    </w:p>
    <w:p w14:paraId="47435825">
      <w:pPr>
        <w:keepNext w:val="0"/>
        <w:keepLines w:val="0"/>
        <w:pageBreakBefore w:val="0"/>
        <w:widowControl w:val="0"/>
        <w:numPr>
          <w:ilvl w:val="-1"/>
          <w:numId w:val="0"/>
        </w:numPr>
        <w:kinsoku/>
        <w:wordWrap/>
        <w:overflowPunct/>
        <w:topLinePunct w:val="0"/>
        <w:autoSpaceDE/>
        <w:autoSpaceDN/>
        <w:bidi w:val="0"/>
        <w:adjustRightInd/>
        <w:snapToGrid/>
        <w:spacing w:line="520" w:lineRule="exact"/>
        <w:ind w:firstLine="936" w:firstLineChars="300"/>
        <w:jc w:val="left"/>
        <w:textAlignment w:val="auto"/>
        <w:rPr>
          <w:rFonts w:hint="eastAsia"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（4）送货单上最后一行无法验收时报错</w:t>
      </w:r>
    </w:p>
    <w:p w14:paraId="3F049D32">
      <w:pPr>
        <w:keepNext w:val="0"/>
        <w:keepLines w:val="0"/>
        <w:pageBreakBefore w:val="0"/>
        <w:widowControl w:val="0"/>
        <w:numPr>
          <w:ilvl w:val="-1"/>
          <w:numId w:val="0"/>
        </w:numPr>
        <w:kinsoku/>
        <w:wordWrap/>
        <w:overflowPunct/>
        <w:topLinePunct w:val="0"/>
        <w:autoSpaceDE/>
        <w:autoSpaceDN/>
        <w:bidi w:val="0"/>
        <w:adjustRightInd/>
        <w:snapToGrid/>
        <w:spacing w:line="520" w:lineRule="exact"/>
        <w:ind w:firstLine="1248" w:firstLineChars="400"/>
        <w:jc w:val="left"/>
        <w:textAlignment w:val="auto"/>
        <w:rPr>
          <w:rFonts w:hint="default" w:ascii="仿宋_GB2312" w:hAnsi="仿宋_GB2312" w:eastAsia="仿宋_GB2312" w:cs="仿宋_GB2312"/>
          <w:sz w:val="32"/>
          <w:szCs w:val="32"/>
          <w:highlight w:val="none"/>
          <w:lang w:val="en-US" w:eastAsia="zh-CN" w:bidi="ar"/>
        </w:rPr>
      </w:pPr>
      <w:r>
        <w:rPr>
          <w:rFonts w:hint="eastAsia" w:ascii="仿宋_GB2312" w:hAnsi="仿宋_GB2312" w:eastAsia="仿宋_GB2312" w:cs="仿宋_GB2312"/>
          <w:sz w:val="32"/>
          <w:szCs w:val="32"/>
          <w:highlight w:val="none"/>
          <w:lang w:val="en-US" w:eastAsia="zh-CN" w:bidi="ar"/>
        </w:rPr>
        <w:t>领料人员误提交送站电商物资补单出库，导致系统其他行验收报错。查询送货单其他行出入库明细，确定操作补单出库的物资，并提交数据处理单处理。</w:t>
      </w:r>
    </w:p>
    <w:p w14:paraId="152070CE">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default" w:ascii="仿宋_GB2312" w:hAnsi="仿宋_GB2312" w:eastAsia="仿宋_GB2312" w:cs="仿宋_GB2312"/>
          <w:sz w:val="32"/>
          <w:szCs w:val="32"/>
          <w:highlight w:val="none"/>
          <w:lang w:val="en-US" w:eastAsia="zh-CN" w:bidi="ar"/>
        </w:rPr>
      </w:pPr>
    </w:p>
    <w:p w14:paraId="385EF26E">
      <w:pPr>
        <w:keepNext w:val="0"/>
        <w:keepLines w:val="0"/>
        <w:pageBreakBefore w:val="0"/>
        <w:numPr>
          <w:ilvl w:val="-1"/>
          <w:numId w:val="0"/>
        </w:numPr>
        <w:kinsoku/>
        <w:wordWrap/>
        <w:overflowPunct/>
        <w:topLinePunct w:val="0"/>
        <w:bidi w:val="0"/>
        <w:spacing w:line="560" w:lineRule="exact"/>
        <w:ind w:firstLine="624" w:firstLineChars="200"/>
        <w:jc w:val="left"/>
        <w:outlineLvl w:val="1"/>
        <w:rPr>
          <w:rFonts w:hint="eastAsia" w:ascii="Times New Roman" w:hAnsi="Times New Roman" w:eastAsia="楷体_GB2312" w:cs="Times New Roman"/>
          <w:b/>
          <w:bCs/>
          <w:color w:val="auto"/>
          <w:sz w:val="32"/>
          <w:szCs w:val="32"/>
          <w:highlight w:val="none"/>
          <w:lang w:val="en-US" w:eastAsia="zh-CN" w:bidi="ar"/>
        </w:rPr>
      </w:pPr>
      <w:bookmarkStart w:id="16" w:name="_Toc18437"/>
      <w:bookmarkStart w:id="17" w:name="_Toc11494"/>
      <w:r>
        <w:rPr>
          <w:rFonts w:hint="eastAsia" w:ascii="Times New Roman" w:hAnsi="Times New Roman" w:eastAsia="楷体_GB2312" w:cs="Times New Roman"/>
          <w:b/>
          <w:bCs/>
          <w:color w:val="auto"/>
          <w:sz w:val="32"/>
          <w:szCs w:val="32"/>
          <w:highlight w:val="none"/>
          <w:lang w:val="en-US" w:eastAsia="zh-CN" w:bidi="ar"/>
        </w:rPr>
        <w:t>（三）建设移交</w:t>
      </w:r>
      <w:bookmarkEnd w:id="16"/>
      <w:bookmarkEnd w:id="17"/>
    </w:p>
    <w:p w14:paraId="61B6FE7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eastAsia" w:ascii="楷体_GB2312" w:hAnsi="楷体_GB2312" w:eastAsia="楷体_GB2312" w:cs="楷体_GB2312"/>
          <w:color w:val="auto"/>
          <w:sz w:val="32"/>
          <w:szCs w:val="32"/>
          <w:highlight w:val="none"/>
          <w:lang w:val="en-US" w:eastAsia="zh-CN"/>
        </w:rPr>
      </w:pPr>
      <w:r>
        <w:rPr>
          <w:rFonts w:hint="eastAsia" w:ascii="楷体_GB2312" w:hAnsi="楷体_GB2312" w:eastAsia="楷体_GB2312" w:cs="楷体_GB2312"/>
          <w:color w:val="auto"/>
          <w:sz w:val="32"/>
          <w:szCs w:val="32"/>
          <w:highlight w:val="none"/>
          <w:lang w:val="en-US" w:eastAsia="zh-CN"/>
        </w:rPr>
        <w:t>1.到货验收</w:t>
      </w:r>
    </w:p>
    <w:p w14:paraId="42465DBB">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eastAsia"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建设移交备品备件到货前，仓库经办人需依据到货清单打印《物资验收单》。到货后，</w:t>
      </w:r>
      <w:r>
        <w:rPr>
          <w:rFonts w:hint="default" w:ascii="Times New Roman" w:hAnsi="Times New Roman" w:eastAsia="仿宋_GB2312" w:cs="Times New Roman"/>
          <w:color w:val="auto"/>
          <w:sz w:val="32"/>
          <w:szCs w:val="32"/>
          <w:highlight w:val="none"/>
          <w:lang w:val="en-US" w:eastAsia="zh-CN"/>
        </w:rPr>
        <w:t>仓库经办人组织</w:t>
      </w:r>
      <w:r>
        <w:rPr>
          <w:rFonts w:hint="eastAsia" w:ascii="Times New Roman" w:hAnsi="Times New Roman" w:eastAsia="仿宋_GB2312" w:cs="Times New Roman"/>
          <w:color w:val="auto"/>
          <w:sz w:val="32"/>
          <w:szCs w:val="32"/>
          <w:highlight w:val="none"/>
          <w:lang w:val="en-US" w:eastAsia="zh-CN"/>
        </w:rPr>
        <w:t>移交部门、</w:t>
      </w:r>
      <w:r>
        <w:rPr>
          <w:rFonts w:hint="default" w:ascii="Times New Roman" w:hAnsi="Times New Roman" w:eastAsia="仿宋_GB2312" w:cs="Times New Roman"/>
          <w:color w:val="auto"/>
          <w:sz w:val="32"/>
          <w:szCs w:val="32"/>
          <w:highlight w:val="none"/>
          <w:lang w:val="en-US" w:eastAsia="zh-CN"/>
        </w:rPr>
        <w:t>供应商、使用中心</w:t>
      </w:r>
      <w:r>
        <w:rPr>
          <w:rFonts w:hint="eastAsia" w:ascii="Times New Roman" w:hAnsi="Times New Roman" w:eastAsia="仿宋_GB2312" w:cs="Times New Roman"/>
          <w:color w:val="auto"/>
          <w:sz w:val="32"/>
          <w:szCs w:val="32"/>
          <w:highlight w:val="none"/>
          <w:lang w:val="en-US" w:eastAsia="zh-CN"/>
        </w:rPr>
        <w:t>在指定时间、地点依照到货清单</w:t>
      </w:r>
      <w:r>
        <w:rPr>
          <w:rFonts w:hint="default" w:ascii="Times New Roman" w:hAnsi="Times New Roman" w:eastAsia="仿宋_GB2312" w:cs="Times New Roman"/>
          <w:color w:val="auto"/>
          <w:sz w:val="32"/>
          <w:szCs w:val="32"/>
          <w:highlight w:val="none"/>
          <w:lang w:val="en-US" w:eastAsia="zh-CN"/>
        </w:rPr>
        <w:t>进行</w:t>
      </w:r>
      <w:r>
        <w:rPr>
          <w:rFonts w:hint="eastAsia" w:ascii="Times New Roman" w:hAnsi="Times New Roman" w:eastAsia="仿宋_GB2312" w:cs="Times New Roman"/>
          <w:color w:val="auto"/>
          <w:sz w:val="32"/>
          <w:szCs w:val="32"/>
          <w:highlight w:val="none"/>
          <w:lang w:val="en-US" w:eastAsia="zh-CN"/>
        </w:rPr>
        <w:t>实物</w:t>
      </w:r>
      <w:r>
        <w:rPr>
          <w:rFonts w:hint="default" w:ascii="Times New Roman" w:hAnsi="Times New Roman" w:eastAsia="仿宋_GB2312" w:cs="Times New Roman"/>
          <w:color w:val="auto"/>
          <w:sz w:val="32"/>
          <w:szCs w:val="32"/>
          <w:highlight w:val="none"/>
          <w:lang w:val="en-US" w:eastAsia="zh-CN"/>
        </w:rPr>
        <w:t>验收</w:t>
      </w:r>
      <w:r>
        <w:rPr>
          <w:rFonts w:hint="eastAsia" w:ascii="Times New Roman" w:hAnsi="Times New Roman" w:eastAsia="仿宋_GB2312" w:cs="Times New Roman"/>
          <w:color w:val="auto"/>
          <w:sz w:val="32"/>
          <w:szCs w:val="32"/>
          <w:highlight w:val="none"/>
          <w:lang w:val="en-US" w:eastAsia="zh-CN"/>
        </w:rPr>
        <w:t>。</w:t>
      </w:r>
    </w:p>
    <w:p w14:paraId="773635DC">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（1）</w:t>
      </w:r>
      <w:r>
        <w:rPr>
          <w:rFonts w:hint="default" w:ascii="Times New Roman" w:hAnsi="Times New Roman" w:eastAsia="仿宋_GB2312" w:cs="Times New Roman"/>
          <w:color w:val="auto"/>
          <w:sz w:val="32"/>
          <w:szCs w:val="32"/>
          <w:highlight w:val="none"/>
          <w:lang w:val="en-US" w:eastAsia="zh-CN"/>
        </w:rPr>
        <w:t>实物物资名称如与</w:t>
      </w:r>
      <w:r>
        <w:rPr>
          <w:rFonts w:hint="eastAsia" w:ascii="Times New Roman" w:hAnsi="Times New Roman" w:eastAsia="仿宋_GB2312" w:cs="Times New Roman"/>
          <w:color w:val="auto"/>
          <w:sz w:val="32"/>
          <w:szCs w:val="32"/>
          <w:highlight w:val="none"/>
          <w:lang w:val="en-US" w:eastAsia="zh-CN"/>
        </w:rPr>
        <w:t>到货清单“</w:t>
      </w:r>
      <w:r>
        <w:rPr>
          <w:rFonts w:hint="default" w:ascii="Times New Roman" w:hAnsi="Times New Roman" w:eastAsia="仿宋_GB2312" w:cs="Times New Roman"/>
          <w:color w:val="auto"/>
          <w:sz w:val="32"/>
          <w:szCs w:val="32"/>
          <w:highlight w:val="none"/>
          <w:lang w:val="en-US" w:eastAsia="zh-CN"/>
        </w:rPr>
        <w:t>物资名称</w:t>
      </w:r>
      <w:r>
        <w:rPr>
          <w:rFonts w:hint="eastAsia" w:ascii="Times New Roman" w:hAnsi="Times New Roman" w:eastAsia="仿宋_GB2312" w:cs="Times New Roman"/>
          <w:color w:val="auto"/>
          <w:sz w:val="32"/>
          <w:szCs w:val="32"/>
          <w:highlight w:val="none"/>
          <w:lang w:val="en-US" w:eastAsia="zh-CN"/>
        </w:rPr>
        <w:t>”存在</w:t>
      </w:r>
      <w:r>
        <w:rPr>
          <w:rFonts w:hint="default" w:ascii="Times New Roman" w:hAnsi="Times New Roman" w:eastAsia="仿宋_GB2312" w:cs="Times New Roman"/>
          <w:color w:val="auto"/>
          <w:sz w:val="32"/>
          <w:szCs w:val="32"/>
          <w:highlight w:val="none"/>
          <w:lang w:val="en-US" w:eastAsia="zh-CN"/>
        </w:rPr>
        <w:t>差异，</w:t>
      </w:r>
      <w:r>
        <w:rPr>
          <w:rFonts w:hint="eastAsia" w:ascii="Times New Roman" w:hAnsi="Times New Roman" w:eastAsia="仿宋_GB2312" w:cs="Times New Roman"/>
          <w:color w:val="auto"/>
          <w:sz w:val="32"/>
          <w:szCs w:val="32"/>
          <w:highlight w:val="none"/>
          <w:lang w:val="en-US" w:eastAsia="zh-CN"/>
        </w:rPr>
        <w:t>验收标准如下</w:t>
      </w:r>
      <w:r>
        <w:rPr>
          <w:rFonts w:hint="default" w:ascii="Times New Roman" w:hAnsi="Times New Roman" w:eastAsia="仿宋_GB2312" w:cs="Times New Roman"/>
          <w:color w:val="auto"/>
          <w:sz w:val="32"/>
          <w:szCs w:val="32"/>
          <w:highlight w:val="none"/>
          <w:lang w:val="en-US" w:eastAsia="zh-CN"/>
        </w:rPr>
        <w:t>。</w:t>
      </w:r>
    </w:p>
    <w:p w14:paraId="0581568F">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eastAsia"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（2）实物物资名称、到货清单“</w:t>
      </w:r>
      <w:r>
        <w:rPr>
          <w:rFonts w:hint="default" w:ascii="Times New Roman" w:hAnsi="Times New Roman" w:eastAsia="仿宋_GB2312" w:cs="Times New Roman"/>
          <w:color w:val="auto"/>
          <w:sz w:val="32"/>
          <w:szCs w:val="32"/>
          <w:highlight w:val="none"/>
          <w:lang w:val="en-US" w:eastAsia="zh-CN"/>
        </w:rPr>
        <w:t>物资名称</w:t>
      </w:r>
      <w:r>
        <w:rPr>
          <w:rFonts w:hint="eastAsia" w:ascii="Times New Roman" w:hAnsi="Times New Roman" w:eastAsia="仿宋_GB2312" w:cs="Times New Roman"/>
          <w:color w:val="auto"/>
          <w:sz w:val="32"/>
          <w:szCs w:val="32"/>
          <w:highlight w:val="none"/>
          <w:lang w:val="en-US" w:eastAsia="zh-CN"/>
        </w:rPr>
        <w:t>”有差异的，如为通用名称与专业名称差异，可认定物资名称合格。</w:t>
      </w:r>
    </w:p>
    <w:p w14:paraId="26F638F5">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（3）实物物资名称、到货清单“</w:t>
      </w:r>
      <w:r>
        <w:rPr>
          <w:rFonts w:hint="default" w:ascii="Times New Roman" w:hAnsi="Times New Roman" w:eastAsia="仿宋_GB2312" w:cs="Times New Roman"/>
          <w:color w:val="auto"/>
          <w:sz w:val="32"/>
          <w:szCs w:val="32"/>
          <w:highlight w:val="none"/>
          <w:lang w:val="en-US" w:eastAsia="zh-CN"/>
        </w:rPr>
        <w:t>物资名称</w:t>
      </w:r>
      <w:r>
        <w:rPr>
          <w:rFonts w:hint="eastAsia" w:ascii="Times New Roman" w:hAnsi="Times New Roman" w:eastAsia="仿宋_GB2312" w:cs="Times New Roman"/>
          <w:color w:val="auto"/>
          <w:sz w:val="32"/>
          <w:szCs w:val="32"/>
          <w:highlight w:val="none"/>
          <w:lang w:val="en-US" w:eastAsia="zh-CN"/>
        </w:rPr>
        <w:t>”有差异的，如名称明显无关联的，则认定为不合格物资。</w:t>
      </w:r>
    </w:p>
    <w:p w14:paraId="36345FD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（4）实物物资名称内如含规格型号的，规格型号如与实物一致，可认定物资名称合格。</w:t>
      </w:r>
    </w:p>
    <w:p w14:paraId="6A98E1FA">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（5）</w:t>
      </w:r>
      <w:r>
        <w:rPr>
          <w:rFonts w:hint="default" w:ascii="Times New Roman" w:hAnsi="Times New Roman" w:eastAsia="仿宋_GB2312" w:cs="Times New Roman"/>
          <w:color w:val="auto"/>
          <w:sz w:val="32"/>
          <w:szCs w:val="32"/>
          <w:highlight w:val="none"/>
          <w:lang w:val="en-US" w:eastAsia="zh-CN"/>
        </w:rPr>
        <w:t>实物规格型号如</w:t>
      </w:r>
      <w:r>
        <w:rPr>
          <w:rFonts w:hint="eastAsia" w:ascii="Times New Roman" w:hAnsi="Times New Roman" w:eastAsia="仿宋_GB2312" w:cs="Times New Roman"/>
          <w:color w:val="auto"/>
          <w:sz w:val="32"/>
          <w:szCs w:val="32"/>
          <w:highlight w:val="none"/>
          <w:lang w:val="en-US" w:eastAsia="zh-CN"/>
        </w:rPr>
        <w:t>与到货清单“规格型号”（含品牌、厂家、规格参数）</w:t>
      </w:r>
      <w:r>
        <w:rPr>
          <w:rFonts w:hint="default" w:ascii="Times New Roman" w:hAnsi="Times New Roman" w:eastAsia="仿宋_GB2312" w:cs="Times New Roman"/>
          <w:color w:val="auto"/>
          <w:sz w:val="32"/>
          <w:szCs w:val="32"/>
          <w:highlight w:val="none"/>
          <w:lang w:val="en-US" w:eastAsia="zh-CN"/>
        </w:rPr>
        <w:t>存在差异，</w:t>
      </w:r>
      <w:r>
        <w:rPr>
          <w:rFonts w:hint="eastAsia" w:ascii="Times New Roman" w:hAnsi="Times New Roman" w:eastAsia="仿宋_GB2312" w:cs="Times New Roman"/>
          <w:color w:val="auto"/>
          <w:sz w:val="32"/>
          <w:szCs w:val="32"/>
          <w:highlight w:val="none"/>
          <w:lang w:val="en-US" w:eastAsia="zh-CN"/>
        </w:rPr>
        <w:t>验收标准如下</w:t>
      </w:r>
      <w:r>
        <w:rPr>
          <w:rFonts w:hint="default" w:ascii="Times New Roman" w:hAnsi="Times New Roman" w:eastAsia="仿宋_GB2312" w:cs="Times New Roman"/>
          <w:color w:val="auto"/>
          <w:sz w:val="32"/>
          <w:szCs w:val="32"/>
          <w:highlight w:val="none"/>
          <w:lang w:val="en-US" w:eastAsia="zh-CN"/>
        </w:rPr>
        <w:t>。</w:t>
      </w:r>
    </w:p>
    <w:p w14:paraId="115D3BAC">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（6）到货清单“规格型号”内含物资名称的，物资名称如与实物一致，可认定为合格物资。</w:t>
      </w:r>
    </w:p>
    <w:p w14:paraId="7D303C40">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（7）</w:t>
      </w:r>
      <w:r>
        <w:rPr>
          <w:rFonts w:hint="default" w:ascii="Times New Roman" w:hAnsi="Times New Roman" w:eastAsia="仿宋_GB2312" w:cs="Times New Roman"/>
          <w:color w:val="auto"/>
          <w:sz w:val="32"/>
          <w:szCs w:val="32"/>
          <w:highlight w:val="none"/>
          <w:lang w:val="en-US" w:eastAsia="zh-CN"/>
        </w:rPr>
        <w:t>实物规格型号比</w:t>
      </w:r>
      <w:r>
        <w:rPr>
          <w:rFonts w:hint="eastAsia" w:ascii="Times New Roman" w:hAnsi="Times New Roman" w:eastAsia="仿宋_GB2312" w:cs="Times New Roman"/>
          <w:color w:val="auto"/>
          <w:sz w:val="32"/>
          <w:szCs w:val="32"/>
          <w:highlight w:val="none"/>
          <w:lang w:val="en-US" w:eastAsia="zh-CN"/>
        </w:rPr>
        <w:t>到货清单“规格型号”</w:t>
      </w:r>
      <w:r>
        <w:rPr>
          <w:rFonts w:hint="default" w:ascii="Times New Roman" w:hAnsi="Times New Roman" w:eastAsia="仿宋_GB2312" w:cs="Times New Roman"/>
          <w:color w:val="auto"/>
          <w:sz w:val="32"/>
          <w:szCs w:val="32"/>
          <w:highlight w:val="none"/>
          <w:lang w:val="en-US" w:eastAsia="zh-CN"/>
        </w:rPr>
        <w:t>详细的，如合同规格型号为A，实物规格型号为A1</w:t>
      </w:r>
      <w:r>
        <w:rPr>
          <w:rFonts w:hint="eastAsia" w:ascii="Times New Roman" w:hAnsi="Times New Roman" w:eastAsia="仿宋_GB2312" w:cs="Times New Roman"/>
          <w:color w:val="auto"/>
          <w:sz w:val="32"/>
          <w:szCs w:val="32"/>
          <w:highlight w:val="none"/>
          <w:lang w:val="en-US" w:eastAsia="zh-CN"/>
        </w:rPr>
        <w:t>，以《物资验收单》签认结果为准</w:t>
      </w:r>
      <w:r>
        <w:rPr>
          <w:rFonts w:hint="default" w:ascii="Times New Roman" w:hAnsi="Times New Roman" w:eastAsia="仿宋_GB2312" w:cs="Times New Roman"/>
          <w:color w:val="auto"/>
          <w:sz w:val="32"/>
          <w:szCs w:val="32"/>
          <w:highlight w:val="none"/>
          <w:lang w:val="en-US" w:eastAsia="zh-CN"/>
        </w:rPr>
        <w:t>。</w:t>
      </w:r>
    </w:p>
    <w:p w14:paraId="73EE1E1B">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（8）</w:t>
      </w:r>
      <w:r>
        <w:rPr>
          <w:rFonts w:hint="default" w:ascii="Times New Roman" w:hAnsi="Times New Roman" w:eastAsia="仿宋_GB2312" w:cs="Times New Roman"/>
          <w:color w:val="auto"/>
          <w:sz w:val="32"/>
          <w:szCs w:val="32"/>
          <w:highlight w:val="none"/>
          <w:lang w:val="en-US" w:eastAsia="zh-CN"/>
        </w:rPr>
        <w:t>实物无规格型号的，</w:t>
      </w:r>
      <w:r>
        <w:rPr>
          <w:rFonts w:hint="eastAsia" w:ascii="Times New Roman" w:hAnsi="Times New Roman" w:eastAsia="仿宋_GB2312" w:cs="Times New Roman"/>
          <w:color w:val="auto"/>
          <w:sz w:val="32"/>
          <w:szCs w:val="32"/>
          <w:highlight w:val="none"/>
          <w:lang w:val="en-US" w:eastAsia="zh-CN"/>
        </w:rPr>
        <w:t>各方结合</w:t>
      </w:r>
      <w:r>
        <w:rPr>
          <w:rFonts w:hint="default" w:ascii="Times New Roman" w:hAnsi="Times New Roman" w:eastAsia="仿宋_GB2312" w:cs="Times New Roman"/>
          <w:color w:val="auto"/>
          <w:sz w:val="32"/>
          <w:szCs w:val="32"/>
          <w:highlight w:val="none"/>
          <w:lang w:val="en-US" w:eastAsia="zh-CN"/>
        </w:rPr>
        <w:t>合同规格型号描述</w:t>
      </w:r>
      <w:r>
        <w:rPr>
          <w:rFonts w:hint="eastAsia" w:ascii="Times New Roman" w:hAnsi="Times New Roman" w:eastAsia="仿宋_GB2312" w:cs="Times New Roman"/>
          <w:color w:val="auto"/>
          <w:sz w:val="32"/>
          <w:szCs w:val="32"/>
          <w:highlight w:val="none"/>
          <w:lang w:val="en-US" w:eastAsia="zh-CN"/>
        </w:rPr>
        <w:t>确认</w:t>
      </w:r>
      <w:r>
        <w:rPr>
          <w:rFonts w:hint="default" w:ascii="Times New Roman" w:hAnsi="Times New Roman" w:eastAsia="仿宋_GB2312" w:cs="Times New Roman"/>
          <w:color w:val="auto"/>
          <w:sz w:val="32"/>
          <w:szCs w:val="32"/>
          <w:highlight w:val="none"/>
          <w:lang w:val="en-US" w:eastAsia="zh-CN"/>
        </w:rPr>
        <w:t>后，</w:t>
      </w:r>
      <w:r>
        <w:rPr>
          <w:rFonts w:hint="eastAsia" w:ascii="Times New Roman" w:hAnsi="Times New Roman" w:eastAsia="仿宋_GB2312" w:cs="Times New Roman"/>
          <w:color w:val="auto"/>
          <w:sz w:val="32"/>
          <w:szCs w:val="32"/>
          <w:highlight w:val="none"/>
          <w:lang w:val="en-US" w:eastAsia="zh-CN"/>
        </w:rPr>
        <w:t>需</w:t>
      </w:r>
      <w:r>
        <w:rPr>
          <w:rFonts w:hint="default" w:ascii="Times New Roman" w:hAnsi="Times New Roman" w:eastAsia="仿宋_GB2312" w:cs="Times New Roman"/>
          <w:color w:val="auto"/>
          <w:sz w:val="32"/>
          <w:szCs w:val="32"/>
          <w:highlight w:val="none"/>
          <w:lang w:val="en-US" w:eastAsia="zh-CN"/>
        </w:rPr>
        <w:t>记录实物参数信息，如长度1000mm、与XX配套使用、用于XX</w:t>
      </w:r>
      <w:r>
        <w:rPr>
          <w:rFonts w:hint="eastAsia" w:ascii="Times New Roman" w:hAnsi="Times New Roman" w:eastAsia="仿宋_GB2312" w:cs="Times New Roman"/>
          <w:color w:val="auto"/>
          <w:sz w:val="32"/>
          <w:szCs w:val="32"/>
          <w:highlight w:val="none"/>
          <w:lang w:val="en-US" w:eastAsia="zh-CN"/>
        </w:rPr>
        <w:t>，最终以《物资验收单》签认结果为准</w:t>
      </w:r>
      <w:r>
        <w:rPr>
          <w:rFonts w:hint="default" w:ascii="Times New Roman" w:hAnsi="Times New Roman" w:eastAsia="仿宋_GB2312" w:cs="Times New Roman"/>
          <w:color w:val="auto"/>
          <w:sz w:val="32"/>
          <w:szCs w:val="32"/>
          <w:highlight w:val="none"/>
          <w:lang w:val="en-US" w:eastAsia="zh-CN"/>
        </w:rPr>
        <w:t>。</w:t>
      </w:r>
    </w:p>
    <w:p w14:paraId="55BD74F0">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（9）到货清单无“规格型号”</w:t>
      </w:r>
      <w:r>
        <w:rPr>
          <w:rFonts w:hint="default" w:ascii="Times New Roman" w:hAnsi="Times New Roman" w:eastAsia="仿宋_GB2312" w:cs="Times New Roman"/>
          <w:color w:val="auto"/>
          <w:sz w:val="32"/>
          <w:szCs w:val="32"/>
          <w:highlight w:val="none"/>
          <w:lang w:val="en-US" w:eastAsia="zh-CN"/>
        </w:rPr>
        <w:t>的，</w:t>
      </w:r>
      <w:r>
        <w:rPr>
          <w:rFonts w:hint="eastAsia" w:ascii="Times New Roman" w:hAnsi="Times New Roman" w:eastAsia="仿宋_GB2312" w:cs="Times New Roman"/>
          <w:color w:val="auto"/>
          <w:sz w:val="32"/>
          <w:szCs w:val="32"/>
          <w:highlight w:val="none"/>
          <w:lang w:val="en-US" w:eastAsia="zh-CN"/>
        </w:rPr>
        <w:t>如为空、定制及“与XX配套使用”等情况，各方结合实物规格型号后确定</w:t>
      </w:r>
      <w:r>
        <w:rPr>
          <w:rFonts w:hint="default" w:ascii="Times New Roman" w:hAnsi="Times New Roman" w:eastAsia="仿宋_GB2312" w:cs="Times New Roman"/>
          <w:color w:val="auto"/>
          <w:sz w:val="32"/>
          <w:szCs w:val="32"/>
          <w:highlight w:val="none"/>
          <w:lang w:val="en-US" w:eastAsia="zh-CN"/>
        </w:rPr>
        <w:t>最终</w:t>
      </w:r>
      <w:r>
        <w:rPr>
          <w:rFonts w:hint="eastAsia" w:ascii="Times New Roman" w:hAnsi="Times New Roman" w:eastAsia="仿宋_GB2312" w:cs="Times New Roman"/>
          <w:color w:val="auto"/>
          <w:sz w:val="32"/>
          <w:szCs w:val="32"/>
          <w:highlight w:val="none"/>
          <w:lang w:val="en-US" w:eastAsia="zh-CN"/>
        </w:rPr>
        <w:t>验收</w:t>
      </w:r>
      <w:r>
        <w:rPr>
          <w:rFonts w:hint="default" w:ascii="Times New Roman" w:hAnsi="Times New Roman" w:eastAsia="仿宋_GB2312" w:cs="Times New Roman"/>
          <w:color w:val="auto"/>
          <w:sz w:val="32"/>
          <w:szCs w:val="32"/>
          <w:highlight w:val="none"/>
          <w:lang w:val="en-US" w:eastAsia="zh-CN"/>
        </w:rPr>
        <w:t>结果。</w:t>
      </w:r>
    </w:p>
    <w:p w14:paraId="6B15C0A6">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（10）</w:t>
      </w:r>
      <w:r>
        <w:rPr>
          <w:rFonts w:hint="default" w:ascii="Times New Roman" w:hAnsi="Times New Roman" w:eastAsia="仿宋_GB2312" w:cs="Times New Roman"/>
          <w:color w:val="auto"/>
          <w:sz w:val="32"/>
          <w:szCs w:val="32"/>
          <w:highlight w:val="none"/>
          <w:lang w:val="en-US" w:eastAsia="zh-CN"/>
        </w:rPr>
        <w:t>规格型号完全不同的，则为不合格物资，如A与B、A1与A2、AA1与AB1等。</w:t>
      </w:r>
    </w:p>
    <w:p w14:paraId="789788D3">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实物计量单位须</w:t>
      </w:r>
      <w:r>
        <w:rPr>
          <w:rFonts w:hint="eastAsia" w:ascii="Times New Roman" w:hAnsi="Times New Roman" w:eastAsia="仿宋_GB2312" w:cs="Times New Roman"/>
          <w:color w:val="auto"/>
          <w:sz w:val="32"/>
          <w:szCs w:val="32"/>
          <w:highlight w:val="none"/>
          <w:lang w:val="en-US" w:eastAsia="zh-CN"/>
        </w:rPr>
        <w:t>与到货清单</w:t>
      </w:r>
      <w:r>
        <w:rPr>
          <w:rFonts w:hint="default" w:ascii="Times New Roman" w:hAnsi="Times New Roman" w:eastAsia="仿宋_GB2312" w:cs="Times New Roman"/>
          <w:color w:val="auto"/>
          <w:sz w:val="32"/>
          <w:szCs w:val="32"/>
          <w:highlight w:val="none"/>
          <w:lang w:val="en-US" w:eastAsia="zh-CN"/>
        </w:rPr>
        <w:t>计量单位保持一致，仓库经办人须注意合同计量单位为根、米、千克（KG）、平方米、块等单位的实物计量单位</w:t>
      </w:r>
      <w:r>
        <w:rPr>
          <w:rFonts w:hint="eastAsia" w:ascii="Times New Roman" w:hAnsi="Times New Roman" w:eastAsia="仿宋_GB2312" w:cs="Times New Roman"/>
          <w:color w:val="auto"/>
          <w:sz w:val="32"/>
          <w:szCs w:val="32"/>
          <w:highlight w:val="none"/>
          <w:lang w:val="en-US" w:eastAsia="zh-CN"/>
        </w:rPr>
        <w:t>。</w:t>
      </w:r>
      <w:r>
        <w:rPr>
          <w:rFonts w:hint="default" w:ascii="Times New Roman" w:hAnsi="Times New Roman" w:eastAsia="仿宋_GB2312" w:cs="Times New Roman"/>
          <w:color w:val="auto"/>
          <w:sz w:val="32"/>
          <w:szCs w:val="32"/>
          <w:highlight w:val="none"/>
          <w:lang w:val="en-US" w:eastAsia="zh-CN"/>
        </w:rPr>
        <w:t>如</w:t>
      </w:r>
      <w:r>
        <w:rPr>
          <w:rFonts w:hint="eastAsia" w:ascii="Times New Roman" w:hAnsi="Times New Roman" w:eastAsia="仿宋_GB2312" w:cs="Times New Roman"/>
          <w:color w:val="auto"/>
          <w:sz w:val="32"/>
          <w:szCs w:val="32"/>
          <w:highlight w:val="none"/>
          <w:lang w:val="en-US" w:eastAsia="zh-CN"/>
        </w:rPr>
        <w:t>与实物最小包装量、日常发放情况不一致</w:t>
      </w:r>
      <w:r>
        <w:rPr>
          <w:rFonts w:hint="default" w:ascii="Times New Roman" w:hAnsi="Times New Roman" w:eastAsia="仿宋_GB2312" w:cs="Times New Roman"/>
          <w:color w:val="auto"/>
          <w:sz w:val="32"/>
          <w:szCs w:val="32"/>
          <w:highlight w:val="none"/>
          <w:lang w:val="en-US" w:eastAsia="zh-CN"/>
        </w:rPr>
        <w:t>，</w:t>
      </w:r>
      <w:r>
        <w:rPr>
          <w:rFonts w:hint="eastAsia" w:ascii="Times New Roman" w:hAnsi="Times New Roman" w:eastAsia="仿宋_GB2312" w:cs="Times New Roman"/>
          <w:color w:val="auto"/>
          <w:sz w:val="32"/>
          <w:szCs w:val="32"/>
          <w:highlight w:val="none"/>
          <w:lang w:val="en-US" w:eastAsia="zh-CN"/>
        </w:rPr>
        <w:t>则认定为不合格物资，例：花岗岩移交计量单位为平方米，实物发放按“块”；油品移交计量单位为升，实物发放按“桶”。</w:t>
      </w:r>
    </w:p>
    <w:p w14:paraId="252B9A08">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实物接收（合格）数量如大于合同移交数量，多余部分退回至供应商</w:t>
      </w:r>
      <w:r>
        <w:rPr>
          <w:rFonts w:hint="eastAsia" w:ascii="Times New Roman" w:hAnsi="Times New Roman" w:eastAsia="仿宋_GB2312" w:cs="Times New Roman"/>
          <w:color w:val="auto"/>
          <w:sz w:val="32"/>
          <w:szCs w:val="32"/>
          <w:highlight w:val="none"/>
          <w:lang w:val="en-US" w:eastAsia="zh-CN"/>
        </w:rPr>
        <w:t>或协商处理</w:t>
      </w:r>
      <w:r>
        <w:rPr>
          <w:rFonts w:hint="default" w:ascii="Times New Roman" w:hAnsi="Times New Roman" w:eastAsia="仿宋_GB2312" w:cs="Times New Roman"/>
          <w:color w:val="auto"/>
          <w:sz w:val="32"/>
          <w:szCs w:val="32"/>
          <w:highlight w:val="none"/>
          <w:lang w:val="en-US" w:eastAsia="zh-CN"/>
        </w:rPr>
        <w:t>。</w:t>
      </w:r>
    </w:p>
    <w:p w14:paraId="251C612E">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eastAsia"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移交</w:t>
      </w:r>
      <w:r>
        <w:rPr>
          <w:rFonts w:hint="default" w:ascii="Times New Roman" w:hAnsi="Times New Roman" w:eastAsia="仿宋_GB2312" w:cs="Times New Roman"/>
          <w:color w:val="auto"/>
          <w:sz w:val="32"/>
          <w:szCs w:val="32"/>
          <w:highlight w:val="none"/>
          <w:lang w:val="en-US" w:eastAsia="zh-CN"/>
        </w:rPr>
        <w:t>实物</w:t>
      </w:r>
      <w:r>
        <w:rPr>
          <w:rFonts w:hint="eastAsia" w:ascii="Times New Roman" w:hAnsi="Times New Roman" w:eastAsia="仿宋_GB2312" w:cs="Times New Roman"/>
          <w:color w:val="auto"/>
          <w:sz w:val="32"/>
          <w:szCs w:val="32"/>
          <w:highlight w:val="none"/>
          <w:lang w:val="en-US" w:eastAsia="zh-CN"/>
        </w:rPr>
        <w:t>包含效期物资时</w:t>
      </w:r>
      <w:r>
        <w:rPr>
          <w:rFonts w:hint="default" w:ascii="Times New Roman" w:hAnsi="Times New Roman" w:eastAsia="仿宋_GB2312" w:cs="Times New Roman"/>
          <w:color w:val="auto"/>
          <w:sz w:val="32"/>
          <w:szCs w:val="32"/>
          <w:highlight w:val="none"/>
          <w:lang w:val="en-US" w:eastAsia="zh-CN"/>
        </w:rPr>
        <w:t>，</w:t>
      </w:r>
      <w:r>
        <w:rPr>
          <w:rFonts w:hint="eastAsia" w:ascii="Times New Roman" w:hAnsi="Times New Roman" w:eastAsia="仿宋_GB2312" w:cs="Times New Roman"/>
          <w:color w:val="auto"/>
          <w:sz w:val="32"/>
          <w:szCs w:val="32"/>
          <w:highlight w:val="none"/>
          <w:lang w:val="en-US" w:eastAsia="zh-CN"/>
        </w:rPr>
        <w:t>国产物资的有效期在整个保质期的三分之二以上；进口类物资保质期在2年以上的，有效期在整个保质期的二分之一以上；进口类物资保质期在2年以下的，有效期在整个保质期的三分之二以上。（来源：物资验收入库管理规定）</w:t>
      </w:r>
    </w:p>
    <w:p w14:paraId="090C2413">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实物验收完毕后，根据实物信息签认《物资验收单》</w:t>
      </w:r>
      <w:r>
        <w:rPr>
          <w:rFonts w:hint="default" w:ascii="Times New Roman" w:hAnsi="Times New Roman" w:eastAsia="仿宋_GB2312" w:cs="Times New Roman"/>
          <w:color w:val="auto"/>
          <w:sz w:val="32"/>
          <w:szCs w:val="32"/>
          <w:highlight w:val="none"/>
          <w:lang w:val="en-US" w:eastAsia="zh-CN"/>
        </w:rPr>
        <w:t>、四方验收单；如不一致，则办理退货或暂置于不合格区。</w:t>
      </w:r>
    </w:p>
    <w:p w14:paraId="7E293F61">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eastAsia" w:ascii="楷体_GB2312" w:hAnsi="楷体_GB2312" w:eastAsia="楷体_GB2312" w:cs="楷体_GB2312"/>
          <w:color w:val="auto"/>
          <w:sz w:val="32"/>
          <w:szCs w:val="32"/>
          <w:highlight w:val="none"/>
          <w:lang w:val="en-US" w:eastAsia="zh-CN"/>
        </w:rPr>
      </w:pPr>
      <w:r>
        <w:rPr>
          <w:rFonts w:hint="eastAsia" w:ascii="楷体_GB2312" w:hAnsi="楷体_GB2312" w:eastAsia="楷体_GB2312" w:cs="楷体_GB2312"/>
          <w:color w:val="auto"/>
          <w:sz w:val="32"/>
          <w:szCs w:val="32"/>
          <w:highlight w:val="none"/>
          <w:lang w:val="en-US" w:eastAsia="zh-CN"/>
        </w:rPr>
        <w:t>2.上架入库/台账更新</w:t>
      </w:r>
    </w:p>
    <w:p w14:paraId="37D59EAF">
      <w:pPr>
        <w:keepNext w:val="0"/>
        <w:keepLines w:val="0"/>
        <w:pageBreakBefore w:val="0"/>
        <w:numPr>
          <w:ilvl w:val="0"/>
          <w:numId w:val="0"/>
        </w:numPr>
        <w:kinsoku/>
        <w:wordWrap/>
        <w:overflowPunct/>
        <w:topLinePunct w:val="0"/>
        <w:bidi w:val="0"/>
        <w:spacing w:line="560" w:lineRule="exact"/>
        <w:ind w:firstLine="624" w:firstLineChars="200"/>
        <w:jc w:val="both"/>
        <w:rPr>
          <w:rFonts w:hint="eastAsia"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验收完成后，由仓库经办人将</w:t>
      </w:r>
      <w:r>
        <w:rPr>
          <w:rFonts w:hint="default" w:ascii="Times New Roman" w:hAnsi="Times New Roman" w:eastAsia="仿宋_GB2312" w:cs="Times New Roman"/>
          <w:color w:val="auto"/>
          <w:sz w:val="32"/>
          <w:szCs w:val="32"/>
          <w:highlight w:val="none"/>
          <w:lang w:val="en-US" w:eastAsia="zh-CN"/>
        </w:rPr>
        <w:t>合格物资上架，并由工班长根据物资入库单</w:t>
      </w:r>
      <w:r>
        <w:rPr>
          <w:rFonts w:hint="eastAsia" w:ascii="Times New Roman" w:hAnsi="Times New Roman" w:eastAsia="仿宋_GB2312" w:cs="Times New Roman"/>
          <w:color w:val="auto"/>
          <w:sz w:val="32"/>
          <w:szCs w:val="32"/>
          <w:highlight w:val="none"/>
          <w:lang w:val="en-US" w:eastAsia="zh-CN"/>
        </w:rPr>
        <w:t>提交杂项导入申请</w:t>
      </w:r>
      <w:r>
        <w:rPr>
          <w:rFonts w:hint="default" w:ascii="Times New Roman" w:hAnsi="Times New Roman" w:eastAsia="仿宋_GB2312" w:cs="Times New Roman"/>
          <w:color w:val="auto"/>
          <w:sz w:val="32"/>
          <w:szCs w:val="32"/>
          <w:highlight w:val="none"/>
          <w:lang w:val="en-US" w:eastAsia="zh-CN"/>
        </w:rPr>
        <w:t>办理杂项导入（零价值仓库），并更新</w:t>
      </w:r>
      <w:r>
        <w:rPr>
          <w:rFonts w:hint="eastAsia" w:ascii="Times New Roman" w:hAnsi="Times New Roman" w:eastAsia="仿宋_GB2312" w:cs="Times New Roman"/>
          <w:color w:val="auto"/>
          <w:sz w:val="32"/>
          <w:szCs w:val="32"/>
          <w:highlight w:val="none"/>
          <w:lang w:val="en-US" w:eastAsia="zh-CN"/>
        </w:rPr>
        <w:t>网盘内</w:t>
      </w:r>
      <w:r>
        <w:rPr>
          <w:rFonts w:hint="default" w:ascii="Times New Roman" w:hAnsi="Times New Roman" w:eastAsia="仿宋_GB2312" w:cs="Times New Roman"/>
          <w:color w:val="auto"/>
          <w:sz w:val="32"/>
          <w:szCs w:val="32"/>
          <w:highlight w:val="none"/>
          <w:lang w:val="en-US" w:eastAsia="zh-CN"/>
        </w:rPr>
        <w:t>建设移交备品备件台账</w:t>
      </w:r>
      <w:r>
        <w:rPr>
          <w:rFonts w:hint="eastAsia" w:ascii="Times New Roman" w:hAnsi="Times New Roman" w:eastAsia="仿宋_GB2312" w:cs="Times New Roman"/>
          <w:color w:val="auto"/>
          <w:sz w:val="32"/>
          <w:szCs w:val="32"/>
          <w:highlight w:val="none"/>
          <w:lang w:val="en-US" w:eastAsia="zh-CN"/>
        </w:rPr>
        <w:t>。</w:t>
      </w:r>
    </w:p>
    <w:p w14:paraId="620E4586">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3.线上接管流程及标准</w:t>
      </w:r>
    </w:p>
    <w:p w14:paraId="2014A799">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（1）备品备件实物验收</w:t>
      </w:r>
    </w:p>
    <w:p w14:paraId="4E839303">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备品备件到货预约后，仓库经办人需在1个工作日内通知使用中心（部门）</w:t>
      </w:r>
      <w:r>
        <w:rPr>
          <w:rFonts w:hint="eastAsia" w:ascii="Times New Roman" w:hAnsi="Times New Roman" w:eastAsia="仿宋_GB2312" w:cs="Times New Roman"/>
          <w:color w:val="auto"/>
          <w:sz w:val="32"/>
          <w:szCs w:val="32"/>
          <w:highlight w:val="none"/>
        </w:rPr>
        <w:t>、包保库存管理岗</w:t>
      </w:r>
      <w:r>
        <w:rPr>
          <w:rFonts w:ascii="Times New Roman" w:hAnsi="Times New Roman" w:eastAsia="仿宋_GB2312" w:cs="Times New Roman"/>
          <w:color w:val="auto"/>
          <w:sz w:val="32"/>
          <w:szCs w:val="32"/>
          <w:highlight w:val="none"/>
        </w:rPr>
        <w:t>在指定时间、地点开展实物验收工作</w:t>
      </w:r>
      <w:r>
        <w:rPr>
          <w:rFonts w:hint="eastAsia" w:ascii="Times New Roman" w:hAnsi="Times New Roman" w:eastAsia="仿宋_GB2312" w:cs="Times New Roman"/>
          <w:color w:val="auto"/>
          <w:sz w:val="32"/>
          <w:szCs w:val="32"/>
          <w:highlight w:val="none"/>
        </w:rPr>
        <w:t>，并将待移交清单反馈至</w:t>
      </w:r>
      <w:r>
        <w:rPr>
          <w:rFonts w:ascii="Times New Roman" w:hAnsi="Times New Roman" w:eastAsia="仿宋_GB2312" w:cs="Times New Roman"/>
          <w:color w:val="auto"/>
          <w:sz w:val="32"/>
          <w:szCs w:val="32"/>
          <w:highlight w:val="none"/>
        </w:rPr>
        <w:t>使用中心（部门）。</w:t>
      </w:r>
    </w:p>
    <w:p w14:paraId="651DD7C5">
      <w:pPr>
        <w:keepNext w:val="0"/>
        <w:keepLines w:val="0"/>
        <w:pageBreakBefore w:val="0"/>
        <w:numPr>
          <w:ilvl w:val="0"/>
          <w:numId w:val="0"/>
        </w:numPr>
        <w:kinsoku/>
        <w:wordWrap/>
        <w:overflowPunct/>
        <w:topLinePunct w:val="0"/>
        <w:bidi w:val="0"/>
        <w:spacing w:line="560" w:lineRule="exact"/>
        <w:ind w:firstLine="624" w:firstLineChars="200"/>
        <w:jc w:val="both"/>
        <w:rPr>
          <w:rFonts w:hint="default" w:ascii="Times New Roman" w:hAnsi="Times New Roman" w:eastAsia="楷体_GB2312" w:cs="Times New Roman"/>
          <w:b/>
          <w:bCs/>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备品备件到货验收前，</w:t>
      </w:r>
      <w:r>
        <w:rPr>
          <w:rFonts w:hint="eastAsia" w:ascii="Times New Roman" w:hAnsi="Times New Roman" w:eastAsia="仿宋_GB2312" w:cs="Times New Roman"/>
          <w:color w:val="auto"/>
          <w:sz w:val="32"/>
          <w:szCs w:val="32"/>
          <w:highlight w:val="none"/>
        </w:rPr>
        <w:t>仓库经办人根据移交事务处理单内信息（验收标准见2.5）打印《建设移交物资验收单》（模板见第六章）</w:t>
      </w:r>
      <w:r>
        <w:rPr>
          <w:rFonts w:hint="eastAsia" w:ascii="Times New Roman" w:hAnsi="Times New Roman" w:eastAsia="仿宋_GB2312" w:cs="Times New Roman"/>
          <w:color w:val="auto"/>
          <w:sz w:val="32"/>
          <w:szCs w:val="32"/>
          <w:highlight w:val="none"/>
          <w:lang w:val="en-US" w:eastAsia="zh-CN"/>
        </w:rPr>
        <w:t>，用于备品备件验收过程的信息记录，制作、填写标准如下。</w:t>
      </w:r>
    </w:p>
    <w:p w14:paraId="68455560">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eastAsia"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建设移交物资验收单》内“物资名称”、“规格型号”、“计量单位”、“运营接收数量”及“备注”打印为空，实物验收时补充验收信息，“运营接收数量”填写实物验收合格数量，其它字段取自移交事务处理单导出信息。如“物资名称”、“规格型号”、“计量单位”、“运营接收数量”与合同物资名称、规格型号及计量单位一致，无需在相关字段列记录实物信息。如实物物资名称、规格型号及计量单位与合同信息不一致，则需记录实物物资名称、规格型号及计量单位信息至对应字段列。经使用中心（部门）确认为同一物资的，仓库经办人在“备注”列填写“验收合格”，验收合格标准见2.5。</w:t>
      </w:r>
    </w:p>
    <w:p w14:paraId="79D559C7">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eastAsia"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建设移交备品备件验收完毕后，仓库经办人根据验收信息打印最终版《建设移交物资验收单》，</w:t>
      </w:r>
      <w:r>
        <w:rPr>
          <w:rFonts w:hint="eastAsia" w:ascii="Times New Roman" w:hAnsi="Times New Roman" w:eastAsia="仿宋_GB2312" w:cs="Times New Roman"/>
          <w:color w:val="auto"/>
          <w:sz w:val="32"/>
          <w:szCs w:val="32"/>
          <w:highlight w:val="none"/>
        </w:rPr>
        <w:t>由供应商、移交部门、使用部门经办人、仓库经办人及库存管理岗</w:t>
      </w:r>
      <w:r>
        <w:rPr>
          <w:rFonts w:hint="eastAsia" w:ascii="Times New Roman" w:hAnsi="Times New Roman" w:eastAsia="仿宋_GB2312" w:cs="Times New Roman"/>
          <w:color w:val="auto"/>
          <w:sz w:val="32"/>
          <w:szCs w:val="32"/>
          <w:highlight w:val="none"/>
          <w:lang w:val="en-US" w:eastAsia="zh-CN"/>
        </w:rPr>
        <w:t>签认。签认完成后复印3份纸质版后交至供应商、移交部门、使用部门经办人。纸质版原件由物资调配工班留存、归档，仓库经办人需在1个工作日内将《建设移交物资验收单》电子版归档网盘。</w:t>
      </w:r>
    </w:p>
    <w:p w14:paraId="18B26D8C">
      <w:pPr>
        <w:spacing w:line="560" w:lineRule="exact"/>
        <w:ind w:firstLine="624" w:firstLineChars="200"/>
        <w:rPr>
          <w:rFonts w:ascii="Times New Roman" w:hAnsi="Times New Roman" w:eastAsia="仿宋_GB2312" w:cs="Times New Roman"/>
          <w:color w:val="auto"/>
          <w:sz w:val="32"/>
          <w:szCs w:val="32"/>
          <w:highlight w:val="none"/>
        </w:rPr>
      </w:pPr>
      <w:r>
        <w:rPr>
          <w:rFonts w:hint="eastAsia" w:ascii="Times New Roman" w:hAnsi="Times New Roman" w:eastAsia="仿宋_GB2312" w:cs="Times New Roman"/>
          <w:color w:val="auto"/>
          <w:sz w:val="32"/>
          <w:szCs w:val="32"/>
          <w:highlight w:val="none"/>
        </w:rPr>
        <w:t>《建设移交物资验收单》签认后</w:t>
      </w:r>
      <w:r>
        <w:rPr>
          <w:rFonts w:ascii="Times New Roman" w:hAnsi="Times New Roman" w:eastAsia="仿宋_GB2312" w:cs="Times New Roman"/>
          <w:color w:val="auto"/>
          <w:sz w:val="32"/>
          <w:szCs w:val="32"/>
          <w:highlight w:val="none"/>
        </w:rPr>
        <w:t>，</w:t>
      </w:r>
      <w:r>
        <w:rPr>
          <w:rFonts w:hint="eastAsia" w:ascii="Times New Roman" w:hAnsi="Times New Roman" w:eastAsia="仿宋_GB2312" w:cs="Times New Roman"/>
          <w:color w:val="auto"/>
          <w:sz w:val="32"/>
          <w:szCs w:val="32"/>
          <w:highlight w:val="none"/>
        </w:rPr>
        <w:t>仓库经办人将《建设移交物资验收单》电子版反馈至使用中心验收人，并通知须在10个工作日内根据实物验收信息完成物资编码申请、线上确认及反馈工作。</w:t>
      </w:r>
    </w:p>
    <w:p w14:paraId="2EBC4710">
      <w:pPr>
        <w:keepNext w:val="0"/>
        <w:keepLines w:val="0"/>
        <w:pageBreakBefore w:val="0"/>
        <w:widowControl/>
        <w:numPr>
          <w:ilvl w:val="-1"/>
          <w:numId w:val="0"/>
        </w:numPr>
        <w:kinsoku/>
        <w:wordWrap/>
        <w:overflowPunct/>
        <w:topLinePunct w:val="0"/>
        <w:autoSpaceDE/>
        <w:autoSpaceDN/>
        <w:bidi w:val="0"/>
        <w:adjustRightInd/>
        <w:snapToGrid/>
        <w:spacing w:line="560" w:lineRule="exact"/>
        <w:ind w:firstLine="624" w:firstLineChars="200"/>
        <w:jc w:val="left"/>
        <w:textAlignment w:val="auto"/>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rPr>
        <w:t>使用中心反馈物资编码后，仓库经办人应在1个工作日内将《建设移交物资验收单》及对应物资编码信息反馈至运营分公司财务部资产管理室资产移交线路负责人，资产管理室应在2个工作日完成移交判定结果正确性的审核及反馈工作。</w:t>
      </w:r>
    </w:p>
    <w:p w14:paraId="139E4777">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rPr>
        <w:t>实物验收过程中，物资调配工班需安排2人进行实物验收，</w:t>
      </w:r>
      <w:r>
        <w:rPr>
          <w:rFonts w:ascii="Times New Roman" w:hAnsi="Times New Roman" w:eastAsia="仿宋_GB2312" w:cs="Times New Roman"/>
          <w:color w:val="auto"/>
          <w:sz w:val="32"/>
          <w:szCs w:val="32"/>
          <w:highlight w:val="none"/>
        </w:rPr>
        <w:t>仓库经办人</w:t>
      </w:r>
      <w:r>
        <w:rPr>
          <w:rFonts w:hint="eastAsia" w:ascii="Times New Roman" w:hAnsi="Times New Roman" w:eastAsia="仿宋_GB2312" w:cs="Times New Roman"/>
          <w:color w:val="auto"/>
          <w:sz w:val="32"/>
          <w:szCs w:val="32"/>
          <w:highlight w:val="none"/>
        </w:rPr>
        <w:t>、使用中心验收人在</w:t>
      </w:r>
      <w:r>
        <w:rPr>
          <w:rFonts w:ascii="Times New Roman" w:hAnsi="Times New Roman" w:eastAsia="仿宋_GB2312" w:cs="Times New Roman"/>
          <w:color w:val="auto"/>
          <w:sz w:val="32"/>
          <w:szCs w:val="32"/>
          <w:highlight w:val="none"/>
        </w:rPr>
        <w:t>验收过程中须</w:t>
      </w:r>
      <w:r>
        <w:rPr>
          <w:rFonts w:hint="eastAsia" w:ascii="Times New Roman" w:hAnsi="Times New Roman" w:eastAsia="仿宋_GB2312" w:cs="Times New Roman"/>
          <w:color w:val="auto"/>
          <w:sz w:val="32"/>
          <w:szCs w:val="32"/>
          <w:highlight w:val="none"/>
        </w:rPr>
        <w:t>在《建设移交物资验收单》</w:t>
      </w:r>
      <w:r>
        <w:rPr>
          <w:rFonts w:ascii="Times New Roman" w:hAnsi="Times New Roman" w:eastAsia="仿宋_GB2312" w:cs="Times New Roman"/>
          <w:color w:val="auto"/>
          <w:sz w:val="32"/>
          <w:szCs w:val="32"/>
          <w:highlight w:val="none"/>
        </w:rPr>
        <w:t>如实记录实物物资名称、品牌、型号、规格参数、计量单位、合格数量及效期（如有）等</w:t>
      </w:r>
      <w:r>
        <w:rPr>
          <w:rFonts w:hint="eastAsia" w:ascii="Times New Roman" w:hAnsi="Times New Roman" w:eastAsia="仿宋_GB2312" w:cs="Times New Roman"/>
          <w:color w:val="auto"/>
          <w:sz w:val="32"/>
          <w:szCs w:val="32"/>
          <w:highlight w:val="none"/>
        </w:rPr>
        <w:t>差异</w:t>
      </w:r>
      <w:r>
        <w:rPr>
          <w:rFonts w:ascii="Times New Roman" w:hAnsi="Times New Roman" w:eastAsia="仿宋_GB2312" w:cs="Times New Roman"/>
          <w:color w:val="auto"/>
          <w:sz w:val="32"/>
          <w:szCs w:val="32"/>
          <w:highlight w:val="none"/>
        </w:rPr>
        <w:t>信息</w:t>
      </w:r>
      <w:r>
        <w:rPr>
          <w:rFonts w:hint="eastAsia" w:ascii="Times New Roman" w:hAnsi="Times New Roman" w:eastAsia="仿宋_GB2312" w:cs="Times New Roman"/>
          <w:color w:val="auto"/>
          <w:sz w:val="32"/>
          <w:szCs w:val="32"/>
          <w:highlight w:val="none"/>
        </w:rPr>
        <w:t>。</w:t>
      </w:r>
    </w:p>
    <w:p w14:paraId="15A6AB03">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0" w:firstLineChars="0"/>
        <w:jc w:val="both"/>
        <w:textAlignment w:val="auto"/>
        <w:rPr>
          <w:rFonts w:hint="eastAsia"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实物物资名称如与</w:t>
      </w:r>
      <w:r>
        <w:rPr>
          <w:rFonts w:hint="eastAsia" w:ascii="Times New Roman" w:hAnsi="Times New Roman" w:eastAsia="仿宋_GB2312" w:cs="Times New Roman"/>
          <w:color w:val="auto"/>
          <w:sz w:val="32"/>
          <w:szCs w:val="32"/>
          <w:highlight w:val="none"/>
          <w:lang w:val="en-US" w:eastAsia="zh-CN"/>
        </w:rPr>
        <w:t>“</w:t>
      </w:r>
      <w:r>
        <w:rPr>
          <w:rFonts w:hint="default" w:ascii="Times New Roman" w:hAnsi="Times New Roman" w:eastAsia="仿宋_GB2312" w:cs="Times New Roman"/>
          <w:color w:val="auto"/>
          <w:sz w:val="32"/>
          <w:szCs w:val="32"/>
          <w:highlight w:val="none"/>
          <w:lang w:val="en-US" w:eastAsia="zh-CN"/>
        </w:rPr>
        <w:t>合同物资名称</w:t>
      </w:r>
      <w:r>
        <w:rPr>
          <w:rFonts w:hint="eastAsia" w:ascii="Times New Roman" w:hAnsi="Times New Roman" w:eastAsia="仿宋_GB2312" w:cs="Times New Roman"/>
          <w:color w:val="auto"/>
          <w:sz w:val="32"/>
          <w:szCs w:val="32"/>
          <w:highlight w:val="none"/>
          <w:lang w:val="en-US" w:eastAsia="zh-CN"/>
        </w:rPr>
        <w:t>”存在</w:t>
      </w:r>
      <w:r>
        <w:rPr>
          <w:rFonts w:hint="default" w:ascii="Times New Roman" w:hAnsi="Times New Roman" w:eastAsia="仿宋_GB2312" w:cs="Times New Roman"/>
          <w:color w:val="auto"/>
          <w:sz w:val="32"/>
          <w:szCs w:val="32"/>
          <w:highlight w:val="none"/>
          <w:lang w:val="en-US" w:eastAsia="zh-CN"/>
        </w:rPr>
        <w:t>差异，</w:t>
      </w:r>
      <w:r>
        <w:rPr>
          <w:rFonts w:hint="eastAsia" w:ascii="Times New Roman" w:hAnsi="Times New Roman" w:eastAsia="仿宋_GB2312" w:cs="Times New Roman"/>
          <w:color w:val="auto"/>
          <w:sz w:val="32"/>
          <w:szCs w:val="32"/>
          <w:highlight w:val="none"/>
          <w:lang w:val="en-US" w:eastAsia="zh-CN"/>
        </w:rPr>
        <w:t>验收标准如下：实物物资名称、合同物资名称有差异的，如为通用名称与专业名称差异，可认定物资名称合格，例：合同物资名称为“便携式测试设备”，实物物资名称为“笔记本电脑”。</w:t>
      </w:r>
    </w:p>
    <w:p w14:paraId="4D8B9DCD">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0" w:firstLineChars="0"/>
        <w:jc w:val="both"/>
        <w:textAlignment w:val="auto"/>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实物物资名称、合同物资名称有差异的，如名称明显无关联的，则认定为不合格物资，例：</w:t>
      </w:r>
      <w:r>
        <w:rPr>
          <w:rFonts w:hint="eastAsia" w:ascii="Times New Roman" w:hAnsi="Times New Roman" w:eastAsia="仿宋_GB2312" w:cs="Times New Roman"/>
          <w:color w:val="auto"/>
          <w:sz w:val="32"/>
          <w:szCs w:val="32"/>
          <w:highlight w:val="none"/>
        </w:rPr>
        <w:t>“合同物资名称为”为“轨距块”，实物物资名称为“橡胶垫片”。</w:t>
      </w:r>
      <w:r>
        <w:rPr>
          <w:rFonts w:hint="eastAsia" w:ascii="Times New Roman" w:hAnsi="Times New Roman" w:eastAsia="仿宋_GB2312" w:cs="Times New Roman"/>
          <w:color w:val="auto"/>
          <w:sz w:val="32"/>
          <w:szCs w:val="32"/>
          <w:highlight w:val="none"/>
          <w:lang w:val="en-US" w:eastAsia="zh-CN"/>
        </w:rPr>
        <w:t>实物物资名称内如含规格型号的，规格型号如与实物一致，可认定物资名称合格，例：合同物资名称为“DC24V断路器”，实物规格型号确为“DC24V”。</w:t>
      </w:r>
      <w:r>
        <w:rPr>
          <w:rFonts w:hint="default" w:ascii="Times New Roman" w:hAnsi="Times New Roman" w:eastAsia="仿宋_GB2312" w:cs="Times New Roman"/>
          <w:color w:val="auto"/>
          <w:sz w:val="32"/>
          <w:szCs w:val="32"/>
          <w:highlight w:val="none"/>
          <w:lang w:val="en-US" w:eastAsia="zh-CN"/>
        </w:rPr>
        <w:t>实物规格型号如</w:t>
      </w:r>
      <w:r>
        <w:rPr>
          <w:rFonts w:hint="eastAsia" w:ascii="Times New Roman" w:hAnsi="Times New Roman" w:eastAsia="仿宋_GB2312" w:cs="Times New Roman"/>
          <w:color w:val="auto"/>
          <w:sz w:val="32"/>
          <w:szCs w:val="32"/>
          <w:highlight w:val="none"/>
          <w:lang w:val="en-US" w:eastAsia="zh-CN"/>
        </w:rPr>
        <w:t>与“合同规格型号”（含品牌、厂家、规格参数）</w:t>
      </w:r>
      <w:r>
        <w:rPr>
          <w:rFonts w:hint="default" w:ascii="Times New Roman" w:hAnsi="Times New Roman" w:eastAsia="仿宋_GB2312" w:cs="Times New Roman"/>
          <w:color w:val="auto"/>
          <w:sz w:val="32"/>
          <w:szCs w:val="32"/>
          <w:highlight w:val="none"/>
          <w:lang w:val="en-US" w:eastAsia="zh-CN"/>
        </w:rPr>
        <w:t>存在差异，</w:t>
      </w:r>
      <w:r>
        <w:rPr>
          <w:rFonts w:hint="eastAsia" w:ascii="Times New Roman" w:hAnsi="Times New Roman" w:eastAsia="仿宋_GB2312" w:cs="Times New Roman"/>
          <w:color w:val="auto"/>
          <w:sz w:val="32"/>
          <w:szCs w:val="32"/>
          <w:highlight w:val="none"/>
          <w:lang w:val="en-US" w:eastAsia="zh-CN"/>
        </w:rPr>
        <w:t>验收标准如下：“合同规格型号”内含物资名称的，物资名称如与实物一致，可认定为合格物资，例：实物规格型号为“60-9轨距块”，实物确为轨距块。</w:t>
      </w:r>
      <w:r>
        <w:rPr>
          <w:rFonts w:hint="default" w:ascii="Times New Roman" w:hAnsi="Times New Roman" w:eastAsia="仿宋_GB2312" w:cs="Times New Roman"/>
          <w:color w:val="auto"/>
          <w:sz w:val="32"/>
          <w:szCs w:val="32"/>
          <w:highlight w:val="none"/>
          <w:lang w:val="en-US" w:eastAsia="zh-CN"/>
        </w:rPr>
        <w:t>实物规格型号比合同规格型号详细的，如合同规格型号为A，实物规格型号为A1</w:t>
      </w:r>
      <w:r>
        <w:rPr>
          <w:rFonts w:hint="eastAsia" w:ascii="Times New Roman" w:hAnsi="Times New Roman" w:eastAsia="仿宋_GB2312" w:cs="Times New Roman"/>
          <w:color w:val="auto"/>
          <w:sz w:val="32"/>
          <w:szCs w:val="32"/>
          <w:highlight w:val="none"/>
          <w:lang w:val="en-US" w:eastAsia="zh-CN"/>
        </w:rPr>
        <w:t>，以《建设移交物资验收单》签认结果为准</w:t>
      </w:r>
      <w:r>
        <w:rPr>
          <w:rFonts w:hint="default" w:ascii="Times New Roman" w:hAnsi="Times New Roman" w:eastAsia="仿宋_GB2312" w:cs="Times New Roman"/>
          <w:color w:val="auto"/>
          <w:sz w:val="32"/>
          <w:szCs w:val="32"/>
          <w:highlight w:val="none"/>
          <w:lang w:val="en-US" w:eastAsia="zh-CN"/>
        </w:rPr>
        <w:t>。</w:t>
      </w:r>
      <w:r>
        <w:rPr>
          <w:rFonts w:hint="eastAsia" w:ascii="Times New Roman" w:hAnsi="Times New Roman" w:eastAsia="仿宋_GB2312" w:cs="Times New Roman"/>
          <w:color w:val="auto"/>
          <w:sz w:val="32"/>
          <w:szCs w:val="32"/>
          <w:highlight w:val="none"/>
          <w:lang w:val="en-US" w:eastAsia="zh-CN"/>
        </w:rPr>
        <w:t>合同规格型号有值但</w:t>
      </w:r>
      <w:r>
        <w:rPr>
          <w:rFonts w:hint="default" w:ascii="Times New Roman" w:hAnsi="Times New Roman" w:eastAsia="仿宋_GB2312" w:cs="Times New Roman"/>
          <w:color w:val="auto"/>
          <w:sz w:val="32"/>
          <w:szCs w:val="32"/>
          <w:highlight w:val="none"/>
          <w:lang w:val="en-US" w:eastAsia="zh-CN"/>
        </w:rPr>
        <w:t>实物无规格型号的，</w:t>
      </w:r>
      <w:r>
        <w:rPr>
          <w:rFonts w:hint="eastAsia" w:ascii="Times New Roman" w:hAnsi="Times New Roman" w:eastAsia="仿宋_GB2312" w:cs="Times New Roman"/>
          <w:color w:val="auto"/>
          <w:sz w:val="32"/>
          <w:szCs w:val="32"/>
          <w:highlight w:val="none"/>
          <w:lang w:val="en-US" w:eastAsia="zh-CN"/>
        </w:rPr>
        <w:t>验收合格后需供应商按合同规格型号提供产品标签贴于实物。合同、实物均无规格型号的，需各验收方结合实物情况</w:t>
      </w:r>
      <w:r>
        <w:rPr>
          <w:rFonts w:hint="default" w:ascii="Times New Roman" w:hAnsi="Times New Roman" w:eastAsia="仿宋_GB2312" w:cs="Times New Roman"/>
          <w:color w:val="auto"/>
          <w:sz w:val="32"/>
          <w:szCs w:val="32"/>
          <w:highlight w:val="none"/>
          <w:lang w:val="en-US" w:eastAsia="zh-CN"/>
        </w:rPr>
        <w:t>记录实物参数信息，如</w:t>
      </w:r>
      <w:r>
        <w:rPr>
          <w:rFonts w:ascii="Times New Roman" w:hAnsi="Times New Roman" w:eastAsia="仿宋_GB2312" w:cs="Times New Roman"/>
          <w:color w:val="auto"/>
          <w:sz w:val="32"/>
          <w:szCs w:val="32"/>
          <w:highlight w:val="none"/>
        </w:rPr>
        <w:t>长度1000mm、与XX配套使用、用于XX</w:t>
      </w:r>
      <w:r>
        <w:rPr>
          <w:rFonts w:hint="eastAsia" w:ascii="Times New Roman" w:hAnsi="Times New Roman" w:eastAsia="仿宋_GB2312" w:cs="Times New Roman"/>
          <w:color w:val="auto"/>
          <w:sz w:val="32"/>
          <w:szCs w:val="32"/>
          <w:highlight w:val="none"/>
        </w:rPr>
        <w:t>或设计（安装）图号</w:t>
      </w:r>
      <w:r>
        <w:rPr>
          <w:rFonts w:hint="eastAsia" w:ascii="Times New Roman" w:hAnsi="Times New Roman" w:eastAsia="仿宋_GB2312" w:cs="Times New Roman"/>
          <w:color w:val="auto"/>
          <w:sz w:val="32"/>
          <w:szCs w:val="32"/>
          <w:highlight w:val="none"/>
          <w:lang w:val="en-US" w:eastAsia="zh-CN"/>
        </w:rPr>
        <w:t>等，最终以《建设移交物资验收单》签认结果为准</w:t>
      </w:r>
      <w:r>
        <w:rPr>
          <w:rFonts w:hint="default" w:ascii="Times New Roman" w:hAnsi="Times New Roman" w:eastAsia="仿宋_GB2312" w:cs="Times New Roman"/>
          <w:color w:val="auto"/>
          <w:sz w:val="32"/>
          <w:szCs w:val="32"/>
          <w:highlight w:val="none"/>
          <w:lang w:val="en-US" w:eastAsia="zh-CN"/>
        </w:rPr>
        <w:t>。合同无</w:t>
      </w:r>
      <w:r>
        <w:rPr>
          <w:rFonts w:hint="eastAsia" w:ascii="Times New Roman" w:hAnsi="Times New Roman" w:eastAsia="仿宋_GB2312" w:cs="Times New Roman"/>
          <w:color w:val="auto"/>
          <w:sz w:val="32"/>
          <w:szCs w:val="32"/>
          <w:highlight w:val="none"/>
          <w:lang w:val="en-US" w:eastAsia="zh-CN"/>
        </w:rPr>
        <w:t>明确</w:t>
      </w:r>
      <w:r>
        <w:rPr>
          <w:rFonts w:hint="default" w:ascii="Times New Roman" w:hAnsi="Times New Roman" w:eastAsia="仿宋_GB2312" w:cs="Times New Roman"/>
          <w:color w:val="auto"/>
          <w:sz w:val="32"/>
          <w:szCs w:val="32"/>
          <w:highlight w:val="none"/>
          <w:lang w:val="en-US" w:eastAsia="zh-CN"/>
        </w:rPr>
        <w:t>规格型号的，</w:t>
      </w:r>
      <w:r>
        <w:rPr>
          <w:rFonts w:hint="eastAsia" w:ascii="Times New Roman" w:hAnsi="Times New Roman" w:eastAsia="仿宋_GB2312" w:cs="Times New Roman"/>
          <w:color w:val="auto"/>
          <w:sz w:val="32"/>
          <w:szCs w:val="32"/>
          <w:highlight w:val="none"/>
          <w:lang w:val="en-US" w:eastAsia="zh-CN"/>
        </w:rPr>
        <w:t>如“合同规格型号”为空、定制及“与XX配套使用”等情况，</w:t>
      </w:r>
      <w:r>
        <w:rPr>
          <w:rFonts w:hint="eastAsia" w:ascii="Times New Roman" w:hAnsi="Times New Roman" w:eastAsia="仿宋_GB2312" w:cs="Times New Roman"/>
          <w:color w:val="auto"/>
          <w:sz w:val="32"/>
          <w:szCs w:val="32"/>
          <w:highlight w:val="none"/>
        </w:rPr>
        <w:t>各方结合实物规格型号后确定</w:t>
      </w:r>
      <w:r>
        <w:rPr>
          <w:rFonts w:ascii="Times New Roman" w:hAnsi="Times New Roman" w:eastAsia="仿宋_GB2312" w:cs="Times New Roman"/>
          <w:color w:val="auto"/>
          <w:sz w:val="32"/>
          <w:szCs w:val="32"/>
          <w:highlight w:val="none"/>
        </w:rPr>
        <w:t>最终</w:t>
      </w:r>
      <w:r>
        <w:rPr>
          <w:rFonts w:hint="eastAsia" w:ascii="Times New Roman" w:hAnsi="Times New Roman" w:eastAsia="仿宋_GB2312" w:cs="Times New Roman"/>
          <w:color w:val="auto"/>
          <w:sz w:val="32"/>
          <w:szCs w:val="32"/>
          <w:highlight w:val="none"/>
        </w:rPr>
        <w:t>验收</w:t>
      </w:r>
      <w:r>
        <w:rPr>
          <w:rFonts w:ascii="Times New Roman" w:hAnsi="Times New Roman" w:eastAsia="仿宋_GB2312" w:cs="Times New Roman"/>
          <w:color w:val="auto"/>
          <w:sz w:val="32"/>
          <w:szCs w:val="32"/>
          <w:highlight w:val="none"/>
        </w:rPr>
        <w:t>结果</w:t>
      </w:r>
      <w:r>
        <w:rPr>
          <w:rFonts w:hint="eastAsia" w:ascii="Times New Roman" w:hAnsi="Times New Roman" w:eastAsia="仿宋_GB2312" w:cs="Times New Roman"/>
          <w:color w:val="auto"/>
          <w:sz w:val="32"/>
          <w:szCs w:val="32"/>
          <w:highlight w:val="none"/>
        </w:rPr>
        <w:t>，并在《建设移交物资验收单》纸质版签认</w:t>
      </w:r>
      <w:r>
        <w:rPr>
          <w:rFonts w:ascii="Times New Roman" w:hAnsi="Times New Roman" w:eastAsia="仿宋_GB2312" w:cs="Times New Roman"/>
          <w:color w:val="auto"/>
          <w:sz w:val="32"/>
          <w:szCs w:val="32"/>
          <w:highlight w:val="none"/>
        </w:rPr>
        <w:t>。</w:t>
      </w:r>
      <w:r>
        <w:rPr>
          <w:rFonts w:hint="default" w:ascii="Times New Roman" w:hAnsi="Times New Roman" w:eastAsia="仿宋_GB2312" w:cs="Times New Roman"/>
          <w:color w:val="auto"/>
          <w:sz w:val="32"/>
          <w:szCs w:val="32"/>
          <w:highlight w:val="none"/>
          <w:lang w:val="en-US" w:eastAsia="zh-CN"/>
        </w:rPr>
        <w:t>规格型号完全不同的，则为不合格物资，如A与B、A1与A2、AA1与AB1等。</w:t>
      </w:r>
    </w:p>
    <w:p w14:paraId="5A7AE580">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实物计量单位须于合同计量单位保持一致，仓库经办人须注意合同计量单位为根、米、千克（KG）、平方米、块等单位的实物计量单位，如</w:t>
      </w:r>
      <w:r>
        <w:rPr>
          <w:rFonts w:hint="eastAsia" w:ascii="Times New Roman" w:hAnsi="Times New Roman" w:eastAsia="仿宋_GB2312" w:cs="Times New Roman"/>
          <w:color w:val="auto"/>
          <w:sz w:val="32"/>
          <w:szCs w:val="32"/>
          <w:highlight w:val="none"/>
          <w:lang w:val="en-US" w:eastAsia="zh-CN"/>
        </w:rPr>
        <w:t>与实物最小包装量、日常发放情况不一致（举例）</w:t>
      </w:r>
      <w:r>
        <w:rPr>
          <w:rFonts w:hint="default" w:ascii="Times New Roman" w:hAnsi="Times New Roman" w:eastAsia="仿宋_GB2312" w:cs="Times New Roman"/>
          <w:color w:val="auto"/>
          <w:sz w:val="32"/>
          <w:szCs w:val="32"/>
          <w:highlight w:val="none"/>
          <w:lang w:val="en-US" w:eastAsia="zh-CN"/>
        </w:rPr>
        <w:t>，则认定为不合格物资。</w:t>
      </w:r>
    </w:p>
    <w:p w14:paraId="661B61FE">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实物接收（合格）数量如大于合同移交数量，多余部分退回至供应商</w:t>
      </w:r>
      <w:r>
        <w:rPr>
          <w:rFonts w:hint="eastAsia" w:ascii="Times New Roman" w:hAnsi="Times New Roman" w:eastAsia="仿宋_GB2312" w:cs="Times New Roman"/>
          <w:color w:val="auto"/>
          <w:sz w:val="32"/>
          <w:szCs w:val="32"/>
          <w:highlight w:val="none"/>
          <w:lang w:val="en-US" w:eastAsia="zh-CN"/>
        </w:rPr>
        <w:t>或各方共同协商处理</w:t>
      </w:r>
      <w:r>
        <w:rPr>
          <w:rFonts w:hint="default" w:ascii="Times New Roman" w:hAnsi="Times New Roman" w:eastAsia="仿宋_GB2312" w:cs="Times New Roman"/>
          <w:color w:val="auto"/>
          <w:sz w:val="32"/>
          <w:szCs w:val="32"/>
          <w:highlight w:val="none"/>
          <w:lang w:val="en-US" w:eastAsia="zh-CN"/>
        </w:rPr>
        <w:t>。</w:t>
      </w:r>
    </w:p>
    <w:p w14:paraId="32FC9E2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eastAsia"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移交</w:t>
      </w:r>
      <w:r>
        <w:rPr>
          <w:rFonts w:hint="default" w:ascii="Times New Roman" w:hAnsi="Times New Roman" w:eastAsia="仿宋_GB2312" w:cs="Times New Roman"/>
          <w:color w:val="auto"/>
          <w:sz w:val="32"/>
          <w:szCs w:val="32"/>
          <w:highlight w:val="none"/>
          <w:lang w:val="en-US" w:eastAsia="zh-CN"/>
        </w:rPr>
        <w:t>实物</w:t>
      </w:r>
      <w:r>
        <w:rPr>
          <w:rFonts w:hint="eastAsia" w:ascii="Times New Roman" w:hAnsi="Times New Roman" w:eastAsia="仿宋_GB2312" w:cs="Times New Roman"/>
          <w:color w:val="auto"/>
          <w:sz w:val="32"/>
          <w:szCs w:val="32"/>
          <w:highlight w:val="none"/>
          <w:lang w:val="en-US" w:eastAsia="zh-CN"/>
        </w:rPr>
        <w:t>包含效期物资时</w:t>
      </w:r>
      <w:r>
        <w:rPr>
          <w:rFonts w:hint="default" w:ascii="Times New Roman" w:hAnsi="Times New Roman" w:eastAsia="仿宋_GB2312" w:cs="Times New Roman"/>
          <w:color w:val="auto"/>
          <w:sz w:val="32"/>
          <w:szCs w:val="32"/>
          <w:highlight w:val="none"/>
          <w:lang w:val="en-US" w:eastAsia="zh-CN"/>
        </w:rPr>
        <w:t>，</w:t>
      </w:r>
      <w:r>
        <w:rPr>
          <w:rFonts w:hint="eastAsia" w:ascii="Times New Roman" w:hAnsi="Times New Roman" w:eastAsia="仿宋_GB2312" w:cs="Times New Roman"/>
          <w:color w:val="auto"/>
          <w:sz w:val="32"/>
          <w:szCs w:val="32"/>
          <w:highlight w:val="none"/>
          <w:lang w:val="en-US" w:eastAsia="zh-CN"/>
        </w:rPr>
        <w:t>国产物资的有效期在整个保质期的三分之二以上；进口类物资保质期在2年以上的，有效期在整个保质期的二分之一以上；进口类物资保质期在2年以下的，有效期在整个保质期的三分之二以上。（来源：物资验收入库管理规定）</w:t>
      </w:r>
    </w:p>
    <w:p w14:paraId="0A43C7A9">
      <w:pPr>
        <w:spacing w:line="560" w:lineRule="exact"/>
        <w:ind w:firstLine="624" w:firstLineChars="200"/>
        <w:rPr>
          <w:rFonts w:ascii="Times New Roman" w:hAnsi="Times New Roman" w:eastAsia="仿宋_GB2312" w:cs="Times New Roman"/>
          <w:color w:val="auto"/>
          <w:sz w:val="32"/>
          <w:szCs w:val="32"/>
          <w:highlight w:val="none"/>
        </w:rPr>
      </w:pPr>
      <w:r>
        <w:rPr>
          <w:rFonts w:hint="eastAsia" w:ascii="Times New Roman" w:hAnsi="Times New Roman" w:eastAsia="仿宋_GB2312" w:cs="Times New Roman"/>
          <w:color w:val="auto"/>
          <w:sz w:val="32"/>
          <w:szCs w:val="32"/>
          <w:highlight w:val="none"/>
        </w:rPr>
        <w:t>化工类产品需供应商提供中文版的《化学品安全技术说明书》；进口工器具、仪器仪表需供应商提供中文版用户说明数等相关资料说明。</w:t>
      </w:r>
    </w:p>
    <w:p w14:paraId="3A9C2BA1">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eastAsia"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建设移交备品备件验收完成后，经办人需将《建设移交物资验收单》中“是/否FA”判定情况告知使用部门验收人，如判定有误，则判定该项物资验收不合格。</w:t>
      </w:r>
    </w:p>
    <w:p w14:paraId="218AD698">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rPr>
        <w:t>如建设移交备品备件因特殊情况需送站，需供应商、物资管理部、使用部门经办人共同在送站地点进行实物验收，并当场签认《建设移交物资验收单》，使用中心应在2个工作日内完成送站物资在OA系统借用的提交审批。</w:t>
      </w:r>
    </w:p>
    <w:p w14:paraId="3620F9FD">
      <w:pPr>
        <w:keepNext w:val="0"/>
        <w:keepLines w:val="0"/>
        <w:pageBreakBefore w:val="0"/>
        <w:widowControl/>
        <w:numPr>
          <w:ilvl w:val="-1"/>
          <w:numId w:val="0"/>
        </w:numPr>
        <w:kinsoku/>
        <w:wordWrap/>
        <w:overflowPunct/>
        <w:topLinePunct w:val="0"/>
        <w:autoSpaceDE/>
        <w:autoSpaceDN/>
        <w:bidi w:val="0"/>
        <w:adjustRightInd/>
        <w:snapToGrid/>
        <w:spacing w:line="560" w:lineRule="exact"/>
        <w:ind w:firstLine="624" w:firstLineChars="200"/>
        <w:jc w:val="left"/>
        <w:textAlignment w:val="auto"/>
        <w:rPr>
          <w:rFonts w:ascii="Times New Roman" w:hAnsi="Times New Roman" w:eastAsia="仿宋_GB2312" w:cs="Times New Roman"/>
          <w:color w:val="auto"/>
          <w:sz w:val="32"/>
          <w:szCs w:val="32"/>
          <w:highlight w:val="none"/>
        </w:rPr>
      </w:pPr>
      <w:r>
        <w:rPr>
          <w:rFonts w:ascii="Times New Roman" w:hAnsi="Times New Roman" w:eastAsia="仿宋_GB2312" w:cs="Times New Roman"/>
          <w:color w:val="auto"/>
          <w:sz w:val="32"/>
          <w:szCs w:val="32"/>
          <w:highlight w:val="none"/>
        </w:rPr>
        <w:t>备品备件验收后，不合格</w:t>
      </w:r>
      <w:r>
        <w:rPr>
          <w:rFonts w:hint="eastAsia" w:ascii="Times New Roman" w:hAnsi="Times New Roman" w:eastAsia="仿宋_GB2312" w:cs="Times New Roman"/>
          <w:color w:val="auto"/>
          <w:sz w:val="32"/>
          <w:szCs w:val="32"/>
          <w:highlight w:val="none"/>
        </w:rPr>
        <w:t>物资</w:t>
      </w:r>
      <w:r>
        <w:rPr>
          <w:rFonts w:ascii="Times New Roman" w:hAnsi="Times New Roman" w:eastAsia="仿宋_GB2312" w:cs="Times New Roman"/>
          <w:color w:val="auto"/>
          <w:sz w:val="32"/>
          <w:szCs w:val="32"/>
          <w:highlight w:val="none"/>
        </w:rPr>
        <w:t>须现场退回至供应商</w:t>
      </w:r>
      <w:r>
        <w:rPr>
          <w:rFonts w:hint="eastAsia" w:ascii="Times New Roman" w:hAnsi="Times New Roman" w:eastAsia="仿宋_GB2312" w:cs="Times New Roman"/>
          <w:color w:val="auto"/>
          <w:sz w:val="32"/>
          <w:szCs w:val="32"/>
          <w:highlight w:val="none"/>
        </w:rPr>
        <w:t>，</w:t>
      </w:r>
      <w:r>
        <w:rPr>
          <w:rFonts w:ascii="Times New Roman" w:hAnsi="Times New Roman" w:eastAsia="仿宋_GB2312" w:cs="Times New Roman"/>
          <w:color w:val="auto"/>
          <w:sz w:val="32"/>
          <w:szCs w:val="32"/>
          <w:highlight w:val="none"/>
        </w:rPr>
        <w:t>现场不能退回的，</w:t>
      </w:r>
      <w:r>
        <w:rPr>
          <w:rFonts w:hint="eastAsia" w:ascii="Times New Roman" w:hAnsi="Times New Roman" w:eastAsia="仿宋_GB2312" w:cs="Times New Roman"/>
          <w:color w:val="auto"/>
          <w:sz w:val="32"/>
          <w:szCs w:val="32"/>
          <w:highlight w:val="none"/>
        </w:rPr>
        <w:t>当场</w:t>
      </w:r>
      <w:r>
        <w:rPr>
          <w:rFonts w:ascii="Times New Roman" w:hAnsi="Times New Roman" w:eastAsia="仿宋_GB2312" w:cs="Times New Roman"/>
          <w:color w:val="auto"/>
          <w:sz w:val="32"/>
          <w:szCs w:val="32"/>
          <w:highlight w:val="none"/>
        </w:rPr>
        <w:t>通知供应商在5个工作日内办理实物退回，仓库经办人须在</w:t>
      </w:r>
      <w:r>
        <w:rPr>
          <w:rFonts w:hint="eastAsia" w:ascii="Times New Roman" w:hAnsi="Times New Roman" w:eastAsia="仿宋_GB2312" w:cs="Times New Roman"/>
          <w:color w:val="auto"/>
          <w:sz w:val="32"/>
          <w:szCs w:val="32"/>
          <w:highlight w:val="none"/>
        </w:rPr>
        <w:t>验收完成后</w:t>
      </w:r>
      <w:r>
        <w:rPr>
          <w:rFonts w:ascii="Times New Roman" w:hAnsi="Times New Roman" w:eastAsia="仿宋_GB2312" w:cs="Times New Roman"/>
          <w:color w:val="auto"/>
          <w:sz w:val="32"/>
          <w:szCs w:val="32"/>
          <w:highlight w:val="none"/>
        </w:rPr>
        <w:t>2个工作日内更新</w:t>
      </w:r>
      <w:r>
        <w:rPr>
          <w:rFonts w:hint="eastAsia" w:ascii="Times New Roman" w:hAnsi="Times New Roman" w:eastAsia="仿宋_GB2312" w:cs="Times New Roman"/>
          <w:color w:val="auto"/>
          <w:sz w:val="32"/>
          <w:szCs w:val="32"/>
          <w:highlight w:val="none"/>
        </w:rPr>
        <w:t>《</w:t>
      </w:r>
      <w:r>
        <w:rPr>
          <w:rFonts w:ascii="Times New Roman" w:hAnsi="Times New Roman" w:eastAsia="仿宋_GB2312" w:cs="Times New Roman"/>
          <w:color w:val="auto"/>
          <w:sz w:val="32"/>
          <w:szCs w:val="32"/>
          <w:highlight w:val="none"/>
        </w:rPr>
        <w:t>建设移交物资不合格台账</w:t>
      </w:r>
      <w:r>
        <w:rPr>
          <w:rFonts w:hint="eastAsia" w:ascii="Times New Roman" w:hAnsi="Times New Roman" w:eastAsia="仿宋_GB2312" w:cs="Times New Roman"/>
          <w:color w:val="auto"/>
          <w:sz w:val="32"/>
          <w:szCs w:val="32"/>
          <w:highlight w:val="none"/>
        </w:rPr>
        <w:t>》</w:t>
      </w:r>
      <w:r>
        <w:rPr>
          <w:rFonts w:ascii="Times New Roman" w:hAnsi="Times New Roman" w:eastAsia="仿宋_GB2312" w:cs="Times New Roman"/>
          <w:color w:val="auto"/>
          <w:sz w:val="32"/>
          <w:szCs w:val="32"/>
          <w:highlight w:val="none"/>
        </w:rPr>
        <w:t>，并及时跟进实物退回进度，如供应商未在5个工作日办理实物退回，以工班为维度在第6个工作日反馈至</w:t>
      </w:r>
      <w:r>
        <w:rPr>
          <w:rFonts w:hint="eastAsia" w:ascii="Times New Roman" w:hAnsi="Times New Roman" w:eastAsia="仿宋_GB2312" w:cs="Times New Roman"/>
          <w:color w:val="auto"/>
          <w:sz w:val="32"/>
          <w:szCs w:val="32"/>
          <w:highlight w:val="none"/>
        </w:rPr>
        <w:t>包保库存管理岗</w:t>
      </w:r>
      <w:r>
        <w:rPr>
          <w:rFonts w:ascii="Times New Roman" w:hAnsi="Times New Roman" w:eastAsia="仿宋_GB2312" w:cs="Times New Roman"/>
          <w:color w:val="auto"/>
          <w:sz w:val="32"/>
          <w:szCs w:val="32"/>
          <w:highlight w:val="none"/>
        </w:rPr>
        <w:t>。</w:t>
      </w:r>
    </w:p>
    <w:p w14:paraId="2B7131AA">
      <w:pPr>
        <w:keepNext w:val="0"/>
        <w:keepLines w:val="0"/>
        <w:pageBreakBefore w:val="0"/>
        <w:widowControl/>
        <w:numPr>
          <w:ilvl w:val="-1"/>
          <w:numId w:val="0"/>
        </w:numPr>
        <w:kinsoku/>
        <w:wordWrap/>
        <w:overflowPunct/>
        <w:topLinePunct w:val="0"/>
        <w:autoSpaceDE/>
        <w:autoSpaceDN/>
        <w:bidi w:val="0"/>
        <w:adjustRightInd/>
        <w:snapToGrid/>
        <w:spacing w:line="560" w:lineRule="exact"/>
        <w:ind w:firstLine="624" w:firstLineChars="200"/>
        <w:jc w:val="left"/>
        <w:textAlignment w:val="auto"/>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（2）.整改复核单</w:t>
      </w:r>
    </w:p>
    <w:p w14:paraId="3F3DF832">
      <w:pPr>
        <w:spacing w:line="560" w:lineRule="exact"/>
        <w:ind w:firstLine="624" w:firstLineChars="200"/>
        <w:rPr>
          <w:rFonts w:ascii="Times New Roman" w:hAnsi="Times New Roman" w:eastAsia="仿宋_GB2312" w:cs="Times New Roman"/>
          <w:color w:val="auto"/>
          <w:sz w:val="32"/>
          <w:szCs w:val="32"/>
          <w:highlight w:val="none"/>
        </w:rPr>
      </w:pPr>
      <w:r>
        <w:rPr>
          <w:rFonts w:hint="eastAsia" w:ascii="Times New Roman" w:hAnsi="Times New Roman" w:eastAsia="仿宋_GB2312" w:cs="Times New Roman"/>
          <w:color w:val="auto"/>
          <w:sz w:val="32"/>
          <w:szCs w:val="32"/>
          <w:highlight w:val="none"/>
        </w:rPr>
        <w:t>建设移交物资验收单》签认及移交判定结果确认工作完成后，</w:t>
      </w:r>
      <w:r>
        <w:rPr>
          <w:rFonts w:ascii="Times New Roman" w:hAnsi="Times New Roman" w:eastAsia="仿宋_GB2312" w:cs="Times New Roman"/>
          <w:color w:val="auto"/>
          <w:sz w:val="32"/>
          <w:szCs w:val="32"/>
          <w:highlight w:val="none"/>
        </w:rPr>
        <w:t>仓库经办人须在2个工作日内完成整改复核单</w:t>
      </w:r>
      <w:r>
        <w:rPr>
          <w:rFonts w:hint="eastAsia" w:ascii="Times New Roman" w:hAnsi="Times New Roman" w:eastAsia="仿宋_GB2312" w:cs="Times New Roman"/>
          <w:color w:val="auto"/>
          <w:sz w:val="32"/>
          <w:szCs w:val="32"/>
          <w:highlight w:val="none"/>
        </w:rPr>
        <w:t>物资验收信息的导入上传、单据提交</w:t>
      </w:r>
      <w:r>
        <w:rPr>
          <w:rFonts w:ascii="Times New Roman" w:hAnsi="Times New Roman" w:eastAsia="仿宋_GB2312" w:cs="Times New Roman"/>
          <w:color w:val="auto"/>
          <w:sz w:val="32"/>
          <w:szCs w:val="32"/>
          <w:highlight w:val="none"/>
        </w:rPr>
        <w:t>审批</w:t>
      </w:r>
      <w:r>
        <w:rPr>
          <w:rFonts w:hint="eastAsia" w:ascii="Times New Roman" w:hAnsi="Times New Roman" w:eastAsia="仿宋_GB2312" w:cs="Times New Roman"/>
          <w:color w:val="auto"/>
          <w:sz w:val="32"/>
          <w:szCs w:val="32"/>
          <w:highlight w:val="none"/>
        </w:rPr>
        <w:t>工作，整改复核单导入模板填报要求如下。</w:t>
      </w:r>
    </w:p>
    <w:p w14:paraId="3D7C1156">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eastAsia"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整改复核单导入模板中，“物资名称”、“规格型号”、及“运营接收数量”列对应《建设移交物资验收单》相关字段信息。</w:t>
      </w:r>
    </w:p>
    <w:p w14:paraId="66235938">
      <w:pPr>
        <w:keepNext w:val="0"/>
        <w:keepLines w:val="0"/>
        <w:pageBreakBefore w:val="0"/>
        <w:numPr>
          <w:ilvl w:val="0"/>
          <w:numId w:val="0"/>
        </w:numPr>
        <w:kinsoku/>
        <w:wordWrap/>
        <w:overflowPunct/>
        <w:topLinePunct w:val="0"/>
        <w:bidi w:val="0"/>
        <w:spacing w:line="560" w:lineRule="exact"/>
        <w:ind w:firstLine="624" w:firstLineChars="200"/>
        <w:jc w:val="both"/>
        <w:rPr>
          <w:rFonts w:hint="default" w:ascii="Times New Roman" w:hAnsi="Times New Roman" w:eastAsia="楷体_GB2312" w:cs="Times New Roman"/>
          <w:b/>
          <w:bCs/>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验收合格物资，“物资使用状态”列填写“在库”，如“物资名称”、“规格型号”与“合同物资名称”、“合同规格型号”不一致，需在“备注”列填写“实物物资名称/规格型号与合同物资名称/规格型号不符，为同一物资”，备注列不可备注其他信息；“盘点问题”列，仅填写验收不合格物资（不含接收数量问题）信息，如“实物物资名称/规格型号与合同信息不符”。</w:t>
      </w:r>
      <w:r>
        <w:rPr>
          <w:rFonts w:hint="eastAsia" w:ascii="Times New Roman" w:hAnsi="Times New Roman" w:eastAsia="仿宋_GB2312" w:cs="Times New Roman"/>
          <w:color w:val="auto"/>
          <w:sz w:val="32"/>
          <w:szCs w:val="32"/>
          <w:highlight w:val="none"/>
        </w:rPr>
        <w:t>验收合格物资的“物资名称”、“规格型号”可复制至整改复核单导入模板“合同物资名称”、“合同规格型号”，“运营接收数量”小于“移交数量”的，系统自动将未接收数量拆分至“整改复核退回页签”内。</w:t>
      </w:r>
      <w:r>
        <w:rPr>
          <w:rFonts w:hint="eastAsia" w:ascii="Times New Roman" w:hAnsi="Times New Roman" w:eastAsia="仿宋_GB2312" w:cs="Times New Roman"/>
          <w:color w:val="auto"/>
          <w:sz w:val="32"/>
          <w:szCs w:val="32"/>
          <w:highlight w:val="none"/>
          <w:lang w:val="en-US" w:eastAsia="zh-CN"/>
        </w:rPr>
        <w:t>“是否赠送”列，如“采购单价”为“0”，则填写为“是”，反之则填“否”；“使用部门”、“使用人”，填写对应系统代码、工号。</w:t>
      </w:r>
    </w:p>
    <w:p w14:paraId="405CD86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备品备件整改复核单审批流程共计7个审批环节，依次为仓库保管员-仓库保管工班长-使用部门-库存管理岗-移交部门经办人-运营接管办-总部核算室，</w:t>
      </w:r>
      <w:r>
        <w:rPr>
          <w:rFonts w:hint="default" w:ascii="Times New Roman" w:hAnsi="Times New Roman" w:eastAsia="仿宋_GB2312" w:cs="Times New Roman"/>
          <w:color w:val="auto"/>
          <w:sz w:val="32"/>
          <w:szCs w:val="32"/>
          <w:highlight w:val="none"/>
          <w:lang w:val="en-US" w:eastAsia="zh-CN"/>
        </w:rPr>
        <w:t>仓库经办人</w:t>
      </w:r>
      <w:r>
        <w:rPr>
          <w:rFonts w:hint="eastAsia" w:ascii="Times New Roman" w:hAnsi="Times New Roman" w:eastAsia="仿宋_GB2312" w:cs="Times New Roman"/>
          <w:color w:val="auto"/>
          <w:sz w:val="32"/>
          <w:szCs w:val="32"/>
          <w:highlight w:val="none"/>
          <w:lang w:val="en-US" w:eastAsia="zh-CN"/>
        </w:rPr>
        <w:t>提交审批后</w:t>
      </w:r>
      <w:r>
        <w:rPr>
          <w:rFonts w:hint="default" w:ascii="Times New Roman" w:hAnsi="Times New Roman" w:eastAsia="仿宋_GB2312" w:cs="Times New Roman"/>
          <w:color w:val="auto"/>
          <w:sz w:val="32"/>
          <w:szCs w:val="32"/>
          <w:highlight w:val="none"/>
          <w:lang w:val="en-US" w:eastAsia="zh-CN"/>
        </w:rPr>
        <w:t>需督促各审批环节在5个工作日内（合计）完成审批。</w:t>
      </w:r>
      <w:r>
        <w:rPr>
          <w:rFonts w:hint="eastAsia" w:ascii="Times New Roman" w:hAnsi="Times New Roman" w:eastAsia="仿宋_GB2312" w:cs="Times New Roman"/>
          <w:color w:val="auto"/>
          <w:sz w:val="32"/>
          <w:szCs w:val="32"/>
          <w:highlight w:val="none"/>
          <w:lang w:val="en-US" w:eastAsia="zh-CN"/>
        </w:rPr>
        <w:t>“</w:t>
      </w:r>
      <w:r>
        <w:rPr>
          <w:rFonts w:hint="default" w:ascii="Times New Roman" w:hAnsi="Times New Roman" w:eastAsia="仿宋_GB2312" w:cs="Times New Roman"/>
          <w:color w:val="auto"/>
          <w:sz w:val="32"/>
          <w:szCs w:val="32"/>
          <w:highlight w:val="none"/>
          <w:lang w:val="en-US" w:eastAsia="zh-CN"/>
        </w:rPr>
        <w:t>仓库保管员</w:t>
      </w:r>
      <w:r>
        <w:rPr>
          <w:rFonts w:hint="eastAsia" w:ascii="Times New Roman" w:hAnsi="Times New Roman" w:eastAsia="仿宋_GB2312" w:cs="Times New Roman"/>
          <w:color w:val="auto"/>
          <w:sz w:val="32"/>
          <w:szCs w:val="32"/>
          <w:highlight w:val="none"/>
          <w:lang w:val="en-US" w:eastAsia="zh-CN"/>
        </w:rPr>
        <w:t>”</w:t>
      </w:r>
      <w:r>
        <w:rPr>
          <w:rFonts w:hint="default" w:ascii="Times New Roman" w:hAnsi="Times New Roman" w:eastAsia="仿宋_GB2312" w:cs="Times New Roman"/>
          <w:color w:val="auto"/>
          <w:sz w:val="32"/>
          <w:szCs w:val="32"/>
          <w:highlight w:val="none"/>
          <w:lang w:val="en-US" w:eastAsia="zh-CN"/>
        </w:rPr>
        <w:t>负责根据《建设移交物资验收单》纸质版信息上传验收结果。</w:t>
      </w:r>
      <w:r>
        <w:rPr>
          <w:rFonts w:hint="eastAsia" w:ascii="Times New Roman" w:hAnsi="Times New Roman" w:eastAsia="仿宋_GB2312" w:cs="Times New Roman"/>
          <w:color w:val="auto"/>
          <w:sz w:val="32"/>
          <w:szCs w:val="32"/>
          <w:highlight w:val="none"/>
          <w:lang w:val="en-US" w:eastAsia="zh-CN"/>
        </w:rPr>
        <w:t>“</w:t>
      </w:r>
      <w:r>
        <w:rPr>
          <w:rFonts w:hint="default" w:ascii="Times New Roman" w:hAnsi="Times New Roman" w:eastAsia="仿宋_GB2312" w:cs="Times New Roman"/>
          <w:color w:val="auto"/>
          <w:sz w:val="32"/>
          <w:szCs w:val="32"/>
          <w:highlight w:val="none"/>
          <w:lang w:val="en-US" w:eastAsia="zh-CN"/>
        </w:rPr>
        <w:t>仓库保管工班长</w:t>
      </w:r>
      <w:r>
        <w:rPr>
          <w:rFonts w:hint="eastAsia" w:ascii="Times New Roman" w:hAnsi="Times New Roman" w:eastAsia="仿宋_GB2312" w:cs="Times New Roman"/>
          <w:color w:val="auto"/>
          <w:sz w:val="32"/>
          <w:szCs w:val="32"/>
          <w:highlight w:val="none"/>
          <w:lang w:val="en-US" w:eastAsia="zh-CN"/>
        </w:rPr>
        <w:t>”</w:t>
      </w:r>
      <w:r>
        <w:rPr>
          <w:rFonts w:hint="default" w:ascii="Times New Roman" w:hAnsi="Times New Roman" w:eastAsia="仿宋_GB2312" w:cs="Times New Roman"/>
          <w:color w:val="auto"/>
          <w:sz w:val="32"/>
          <w:szCs w:val="32"/>
          <w:highlight w:val="none"/>
          <w:lang w:val="en-US" w:eastAsia="zh-CN"/>
        </w:rPr>
        <w:t>以《建设移交物资验收单》纸质版核实整改复核单验收信息，如不一致则驳回。</w:t>
      </w:r>
      <w:r>
        <w:rPr>
          <w:rFonts w:hint="eastAsia" w:ascii="Times New Roman" w:hAnsi="Times New Roman" w:eastAsia="仿宋_GB2312" w:cs="Times New Roman"/>
          <w:color w:val="auto"/>
          <w:sz w:val="32"/>
          <w:szCs w:val="32"/>
          <w:highlight w:val="none"/>
          <w:lang w:val="en-US" w:eastAsia="zh-CN"/>
        </w:rPr>
        <w:t>“</w:t>
      </w:r>
      <w:r>
        <w:rPr>
          <w:rFonts w:hint="default" w:ascii="Times New Roman" w:hAnsi="Times New Roman" w:eastAsia="仿宋_GB2312" w:cs="Times New Roman"/>
          <w:color w:val="auto"/>
          <w:sz w:val="32"/>
          <w:szCs w:val="32"/>
          <w:highlight w:val="none"/>
          <w:lang w:val="en-US" w:eastAsia="zh-CN"/>
        </w:rPr>
        <w:t>使用部门</w:t>
      </w:r>
      <w:r>
        <w:rPr>
          <w:rFonts w:hint="eastAsia" w:ascii="Times New Roman" w:hAnsi="Times New Roman" w:eastAsia="仿宋_GB2312" w:cs="Times New Roman"/>
          <w:color w:val="auto"/>
          <w:sz w:val="32"/>
          <w:szCs w:val="32"/>
          <w:highlight w:val="none"/>
          <w:lang w:val="en-US" w:eastAsia="zh-CN"/>
        </w:rPr>
        <w:t>”</w:t>
      </w:r>
      <w:r>
        <w:rPr>
          <w:rFonts w:hint="default" w:ascii="Times New Roman" w:hAnsi="Times New Roman" w:eastAsia="仿宋_GB2312" w:cs="Times New Roman"/>
          <w:color w:val="auto"/>
          <w:sz w:val="32"/>
          <w:szCs w:val="32"/>
          <w:highlight w:val="none"/>
          <w:lang w:val="en-US" w:eastAsia="zh-CN"/>
        </w:rPr>
        <w:t>以《建设移交物资验收单》复印件核实整改复核单验收信息，并且核实确认资产判定信息。</w:t>
      </w:r>
      <w:r>
        <w:rPr>
          <w:rFonts w:hint="eastAsia" w:ascii="Times New Roman" w:hAnsi="Times New Roman" w:eastAsia="仿宋_GB2312" w:cs="Times New Roman"/>
          <w:color w:val="auto"/>
          <w:sz w:val="32"/>
          <w:szCs w:val="32"/>
          <w:highlight w:val="none"/>
          <w:lang w:val="en-US" w:eastAsia="zh-CN"/>
        </w:rPr>
        <w:t>“</w:t>
      </w:r>
      <w:r>
        <w:rPr>
          <w:rFonts w:hint="default" w:ascii="Times New Roman" w:hAnsi="Times New Roman" w:eastAsia="仿宋_GB2312" w:cs="Times New Roman"/>
          <w:color w:val="auto"/>
          <w:sz w:val="32"/>
          <w:szCs w:val="32"/>
          <w:highlight w:val="none"/>
          <w:lang w:val="en-US" w:eastAsia="zh-CN"/>
        </w:rPr>
        <w:t>库存管理岗</w:t>
      </w:r>
      <w:r>
        <w:rPr>
          <w:rFonts w:hint="eastAsia" w:ascii="Times New Roman" w:hAnsi="Times New Roman" w:eastAsia="仿宋_GB2312" w:cs="Times New Roman"/>
          <w:color w:val="auto"/>
          <w:sz w:val="32"/>
          <w:szCs w:val="32"/>
          <w:highlight w:val="none"/>
          <w:lang w:val="en-US" w:eastAsia="zh-CN"/>
        </w:rPr>
        <w:t>”</w:t>
      </w:r>
      <w:r>
        <w:rPr>
          <w:rFonts w:hint="default" w:ascii="Times New Roman" w:hAnsi="Times New Roman" w:eastAsia="仿宋_GB2312" w:cs="Times New Roman"/>
          <w:color w:val="auto"/>
          <w:sz w:val="32"/>
          <w:szCs w:val="32"/>
          <w:highlight w:val="none"/>
          <w:lang w:val="en-US" w:eastAsia="zh-CN"/>
        </w:rPr>
        <w:t>（包保）以《建设移交物资验收单》</w:t>
      </w:r>
      <w:r>
        <w:rPr>
          <w:rFonts w:hint="eastAsia" w:ascii="Times New Roman" w:hAnsi="Times New Roman" w:eastAsia="仿宋_GB2312" w:cs="Times New Roman"/>
          <w:color w:val="auto"/>
          <w:sz w:val="32"/>
          <w:szCs w:val="32"/>
          <w:highlight w:val="none"/>
          <w:lang w:val="en-US" w:eastAsia="zh-CN"/>
        </w:rPr>
        <w:t>纸质版</w:t>
      </w:r>
      <w:r>
        <w:rPr>
          <w:rFonts w:hint="default" w:ascii="Times New Roman" w:hAnsi="Times New Roman" w:eastAsia="仿宋_GB2312" w:cs="Times New Roman"/>
          <w:color w:val="auto"/>
          <w:sz w:val="32"/>
          <w:szCs w:val="32"/>
          <w:highlight w:val="none"/>
          <w:lang w:val="en-US" w:eastAsia="zh-CN"/>
        </w:rPr>
        <w:t>核实整改复核单验收信息，如不一致则驳回。</w:t>
      </w:r>
      <w:r>
        <w:rPr>
          <w:rFonts w:hint="eastAsia" w:ascii="Times New Roman" w:hAnsi="Times New Roman" w:eastAsia="仿宋_GB2312" w:cs="Times New Roman"/>
          <w:color w:val="auto"/>
          <w:sz w:val="32"/>
          <w:szCs w:val="32"/>
          <w:highlight w:val="none"/>
          <w:lang w:val="en-US" w:eastAsia="zh-CN"/>
        </w:rPr>
        <w:t>“</w:t>
      </w:r>
      <w:r>
        <w:rPr>
          <w:rFonts w:hint="default" w:ascii="Times New Roman" w:hAnsi="Times New Roman" w:eastAsia="仿宋_GB2312" w:cs="Times New Roman"/>
          <w:color w:val="auto"/>
          <w:sz w:val="32"/>
          <w:szCs w:val="32"/>
          <w:highlight w:val="none"/>
          <w:lang w:val="en-US" w:eastAsia="zh-CN"/>
        </w:rPr>
        <w:t>运营接管办</w:t>
      </w:r>
      <w:r>
        <w:rPr>
          <w:rFonts w:hint="eastAsia" w:ascii="Times New Roman" w:hAnsi="Times New Roman" w:eastAsia="仿宋_GB2312" w:cs="Times New Roman"/>
          <w:color w:val="auto"/>
          <w:sz w:val="32"/>
          <w:szCs w:val="32"/>
          <w:highlight w:val="none"/>
          <w:lang w:val="en-US" w:eastAsia="zh-CN"/>
        </w:rPr>
        <w:t>”</w:t>
      </w:r>
      <w:r>
        <w:rPr>
          <w:rFonts w:hint="default" w:ascii="Times New Roman" w:hAnsi="Times New Roman" w:eastAsia="仿宋_GB2312" w:cs="Times New Roman"/>
          <w:color w:val="auto"/>
          <w:sz w:val="32"/>
          <w:szCs w:val="32"/>
          <w:highlight w:val="none"/>
          <w:lang w:val="en-US" w:eastAsia="zh-CN"/>
        </w:rPr>
        <w:t>负责审核整改复核单验收信息填写规范性，将“整改复核单退回”页签内物资退回建设移交平台，并根据实物验收信息再次确认资产判定正确性。</w:t>
      </w:r>
      <w:r>
        <w:rPr>
          <w:rFonts w:hint="eastAsia" w:ascii="Times New Roman" w:hAnsi="Times New Roman" w:eastAsia="仿宋_GB2312" w:cs="Times New Roman"/>
          <w:color w:val="auto"/>
          <w:sz w:val="32"/>
          <w:szCs w:val="32"/>
          <w:highlight w:val="none"/>
          <w:lang w:val="en-US" w:eastAsia="zh-CN"/>
        </w:rPr>
        <w:t>“</w:t>
      </w:r>
      <w:r>
        <w:rPr>
          <w:rFonts w:hint="eastAsia" w:ascii="仿宋_GB2312" w:hAnsi="仿宋_GB2312" w:eastAsia="仿宋_GB2312" w:cs="仿宋_GB2312"/>
          <w:color w:val="auto"/>
          <w:sz w:val="32"/>
          <w:szCs w:val="32"/>
          <w:highlight w:val="none"/>
          <w:lang w:val="en-US" w:eastAsia="zh-CN"/>
        </w:rPr>
        <w:t>总部核算室</w:t>
      </w:r>
      <w:r>
        <w:rPr>
          <w:rFonts w:hint="eastAsia" w:ascii="Times New Roman" w:hAnsi="Times New Roman" w:eastAsia="仿宋_GB2312" w:cs="Times New Roman"/>
          <w:color w:val="auto"/>
          <w:sz w:val="32"/>
          <w:szCs w:val="32"/>
          <w:highlight w:val="none"/>
          <w:lang w:val="en-US" w:eastAsia="zh-CN"/>
        </w:rPr>
        <w:t>”</w:t>
      </w:r>
      <w:r>
        <w:rPr>
          <w:rFonts w:hint="eastAsia" w:ascii="仿宋_GB2312" w:hAnsi="仿宋_GB2312" w:eastAsia="仿宋_GB2312" w:cs="仿宋_GB2312"/>
          <w:color w:val="auto"/>
          <w:sz w:val="32"/>
          <w:szCs w:val="32"/>
          <w:highlight w:val="none"/>
          <w:lang w:val="en-US" w:eastAsia="zh-CN"/>
        </w:rPr>
        <w:t>负责审核整改复核单内合格物资不含税单价是否与合同一致。</w:t>
      </w:r>
    </w:p>
    <w:p w14:paraId="28BB3B07">
      <w:pPr>
        <w:keepNext w:val="0"/>
        <w:keepLines w:val="0"/>
        <w:pageBreakBefore w:val="0"/>
        <w:widowControl/>
        <w:numPr>
          <w:ilvl w:val="-1"/>
          <w:numId w:val="0"/>
        </w:numPr>
        <w:kinsoku/>
        <w:wordWrap/>
        <w:overflowPunct/>
        <w:topLinePunct w:val="0"/>
        <w:autoSpaceDE/>
        <w:autoSpaceDN/>
        <w:bidi w:val="0"/>
        <w:adjustRightInd/>
        <w:snapToGrid/>
        <w:spacing w:line="560" w:lineRule="exact"/>
        <w:ind w:firstLine="624" w:firstLineChars="200"/>
        <w:jc w:val="left"/>
        <w:textAlignment w:val="auto"/>
        <w:rPr>
          <w:rFonts w:hint="default" w:ascii="Times New Roman" w:hAnsi="Times New Roman" w:eastAsia="仿宋_GB2312" w:cs="Times New Roman"/>
          <w:color w:val="auto"/>
          <w:sz w:val="32"/>
          <w:szCs w:val="32"/>
          <w:highlight w:val="none"/>
          <w:lang w:val="en-US" w:eastAsia="zh-CN"/>
        </w:rPr>
      </w:pPr>
      <w:r>
        <w:rPr>
          <w:rFonts w:ascii="Times New Roman" w:hAnsi="Times New Roman" w:eastAsia="仿宋_GB2312" w:cs="Times New Roman"/>
          <w:color w:val="auto"/>
          <w:sz w:val="32"/>
          <w:szCs w:val="32"/>
          <w:highlight w:val="none"/>
        </w:rPr>
        <w:t>备品备件整改复核单审批完成后，由集团财务部在建设移交系统内打印《郑州地铁集团有限公司*号线新线资产移交表-备品备件及工器具》（正式表3份、过程表4份）</w:t>
      </w:r>
      <w:r>
        <w:rPr>
          <w:rFonts w:hint="eastAsia" w:ascii="Times New Roman" w:hAnsi="Times New Roman" w:eastAsia="仿宋_GB2312" w:cs="Times New Roman"/>
          <w:color w:val="auto"/>
          <w:sz w:val="32"/>
          <w:szCs w:val="32"/>
          <w:highlight w:val="none"/>
        </w:rPr>
        <w:t>。备件资产移交表打印后，由</w:t>
      </w:r>
      <w:r>
        <w:rPr>
          <w:rFonts w:ascii="Times New Roman" w:hAnsi="Times New Roman" w:eastAsia="仿宋_GB2312" w:cs="Times New Roman"/>
          <w:color w:val="auto"/>
          <w:sz w:val="32"/>
          <w:szCs w:val="32"/>
          <w:highlight w:val="none"/>
        </w:rPr>
        <w:t>“安装施工单位经办/甲供设备供应商（集成商）经办”、“驻地监理”（如有）、“项目部/机电设备部”、“接管室主任/接管部门负责人”</w:t>
      </w:r>
      <w:r>
        <w:rPr>
          <w:rFonts w:hint="eastAsia" w:ascii="Times New Roman" w:hAnsi="Times New Roman" w:eastAsia="仿宋_GB2312" w:cs="Times New Roman"/>
          <w:color w:val="auto"/>
          <w:sz w:val="32"/>
          <w:szCs w:val="32"/>
          <w:highlight w:val="none"/>
        </w:rPr>
        <w:t>依次</w:t>
      </w:r>
      <w:r>
        <w:rPr>
          <w:rFonts w:ascii="Times New Roman" w:hAnsi="Times New Roman" w:eastAsia="仿宋_GB2312" w:cs="Times New Roman"/>
          <w:color w:val="auto"/>
          <w:sz w:val="32"/>
          <w:szCs w:val="32"/>
          <w:highlight w:val="none"/>
        </w:rPr>
        <w:t>签字</w:t>
      </w:r>
      <w:r>
        <w:rPr>
          <w:rFonts w:hint="eastAsia" w:ascii="Times New Roman" w:hAnsi="Times New Roman" w:eastAsia="仿宋_GB2312" w:cs="Times New Roman"/>
          <w:color w:val="auto"/>
          <w:sz w:val="32"/>
          <w:szCs w:val="32"/>
          <w:highlight w:val="none"/>
        </w:rPr>
        <w:t>且</w:t>
      </w:r>
      <w:r>
        <w:rPr>
          <w:rFonts w:ascii="Times New Roman" w:hAnsi="Times New Roman" w:eastAsia="仿宋_GB2312" w:cs="Times New Roman"/>
          <w:color w:val="auto"/>
          <w:sz w:val="32"/>
          <w:szCs w:val="32"/>
          <w:highlight w:val="none"/>
        </w:rPr>
        <w:t>盖章</w:t>
      </w:r>
      <w:r>
        <w:rPr>
          <w:rFonts w:hint="eastAsia" w:ascii="Times New Roman" w:hAnsi="Times New Roman" w:eastAsia="仿宋_GB2312" w:cs="Times New Roman"/>
          <w:color w:val="auto"/>
          <w:sz w:val="32"/>
          <w:szCs w:val="32"/>
          <w:highlight w:val="none"/>
        </w:rPr>
        <w:t>。</w:t>
      </w:r>
      <w:r>
        <w:rPr>
          <w:rFonts w:ascii="Times New Roman" w:hAnsi="Times New Roman" w:eastAsia="仿宋_GB2312" w:cs="Times New Roman"/>
          <w:color w:val="auto"/>
          <w:sz w:val="32"/>
          <w:szCs w:val="32"/>
          <w:highlight w:val="none"/>
        </w:rPr>
        <w:t>接管部门需仓库经办人</w:t>
      </w:r>
      <w:r>
        <w:rPr>
          <w:rFonts w:hint="eastAsia" w:ascii="Times New Roman" w:hAnsi="Times New Roman" w:eastAsia="仿宋_GB2312" w:cs="Times New Roman"/>
          <w:color w:val="auto"/>
          <w:sz w:val="32"/>
          <w:szCs w:val="32"/>
          <w:highlight w:val="none"/>
        </w:rPr>
        <w:t>、工班长、包保管理岗依次签字确认，库存管理岗负责申请盖章</w:t>
      </w:r>
      <w:r>
        <w:rPr>
          <w:rFonts w:hint="eastAsia" w:ascii="Times New Roman" w:hAnsi="Times New Roman" w:eastAsia="仿宋_GB2312" w:cs="Times New Roman"/>
          <w:color w:val="auto"/>
          <w:sz w:val="32"/>
          <w:szCs w:val="32"/>
          <w:highlight w:val="none"/>
          <w:lang w:eastAsia="zh-CN"/>
        </w:rPr>
        <w:t>（部门行政章）</w:t>
      </w:r>
      <w:r>
        <w:rPr>
          <w:rFonts w:hint="eastAsia" w:ascii="Times New Roman" w:hAnsi="Times New Roman" w:eastAsia="仿宋_GB2312" w:cs="Times New Roman"/>
          <w:color w:val="auto"/>
          <w:sz w:val="32"/>
          <w:szCs w:val="32"/>
          <w:highlight w:val="none"/>
        </w:rPr>
        <w:t>事宜。资产移交表签认前，各签认人需核实建设移交系统内整改复核单物资信息（物资名称、规格型号、计量单位及接收数量）与纸质版资产移交表一致性。如资产移交表为多页，需各确认人于</w:t>
      </w:r>
      <w:r>
        <w:rPr>
          <w:rFonts w:ascii="Times New Roman" w:hAnsi="Times New Roman" w:eastAsia="仿宋_GB2312" w:cs="Times New Roman"/>
          <w:color w:val="auto"/>
          <w:sz w:val="32"/>
          <w:szCs w:val="32"/>
          <w:highlight w:val="none"/>
        </w:rPr>
        <w:t>每页右下角签字确认，物资管理部最终留存过程表1份存档</w:t>
      </w:r>
      <w:r>
        <w:rPr>
          <w:rFonts w:hint="eastAsia" w:ascii="Times New Roman" w:hAnsi="Times New Roman" w:eastAsia="仿宋_GB2312" w:cs="Times New Roman"/>
          <w:color w:val="auto"/>
          <w:sz w:val="32"/>
          <w:szCs w:val="32"/>
          <w:highlight w:val="none"/>
        </w:rPr>
        <w:t>。</w:t>
      </w:r>
    </w:p>
    <w:p w14:paraId="3743A4B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eastAsia" w:ascii="仿宋_GB2312" w:hAnsi="仿宋_GB2312" w:eastAsia="仿宋_GB2312" w:cs="仿宋_GB2312"/>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4</w:t>
      </w:r>
      <w:r>
        <w:rPr>
          <w:rFonts w:hint="default" w:ascii="Times New Roman" w:hAnsi="Times New Roman" w:eastAsia="仿宋_GB2312" w:cs="Times New Roman"/>
          <w:color w:val="auto"/>
          <w:sz w:val="32"/>
          <w:szCs w:val="32"/>
          <w:highlight w:val="none"/>
          <w:lang w:val="en-US" w:eastAsia="zh-CN"/>
        </w:rPr>
        <w:t>.</w:t>
      </w:r>
      <w:r>
        <w:rPr>
          <w:rFonts w:hint="eastAsia" w:ascii="仿宋_GB2312" w:hAnsi="仿宋_GB2312" w:eastAsia="仿宋_GB2312" w:cs="仿宋_GB2312"/>
          <w:color w:val="auto"/>
          <w:sz w:val="32"/>
          <w:szCs w:val="32"/>
          <w:highlight w:val="none"/>
          <w:lang w:val="en-US" w:eastAsia="zh-CN"/>
        </w:rPr>
        <w:t>接管台账（备件）</w:t>
      </w:r>
    </w:p>
    <w:p w14:paraId="0D8B2144">
      <w:pPr>
        <w:spacing w:line="560" w:lineRule="exact"/>
        <w:ind w:firstLine="624" w:firstLineChars="200"/>
        <w:jc w:val="left"/>
        <w:rPr>
          <w:rFonts w:ascii="Times New Roman" w:hAnsi="Times New Roman" w:eastAsia="仿宋_GB2312" w:cs="Times New Roman"/>
          <w:color w:val="auto"/>
          <w:sz w:val="32"/>
          <w:szCs w:val="32"/>
          <w:highlight w:val="none"/>
        </w:rPr>
      </w:pP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val="en-US" w:eastAsia="zh-CN"/>
        </w:rPr>
        <w:t>1</w:t>
      </w:r>
      <w:r>
        <w:rPr>
          <w:rFonts w:hint="eastAsia" w:ascii="Times New Roman" w:hAnsi="Times New Roman" w:eastAsia="仿宋_GB2312" w:cs="Times New Roman"/>
          <w:color w:val="auto"/>
          <w:sz w:val="32"/>
          <w:szCs w:val="32"/>
          <w:highlight w:val="none"/>
          <w:lang w:eastAsia="zh-CN"/>
        </w:rPr>
        <w:t>）</w:t>
      </w:r>
      <w:r>
        <w:rPr>
          <w:rFonts w:ascii="Times New Roman" w:hAnsi="Times New Roman" w:eastAsia="仿宋_GB2312" w:cs="Times New Roman"/>
          <w:color w:val="auto"/>
          <w:sz w:val="32"/>
          <w:szCs w:val="32"/>
          <w:highlight w:val="none"/>
        </w:rPr>
        <w:t>整改复核单审批完毕后，系统发送通知至整改复核单“使用人”。</w:t>
      </w:r>
    </w:p>
    <w:p w14:paraId="473E3F4A">
      <w:pPr>
        <w:spacing w:line="560" w:lineRule="exact"/>
        <w:ind w:firstLine="624" w:firstLineChars="200"/>
        <w:jc w:val="left"/>
        <w:rPr>
          <w:rFonts w:ascii="Times New Roman" w:hAnsi="Times New Roman" w:eastAsia="仿宋_GB2312" w:cs="Times New Roman"/>
          <w:color w:val="auto"/>
          <w:sz w:val="32"/>
          <w:szCs w:val="32"/>
          <w:highlight w:val="none"/>
        </w:rPr>
      </w:pP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val="en-US" w:eastAsia="zh-CN"/>
        </w:rPr>
        <w:t>2</w:t>
      </w:r>
      <w:r>
        <w:rPr>
          <w:rFonts w:hint="eastAsia" w:ascii="Times New Roman" w:hAnsi="Times New Roman" w:eastAsia="仿宋_GB2312" w:cs="Times New Roman"/>
          <w:color w:val="auto"/>
          <w:sz w:val="32"/>
          <w:szCs w:val="32"/>
          <w:highlight w:val="none"/>
          <w:lang w:eastAsia="zh-CN"/>
        </w:rPr>
        <w:t>）</w:t>
      </w:r>
      <w:r>
        <w:rPr>
          <w:rFonts w:ascii="Times New Roman" w:hAnsi="Times New Roman" w:eastAsia="仿宋_GB2312" w:cs="Times New Roman"/>
          <w:color w:val="auto"/>
          <w:sz w:val="32"/>
          <w:szCs w:val="32"/>
          <w:highlight w:val="none"/>
        </w:rPr>
        <w:t>生产中心接到系统通知后在“物料编码”列填报正确物资编码，“物料说明”、“计量单位”带出为编码库信息，将“物料说明”、“计量单位”与“实物物料名称”、“实物规格型号”、“实物计量单位”核对后，点击“提交”按钮。</w:t>
      </w:r>
    </w:p>
    <w:p w14:paraId="43A8C396">
      <w:pPr>
        <w:keepNext w:val="0"/>
        <w:keepLines w:val="0"/>
        <w:pageBreakBefore w:val="0"/>
        <w:widowControl/>
        <w:numPr>
          <w:ilvl w:val="-1"/>
          <w:numId w:val="0"/>
        </w:numPr>
        <w:kinsoku/>
        <w:wordWrap/>
        <w:overflowPunct/>
        <w:topLinePunct w:val="0"/>
        <w:autoSpaceDE/>
        <w:autoSpaceDN/>
        <w:bidi w:val="0"/>
        <w:adjustRightInd/>
        <w:snapToGrid/>
        <w:spacing w:line="560" w:lineRule="exact"/>
        <w:ind w:firstLine="624" w:firstLineChars="200"/>
        <w:jc w:val="left"/>
        <w:textAlignment w:val="auto"/>
        <w:rPr>
          <w:rFonts w:hint="default" w:ascii="Times New Roman" w:hAnsi="Times New Roman" w:cs="Times New Roman"/>
          <w:color w:val="auto"/>
          <w:highlight w:val="none"/>
        </w:rPr>
      </w:pP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val="en-US" w:eastAsia="zh-CN"/>
        </w:rPr>
        <w:t>3</w:t>
      </w:r>
      <w:r>
        <w:rPr>
          <w:rFonts w:hint="eastAsia" w:ascii="Times New Roman" w:hAnsi="Times New Roman" w:eastAsia="仿宋_GB2312" w:cs="Times New Roman"/>
          <w:color w:val="auto"/>
          <w:sz w:val="32"/>
          <w:szCs w:val="32"/>
          <w:highlight w:val="none"/>
          <w:lang w:eastAsia="zh-CN"/>
        </w:rPr>
        <w:t>）</w:t>
      </w:r>
      <w:r>
        <w:rPr>
          <w:rFonts w:ascii="Times New Roman" w:hAnsi="Times New Roman" w:eastAsia="仿宋_GB2312" w:cs="Times New Roman"/>
          <w:color w:val="auto"/>
          <w:sz w:val="32"/>
          <w:szCs w:val="32"/>
          <w:highlight w:val="none"/>
        </w:rPr>
        <w:t>“移交固定资产目录”、“移交固定资产名称”有值的，需填报“资产分类属性”为“固定资产”、“固定资产（价值判定）”的物资编码，反之则填写“资产分类属性”为“库存物资”、“低值易耗品”的物资编码，如物资编码资产分类属性与整改复核单内判定结果不一致，且物资编码资产分类属性正确，则由工班长提交数据处理单临时修改资产分类属性后，办理物资编码填报、入库工作。</w:t>
      </w:r>
    </w:p>
    <w:p w14:paraId="4E7F9F38">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（4）</w:t>
      </w:r>
      <w:r>
        <w:rPr>
          <w:rFonts w:hint="default" w:ascii="Times New Roman" w:hAnsi="Times New Roman" w:eastAsia="仿宋_GB2312" w:cs="Times New Roman"/>
          <w:color w:val="auto"/>
          <w:sz w:val="32"/>
          <w:szCs w:val="32"/>
          <w:highlight w:val="none"/>
          <w:lang w:val="en-US" w:eastAsia="zh-CN"/>
        </w:rPr>
        <w:t>接管台账（备件）平台中，“创建时间”即为备件整改复核单审批完成时间，自“创建时间”起，使用部门须在10个工作日内完成正确物资编码信息的提报工作。</w:t>
      </w:r>
    </w:p>
    <w:p w14:paraId="4BF9EDD1">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（5）</w:t>
      </w:r>
      <w:r>
        <w:rPr>
          <w:rFonts w:hint="default" w:ascii="Times New Roman" w:hAnsi="Times New Roman" w:eastAsia="仿宋_GB2312" w:cs="Times New Roman"/>
          <w:color w:val="auto"/>
          <w:sz w:val="32"/>
          <w:szCs w:val="32"/>
          <w:highlight w:val="none"/>
          <w:lang w:val="en-US" w:eastAsia="zh-CN"/>
        </w:rPr>
        <w:t>使用中心（部门）在接管台账（备件）填报正确物资编码后，系统根据资产分类属性自动生成设备/备件接管单，并推送通知至整改复核单仓库经办人。</w:t>
      </w:r>
    </w:p>
    <w:p w14:paraId="5EB2A7DE">
      <w:pPr>
        <w:keepNext w:val="0"/>
        <w:keepLines w:val="0"/>
        <w:pageBreakBefore w:val="0"/>
        <w:widowControl w:val="0"/>
        <w:numPr>
          <w:ilvl w:val="0"/>
          <w:numId w:val="0"/>
        </w:numPr>
        <w:kinsoku/>
        <w:wordWrap/>
        <w:overflowPunct/>
        <w:topLinePunct w:val="0"/>
        <w:autoSpaceDE/>
        <w:autoSpaceDN/>
        <w:bidi w:val="0"/>
        <w:adjustRightInd/>
        <w:snapToGrid/>
        <w:ind w:firstLine="624"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5</w:t>
      </w:r>
      <w:r>
        <w:rPr>
          <w:rFonts w:hint="default" w:ascii="Times New Roman" w:hAnsi="Times New Roman" w:eastAsia="仿宋_GB2312" w:cs="Times New Roman"/>
          <w:color w:val="auto"/>
          <w:sz w:val="32"/>
          <w:szCs w:val="32"/>
          <w:highlight w:val="none"/>
          <w:lang w:val="en-US" w:eastAsia="zh-CN"/>
        </w:rPr>
        <w:t>.备件接管单</w:t>
      </w:r>
    </w:p>
    <w:p w14:paraId="00C4C52A">
      <w:pPr>
        <w:keepNext w:val="0"/>
        <w:keepLines w:val="0"/>
        <w:pageBreakBefore w:val="0"/>
        <w:widowControl w:val="0"/>
        <w:numPr>
          <w:ilvl w:val="0"/>
          <w:numId w:val="0"/>
        </w:numPr>
        <w:kinsoku/>
        <w:wordWrap/>
        <w:overflowPunct/>
        <w:topLinePunct w:val="0"/>
        <w:autoSpaceDE/>
        <w:autoSpaceDN/>
        <w:bidi w:val="0"/>
        <w:adjustRightInd/>
        <w:snapToGrid/>
        <w:ind w:firstLine="624"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（1）</w:t>
      </w:r>
      <w:r>
        <w:rPr>
          <w:rFonts w:ascii="Times New Roman" w:hAnsi="Times New Roman" w:eastAsia="仿宋_GB2312" w:cs="Times New Roman"/>
          <w:color w:val="auto"/>
          <w:sz w:val="32"/>
          <w:szCs w:val="32"/>
          <w:highlight w:val="none"/>
        </w:rPr>
        <w:t>仓库经办人接到备件接管单通知后</w:t>
      </w:r>
      <w:r>
        <w:rPr>
          <w:rFonts w:hint="eastAsia" w:ascii="Times New Roman" w:hAnsi="Times New Roman" w:eastAsia="仿宋_GB2312" w:cs="Times New Roman"/>
          <w:color w:val="auto"/>
          <w:sz w:val="32"/>
          <w:szCs w:val="32"/>
          <w:highlight w:val="none"/>
        </w:rPr>
        <w:t>，于2个工作日内完成备件接管单“物料说明”（物资编码信息）的物资名称、品牌/厂家、型号及参数信息，</w:t>
      </w:r>
      <w:r>
        <w:rPr>
          <w:rFonts w:ascii="Times New Roman" w:hAnsi="Times New Roman" w:eastAsia="仿宋_GB2312" w:cs="Times New Roman"/>
          <w:color w:val="auto"/>
          <w:sz w:val="32"/>
          <w:szCs w:val="32"/>
          <w:highlight w:val="none"/>
        </w:rPr>
        <w:t>与实物物资名称、规格型号及计量单位核对</w:t>
      </w:r>
      <w:r>
        <w:rPr>
          <w:rFonts w:hint="eastAsia" w:ascii="Times New Roman" w:hAnsi="Times New Roman" w:eastAsia="仿宋_GB2312" w:cs="Times New Roman"/>
          <w:color w:val="auto"/>
          <w:sz w:val="32"/>
          <w:szCs w:val="32"/>
          <w:highlight w:val="none"/>
        </w:rPr>
        <w:t>，并</w:t>
      </w:r>
      <w:r>
        <w:rPr>
          <w:rFonts w:ascii="Times New Roman" w:hAnsi="Times New Roman" w:eastAsia="仿宋_GB2312" w:cs="Times New Roman"/>
          <w:color w:val="auto"/>
          <w:sz w:val="32"/>
          <w:szCs w:val="32"/>
          <w:highlight w:val="none"/>
        </w:rPr>
        <w:t>提交</w:t>
      </w:r>
      <w:r>
        <w:rPr>
          <w:rFonts w:hint="eastAsia" w:ascii="Times New Roman" w:hAnsi="Times New Roman" w:eastAsia="仿宋_GB2312" w:cs="Times New Roman"/>
          <w:color w:val="auto"/>
          <w:sz w:val="32"/>
          <w:szCs w:val="32"/>
          <w:highlight w:val="none"/>
        </w:rPr>
        <w:t>完成</w:t>
      </w:r>
      <w:r>
        <w:rPr>
          <w:rFonts w:ascii="Times New Roman" w:hAnsi="Times New Roman" w:eastAsia="仿宋_GB2312" w:cs="Times New Roman"/>
          <w:color w:val="auto"/>
          <w:sz w:val="32"/>
          <w:szCs w:val="32"/>
          <w:highlight w:val="none"/>
        </w:rPr>
        <w:t>审批</w:t>
      </w:r>
      <w:r>
        <w:rPr>
          <w:rFonts w:hint="eastAsia" w:ascii="Times New Roman" w:hAnsi="Times New Roman" w:eastAsia="仿宋_GB2312" w:cs="Times New Roman"/>
          <w:color w:val="auto"/>
          <w:sz w:val="32"/>
          <w:szCs w:val="32"/>
          <w:highlight w:val="none"/>
        </w:rPr>
        <w:t>，接管部门选择当前线路工班长，使用部门选择使用中心科室物资员</w:t>
      </w:r>
      <w:r>
        <w:rPr>
          <w:rFonts w:ascii="Times New Roman" w:hAnsi="Times New Roman" w:eastAsia="仿宋_GB2312" w:cs="Times New Roman"/>
          <w:color w:val="auto"/>
          <w:sz w:val="32"/>
          <w:szCs w:val="32"/>
          <w:highlight w:val="none"/>
        </w:rPr>
        <w:t>。</w:t>
      </w:r>
    </w:p>
    <w:p w14:paraId="30B61669">
      <w:pPr>
        <w:keepNext w:val="0"/>
        <w:keepLines w:val="0"/>
        <w:pageBreakBefore w:val="0"/>
        <w:widowControl w:val="0"/>
        <w:numPr>
          <w:ilvl w:val="0"/>
          <w:numId w:val="0"/>
        </w:numPr>
        <w:kinsoku/>
        <w:wordWrap/>
        <w:overflowPunct/>
        <w:topLinePunct w:val="0"/>
        <w:autoSpaceDE/>
        <w:autoSpaceDN/>
        <w:bidi w:val="0"/>
        <w:adjustRightInd/>
        <w:snapToGrid/>
        <w:ind w:firstLine="624"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（2）</w:t>
      </w:r>
      <w:r>
        <w:rPr>
          <w:rFonts w:hint="default" w:ascii="Times New Roman" w:hAnsi="Times New Roman" w:eastAsia="仿宋_GB2312" w:cs="Times New Roman"/>
          <w:color w:val="auto"/>
          <w:sz w:val="32"/>
          <w:szCs w:val="32"/>
          <w:highlight w:val="none"/>
          <w:lang w:val="en-US" w:eastAsia="zh-CN"/>
        </w:rPr>
        <w:t>如仓库经办人因特殊情况需转办该单据，在备件接管单内填写转办人并勾选转办。</w:t>
      </w:r>
    </w:p>
    <w:p w14:paraId="021D648C">
      <w:pPr>
        <w:keepNext w:val="0"/>
        <w:keepLines w:val="0"/>
        <w:pageBreakBefore w:val="0"/>
        <w:widowControl w:val="0"/>
        <w:numPr>
          <w:ilvl w:val="0"/>
          <w:numId w:val="0"/>
        </w:numPr>
        <w:kinsoku/>
        <w:wordWrap/>
        <w:overflowPunct/>
        <w:topLinePunct w:val="0"/>
        <w:autoSpaceDE/>
        <w:autoSpaceDN/>
        <w:bidi w:val="0"/>
        <w:adjustRightInd/>
        <w:snapToGrid/>
        <w:ind w:firstLine="624" w:firstLineChars="200"/>
        <w:jc w:val="both"/>
        <w:textAlignment w:val="auto"/>
        <w:rPr>
          <w:rFonts w:hint="default" w:ascii="Times New Roman" w:hAnsi="Times New Roman" w:eastAsia="楷体_GB2312" w:cs="Times New Roman"/>
          <w:b/>
          <w:bCs/>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（3）</w:t>
      </w:r>
      <w:r>
        <w:rPr>
          <w:rFonts w:hint="default" w:ascii="Times New Roman" w:hAnsi="Times New Roman" w:eastAsia="仿宋_GB2312" w:cs="Times New Roman"/>
          <w:color w:val="auto"/>
          <w:sz w:val="32"/>
          <w:szCs w:val="32"/>
          <w:highlight w:val="none"/>
          <w:lang w:val="en-US" w:eastAsia="zh-CN"/>
        </w:rPr>
        <w:t>物资编码信息与</w:t>
      </w:r>
      <w:r>
        <w:rPr>
          <w:rFonts w:hint="eastAsia" w:ascii="Times New Roman" w:hAnsi="Times New Roman" w:eastAsia="仿宋_GB2312" w:cs="Times New Roman"/>
          <w:color w:val="auto"/>
          <w:sz w:val="32"/>
          <w:szCs w:val="32"/>
          <w:highlight w:val="none"/>
          <w:lang w:val="en-US" w:eastAsia="zh-CN"/>
        </w:rPr>
        <w:t>“实物物资名称”、“实物规格型号”“实物计量单位”（桶与kg或L、根与米等单位换算情况）</w:t>
      </w:r>
      <w:r>
        <w:rPr>
          <w:rFonts w:hint="default" w:ascii="Times New Roman" w:hAnsi="Times New Roman" w:eastAsia="仿宋_GB2312" w:cs="Times New Roman"/>
          <w:color w:val="auto"/>
          <w:sz w:val="32"/>
          <w:szCs w:val="32"/>
          <w:highlight w:val="none"/>
          <w:lang w:val="en-US" w:eastAsia="zh-CN"/>
        </w:rPr>
        <w:t>不符的，仓库经办人勾选后点击退回至接管台账（备件），系统发送通知至使用中心（部门），仓库经办人须以郑轨通</w:t>
      </w:r>
      <w:r>
        <w:rPr>
          <w:rFonts w:hint="eastAsia" w:ascii="Times New Roman" w:hAnsi="Times New Roman" w:eastAsia="仿宋_GB2312" w:cs="Times New Roman"/>
          <w:color w:val="auto"/>
          <w:sz w:val="32"/>
          <w:szCs w:val="32"/>
          <w:highlight w:val="none"/>
          <w:lang w:val="en-US" w:eastAsia="zh-CN"/>
        </w:rPr>
        <w:t>及</w:t>
      </w:r>
      <w:r>
        <w:rPr>
          <w:rFonts w:hint="default" w:ascii="Times New Roman" w:hAnsi="Times New Roman" w:eastAsia="仿宋_GB2312" w:cs="Times New Roman"/>
          <w:color w:val="auto"/>
          <w:sz w:val="32"/>
          <w:szCs w:val="32"/>
          <w:highlight w:val="none"/>
          <w:lang w:val="en-US" w:eastAsia="zh-CN"/>
        </w:rPr>
        <w:t>电话</w:t>
      </w:r>
      <w:r>
        <w:rPr>
          <w:rFonts w:hint="eastAsia" w:ascii="Times New Roman" w:hAnsi="Times New Roman" w:eastAsia="仿宋_GB2312" w:cs="Times New Roman"/>
          <w:color w:val="auto"/>
          <w:sz w:val="32"/>
          <w:szCs w:val="32"/>
          <w:highlight w:val="none"/>
          <w:lang w:val="en-US" w:eastAsia="zh-CN"/>
        </w:rPr>
        <w:t>通知</w:t>
      </w:r>
      <w:r>
        <w:rPr>
          <w:rFonts w:hint="default" w:ascii="Times New Roman" w:hAnsi="Times New Roman" w:eastAsia="仿宋_GB2312" w:cs="Times New Roman"/>
          <w:color w:val="auto"/>
          <w:sz w:val="32"/>
          <w:szCs w:val="32"/>
          <w:highlight w:val="none"/>
          <w:lang w:val="en-US" w:eastAsia="zh-CN"/>
        </w:rPr>
        <w:t>形式通知使用中心重新填报</w:t>
      </w:r>
      <w:r>
        <w:rPr>
          <w:rFonts w:hint="eastAsia" w:ascii="Times New Roman" w:hAnsi="Times New Roman" w:eastAsia="仿宋_GB2312" w:cs="Times New Roman"/>
          <w:color w:val="auto"/>
          <w:sz w:val="32"/>
          <w:szCs w:val="32"/>
          <w:highlight w:val="none"/>
          <w:lang w:val="en-US" w:eastAsia="zh-CN"/>
        </w:rPr>
        <w:t>物资编码</w:t>
      </w:r>
      <w:r>
        <w:rPr>
          <w:rFonts w:hint="default" w:ascii="Times New Roman" w:hAnsi="Times New Roman" w:eastAsia="仿宋_GB2312" w:cs="Times New Roman"/>
          <w:color w:val="auto"/>
          <w:sz w:val="32"/>
          <w:szCs w:val="32"/>
          <w:highlight w:val="none"/>
          <w:lang w:val="en-US" w:eastAsia="zh-CN"/>
        </w:rPr>
        <w:t>。</w:t>
      </w:r>
    </w:p>
    <w:p w14:paraId="5F80FB39">
      <w:pPr>
        <w:keepNext w:val="0"/>
        <w:keepLines w:val="0"/>
        <w:pageBreakBefore w:val="0"/>
        <w:widowControl w:val="0"/>
        <w:numPr>
          <w:ilvl w:val="0"/>
          <w:numId w:val="0"/>
        </w:numPr>
        <w:kinsoku/>
        <w:wordWrap/>
        <w:overflowPunct/>
        <w:topLinePunct w:val="0"/>
        <w:autoSpaceDE/>
        <w:autoSpaceDN/>
        <w:bidi w:val="0"/>
        <w:adjustRightInd/>
        <w:snapToGrid/>
        <w:ind w:firstLine="624"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（4）</w:t>
      </w:r>
      <w:r>
        <w:rPr>
          <w:rFonts w:hint="default" w:ascii="Times New Roman" w:hAnsi="Times New Roman" w:eastAsia="仿宋_GB2312" w:cs="Times New Roman"/>
          <w:color w:val="auto"/>
          <w:sz w:val="32"/>
          <w:szCs w:val="32"/>
          <w:highlight w:val="none"/>
          <w:lang w:val="en-US" w:eastAsia="zh-CN"/>
        </w:rPr>
        <w:t>备件接管单审批完成后，建设移交系统将该单合格信息同步至WMS系统内，生成建设移交送货单，仓库经办人需在2个工作日内完成WMS系统入库工作。</w:t>
      </w:r>
    </w:p>
    <w:p w14:paraId="098270FC">
      <w:pPr>
        <w:keepNext w:val="0"/>
        <w:keepLines w:val="0"/>
        <w:pageBreakBefore w:val="0"/>
        <w:widowControl w:val="0"/>
        <w:numPr>
          <w:ilvl w:val="0"/>
          <w:numId w:val="0"/>
        </w:numPr>
        <w:kinsoku/>
        <w:wordWrap/>
        <w:overflowPunct/>
        <w:topLinePunct w:val="0"/>
        <w:autoSpaceDE/>
        <w:autoSpaceDN/>
        <w:bidi w:val="0"/>
        <w:adjustRightInd/>
        <w:snapToGrid/>
        <w:ind w:firstLine="624"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6</w:t>
      </w:r>
      <w:r>
        <w:rPr>
          <w:rFonts w:hint="default" w:ascii="Times New Roman" w:hAnsi="Times New Roman" w:eastAsia="仿宋_GB2312" w:cs="Times New Roman"/>
          <w:color w:val="auto"/>
          <w:sz w:val="32"/>
          <w:szCs w:val="32"/>
          <w:highlight w:val="none"/>
          <w:lang w:val="en-US" w:eastAsia="zh-CN"/>
        </w:rPr>
        <w:t>.设备接管单</w:t>
      </w:r>
    </w:p>
    <w:p w14:paraId="0F9A856B">
      <w:pPr>
        <w:keepNext w:val="0"/>
        <w:keepLines w:val="0"/>
        <w:pageBreakBefore w:val="0"/>
        <w:widowControl w:val="0"/>
        <w:numPr>
          <w:ilvl w:val="0"/>
          <w:numId w:val="0"/>
        </w:numPr>
        <w:kinsoku/>
        <w:wordWrap/>
        <w:overflowPunct/>
        <w:topLinePunct w:val="0"/>
        <w:autoSpaceDE/>
        <w:autoSpaceDN/>
        <w:bidi w:val="0"/>
        <w:adjustRightInd/>
        <w:snapToGrid/>
        <w:ind w:firstLine="624"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（1）</w:t>
      </w:r>
      <w:r>
        <w:rPr>
          <w:rFonts w:hint="default" w:ascii="Times New Roman" w:hAnsi="Times New Roman" w:eastAsia="仿宋_GB2312" w:cs="Times New Roman"/>
          <w:color w:val="auto"/>
          <w:sz w:val="32"/>
          <w:szCs w:val="32"/>
          <w:highlight w:val="none"/>
          <w:lang w:val="en-US" w:eastAsia="zh-CN"/>
        </w:rPr>
        <w:t>仓库经办人接到设备接管单通知后，</w:t>
      </w:r>
      <w:r>
        <w:rPr>
          <w:rFonts w:hint="eastAsia" w:ascii="Times New Roman" w:hAnsi="Times New Roman" w:eastAsia="仿宋_GB2312" w:cs="Times New Roman"/>
          <w:color w:val="auto"/>
          <w:sz w:val="32"/>
          <w:szCs w:val="32"/>
          <w:highlight w:val="none"/>
          <w:lang w:val="en-US" w:eastAsia="zh-CN"/>
        </w:rPr>
        <w:t>于</w:t>
      </w:r>
      <w:r>
        <w:rPr>
          <w:rFonts w:hint="default" w:ascii="Times New Roman" w:hAnsi="Times New Roman" w:eastAsia="仿宋_GB2312" w:cs="Times New Roman"/>
          <w:color w:val="auto"/>
          <w:sz w:val="32"/>
          <w:szCs w:val="32"/>
          <w:highlight w:val="none"/>
          <w:lang w:val="en-US" w:eastAsia="zh-CN"/>
        </w:rPr>
        <w:t>2个工作日内完成</w:t>
      </w:r>
      <w:r>
        <w:rPr>
          <w:rFonts w:hint="eastAsia" w:ascii="Times New Roman" w:hAnsi="Times New Roman" w:eastAsia="仿宋_GB2312" w:cs="Times New Roman"/>
          <w:color w:val="auto"/>
          <w:sz w:val="32"/>
          <w:szCs w:val="32"/>
          <w:highlight w:val="none"/>
          <w:lang w:val="en-US" w:eastAsia="zh-CN"/>
        </w:rPr>
        <w:t>设备</w:t>
      </w:r>
      <w:r>
        <w:rPr>
          <w:rFonts w:hint="default" w:ascii="Times New Roman" w:hAnsi="Times New Roman" w:eastAsia="仿宋_GB2312" w:cs="Times New Roman"/>
          <w:color w:val="auto"/>
          <w:sz w:val="32"/>
          <w:szCs w:val="32"/>
          <w:highlight w:val="none"/>
          <w:lang w:val="en-US" w:eastAsia="zh-CN"/>
        </w:rPr>
        <w:t>接管单</w:t>
      </w:r>
      <w:r>
        <w:rPr>
          <w:rFonts w:hint="eastAsia" w:ascii="Times New Roman" w:hAnsi="Times New Roman" w:eastAsia="仿宋_GB2312" w:cs="Times New Roman"/>
          <w:color w:val="auto"/>
          <w:sz w:val="32"/>
          <w:szCs w:val="32"/>
          <w:highlight w:val="none"/>
          <w:lang w:val="en-US" w:eastAsia="zh-CN"/>
        </w:rPr>
        <w:t>“物料说明”（物资编码信息）的物资名称、品牌/厂家、型号及参数信息，</w:t>
      </w:r>
      <w:r>
        <w:rPr>
          <w:rFonts w:hint="default" w:ascii="Times New Roman" w:hAnsi="Times New Roman" w:eastAsia="仿宋_GB2312" w:cs="Times New Roman"/>
          <w:color w:val="auto"/>
          <w:sz w:val="32"/>
          <w:szCs w:val="32"/>
          <w:highlight w:val="none"/>
          <w:lang w:val="en-US" w:eastAsia="zh-CN"/>
        </w:rPr>
        <w:t>与</w:t>
      </w:r>
      <w:r>
        <w:rPr>
          <w:rFonts w:hint="eastAsia" w:ascii="Times New Roman" w:hAnsi="Times New Roman" w:eastAsia="仿宋_GB2312" w:cs="Times New Roman"/>
          <w:color w:val="auto"/>
          <w:sz w:val="32"/>
          <w:szCs w:val="32"/>
          <w:highlight w:val="none"/>
          <w:lang w:val="en-US" w:eastAsia="zh-CN"/>
        </w:rPr>
        <w:t>移交资产说明</w:t>
      </w:r>
      <w:r>
        <w:rPr>
          <w:rFonts w:hint="default" w:ascii="Times New Roman" w:hAnsi="Times New Roman" w:eastAsia="仿宋_GB2312" w:cs="Times New Roman"/>
          <w:color w:val="auto"/>
          <w:sz w:val="32"/>
          <w:szCs w:val="32"/>
          <w:highlight w:val="none"/>
          <w:lang w:val="en-US" w:eastAsia="zh-CN"/>
        </w:rPr>
        <w:t>、</w:t>
      </w:r>
      <w:r>
        <w:rPr>
          <w:rFonts w:hint="eastAsia" w:ascii="Times New Roman" w:hAnsi="Times New Roman" w:eastAsia="仿宋_GB2312" w:cs="Times New Roman"/>
          <w:color w:val="auto"/>
          <w:sz w:val="32"/>
          <w:szCs w:val="32"/>
          <w:highlight w:val="none"/>
          <w:lang w:val="en-US" w:eastAsia="zh-CN"/>
        </w:rPr>
        <w:t>移交</w:t>
      </w:r>
      <w:r>
        <w:rPr>
          <w:rFonts w:hint="default" w:ascii="Times New Roman" w:hAnsi="Times New Roman" w:eastAsia="仿宋_GB2312" w:cs="Times New Roman"/>
          <w:color w:val="auto"/>
          <w:sz w:val="32"/>
          <w:szCs w:val="32"/>
          <w:highlight w:val="none"/>
          <w:lang w:val="en-US" w:eastAsia="zh-CN"/>
        </w:rPr>
        <w:t>规格型号及</w:t>
      </w:r>
      <w:r>
        <w:rPr>
          <w:rFonts w:hint="eastAsia" w:ascii="Times New Roman" w:hAnsi="Times New Roman" w:eastAsia="仿宋_GB2312" w:cs="Times New Roman"/>
          <w:color w:val="auto"/>
          <w:sz w:val="32"/>
          <w:szCs w:val="32"/>
          <w:highlight w:val="none"/>
          <w:lang w:val="en-US" w:eastAsia="zh-CN"/>
        </w:rPr>
        <w:t>移交</w:t>
      </w:r>
      <w:r>
        <w:rPr>
          <w:rFonts w:hint="default" w:ascii="Times New Roman" w:hAnsi="Times New Roman" w:eastAsia="仿宋_GB2312" w:cs="Times New Roman"/>
          <w:color w:val="auto"/>
          <w:sz w:val="32"/>
          <w:szCs w:val="32"/>
          <w:highlight w:val="none"/>
          <w:lang w:val="en-US" w:eastAsia="zh-CN"/>
        </w:rPr>
        <w:t>计量单位</w:t>
      </w:r>
      <w:r>
        <w:rPr>
          <w:rFonts w:hint="eastAsia" w:ascii="Times New Roman" w:hAnsi="Times New Roman" w:eastAsia="仿宋_GB2312" w:cs="Times New Roman"/>
          <w:color w:val="auto"/>
          <w:sz w:val="32"/>
          <w:szCs w:val="32"/>
          <w:highlight w:val="none"/>
          <w:lang w:val="en-US" w:eastAsia="zh-CN"/>
        </w:rPr>
        <w:t>的</w:t>
      </w:r>
      <w:r>
        <w:rPr>
          <w:rFonts w:hint="default" w:ascii="Times New Roman" w:hAnsi="Times New Roman" w:eastAsia="仿宋_GB2312" w:cs="Times New Roman"/>
          <w:color w:val="auto"/>
          <w:sz w:val="32"/>
          <w:szCs w:val="32"/>
          <w:highlight w:val="none"/>
          <w:lang w:val="en-US" w:eastAsia="zh-CN"/>
        </w:rPr>
        <w:t>核对</w:t>
      </w:r>
      <w:r>
        <w:rPr>
          <w:rFonts w:hint="eastAsia" w:ascii="Times New Roman" w:hAnsi="Times New Roman" w:eastAsia="仿宋_GB2312" w:cs="Times New Roman"/>
          <w:color w:val="auto"/>
          <w:sz w:val="32"/>
          <w:szCs w:val="32"/>
          <w:highlight w:val="none"/>
          <w:lang w:val="en-US" w:eastAsia="zh-CN"/>
        </w:rPr>
        <w:t>，并完成资产详细信息填报工作，提交设备接管单后</w:t>
      </w:r>
      <w:r>
        <w:rPr>
          <w:rFonts w:hint="default" w:ascii="Times New Roman" w:hAnsi="Times New Roman" w:eastAsia="仿宋_GB2312" w:cs="Times New Roman"/>
          <w:color w:val="auto"/>
          <w:sz w:val="32"/>
          <w:szCs w:val="32"/>
          <w:highlight w:val="none"/>
          <w:lang w:val="en-US" w:eastAsia="zh-CN"/>
        </w:rPr>
        <w:t>在5个工作日</w:t>
      </w:r>
      <w:r>
        <w:rPr>
          <w:rFonts w:hint="eastAsia" w:ascii="Times New Roman" w:hAnsi="Times New Roman" w:eastAsia="仿宋_GB2312" w:cs="Times New Roman"/>
          <w:color w:val="auto"/>
          <w:sz w:val="32"/>
          <w:szCs w:val="32"/>
          <w:highlight w:val="none"/>
          <w:lang w:val="en-US" w:eastAsia="zh-CN"/>
        </w:rPr>
        <w:t>跟催完成</w:t>
      </w:r>
      <w:r>
        <w:rPr>
          <w:rFonts w:hint="default" w:ascii="Times New Roman" w:hAnsi="Times New Roman" w:eastAsia="仿宋_GB2312" w:cs="Times New Roman"/>
          <w:color w:val="auto"/>
          <w:sz w:val="32"/>
          <w:szCs w:val="32"/>
          <w:highlight w:val="none"/>
          <w:lang w:val="en-US" w:eastAsia="zh-CN"/>
        </w:rPr>
        <w:t>审批并生成资产编码。</w:t>
      </w:r>
    </w:p>
    <w:p w14:paraId="76A2CDC9">
      <w:pPr>
        <w:keepNext w:val="0"/>
        <w:keepLines w:val="0"/>
        <w:pageBreakBefore w:val="0"/>
        <w:widowControl w:val="0"/>
        <w:numPr>
          <w:ilvl w:val="0"/>
          <w:numId w:val="0"/>
        </w:numPr>
        <w:kinsoku/>
        <w:wordWrap/>
        <w:overflowPunct/>
        <w:topLinePunct w:val="0"/>
        <w:autoSpaceDE/>
        <w:autoSpaceDN/>
        <w:bidi w:val="0"/>
        <w:adjustRightInd/>
        <w:snapToGrid/>
        <w:ind w:firstLine="624" w:firstLineChars="200"/>
        <w:jc w:val="both"/>
        <w:textAlignment w:val="auto"/>
        <w:rPr>
          <w:rFonts w:hint="default" w:ascii="Times New Roman" w:hAnsi="Times New Roman" w:eastAsia="仿宋_GB2312" w:cs="Times New Roman"/>
          <w:color w:val="auto"/>
          <w:sz w:val="32"/>
          <w:szCs w:val="32"/>
          <w:highlight w:val="none"/>
          <w:lang w:val="en-US" w:eastAsia="zh-CN"/>
        </w:rPr>
      </w:pPr>
      <w:r>
        <w:rPr>
          <w:rFonts w:hint="eastAsia" w:ascii="Times New Roman" w:hAnsi="Times New Roman" w:eastAsia="仿宋_GB2312" w:cs="Times New Roman"/>
          <w:color w:val="auto"/>
          <w:sz w:val="32"/>
          <w:szCs w:val="32"/>
          <w:highlight w:val="none"/>
          <w:lang w:val="en-US" w:eastAsia="zh-CN"/>
        </w:rPr>
        <w:t>（2）</w:t>
      </w:r>
      <w:r>
        <w:rPr>
          <w:rFonts w:hint="default" w:ascii="Times New Roman" w:hAnsi="Times New Roman" w:eastAsia="仿宋_GB2312" w:cs="Times New Roman"/>
          <w:color w:val="auto"/>
          <w:sz w:val="32"/>
          <w:szCs w:val="32"/>
          <w:highlight w:val="none"/>
          <w:lang w:val="en-US" w:eastAsia="zh-CN"/>
        </w:rPr>
        <w:t>物资编码信息与</w:t>
      </w:r>
      <w:r>
        <w:rPr>
          <w:rFonts w:hint="eastAsia" w:ascii="Times New Roman" w:hAnsi="Times New Roman" w:eastAsia="仿宋_GB2312" w:cs="Times New Roman"/>
          <w:color w:val="auto"/>
          <w:sz w:val="32"/>
          <w:szCs w:val="32"/>
          <w:highlight w:val="none"/>
          <w:lang w:val="en-US" w:eastAsia="zh-CN"/>
        </w:rPr>
        <w:t>移交</w:t>
      </w:r>
      <w:r>
        <w:rPr>
          <w:rFonts w:hint="default" w:ascii="Times New Roman" w:hAnsi="Times New Roman" w:eastAsia="仿宋_GB2312" w:cs="Times New Roman"/>
          <w:color w:val="auto"/>
          <w:sz w:val="32"/>
          <w:szCs w:val="32"/>
          <w:highlight w:val="none"/>
          <w:lang w:val="en-US" w:eastAsia="zh-CN"/>
        </w:rPr>
        <w:t>信息不符的，仓库经办人勾选后点击退回至接管台账（备件），系统发送通知至使用中心（部门），仓库经办人须以郑轨通、电话形式通知使用中心重新填报</w:t>
      </w:r>
      <w:r>
        <w:rPr>
          <w:rFonts w:hint="eastAsia" w:ascii="Times New Roman" w:hAnsi="Times New Roman" w:eastAsia="仿宋_GB2312" w:cs="Times New Roman"/>
          <w:color w:val="auto"/>
          <w:sz w:val="32"/>
          <w:szCs w:val="32"/>
          <w:highlight w:val="none"/>
          <w:lang w:val="en-US" w:eastAsia="zh-CN"/>
        </w:rPr>
        <w:t>物资编码</w:t>
      </w:r>
      <w:r>
        <w:rPr>
          <w:rFonts w:hint="default" w:ascii="Times New Roman" w:hAnsi="Times New Roman" w:eastAsia="仿宋_GB2312" w:cs="Times New Roman"/>
          <w:color w:val="auto"/>
          <w:sz w:val="32"/>
          <w:szCs w:val="32"/>
          <w:highlight w:val="none"/>
          <w:lang w:val="en-US" w:eastAsia="zh-CN"/>
        </w:rPr>
        <w:t>。</w:t>
      </w:r>
    </w:p>
    <w:p w14:paraId="63CB7BD9">
      <w:pPr>
        <w:keepNext w:val="0"/>
        <w:keepLines w:val="0"/>
        <w:pageBreakBefore w:val="0"/>
        <w:numPr>
          <w:ilvl w:val="-1"/>
          <w:numId w:val="0"/>
        </w:numPr>
        <w:kinsoku/>
        <w:wordWrap/>
        <w:overflowPunct/>
        <w:topLinePunct w:val="0"/>
        <w:bidi w:val="0"/>
        <w:spacing w:line="560" w:lineRule="exact"/>
        <w:ind w:firstLine="624" w:firstLineChars="200"/>
        <w:jc w:val="left"/>
        <w:outlineLvl w:val="9"/>
        <w:rPr>
          <w:rFonts w:hint="default" w:ascii="仿宋_GB2312" w:hAnsi="仿宋_GB2312" w:eastAsia="仿宋_GB2312" w:cs="仿宋_GB2312"/>
          <w:sz w:val="32"/>
          <w:szCs w:val="32"/>
          <w:highlight w:val="none"/>
          <w:lang w:val="en-US" w:eastAsia="zh-CN" w:bidi="ar"/>
        </w:rPr>
        <w:sectPr>
          <w:footerReference r:id="rId3" w:type="default"/>
          <w:pgSz w:w="11906" w:h="16838"/>
          <w:pgMar w:top="2098" w:right="1474" w:bottom="1984" w:left="1587" w:header="851" w:footer="992" w:gutter="0"/>
          <w:pgNumType w:fmt="numberInDash"/>
          <w:cols w:space="0" w:num="1"/>
          <w:rtlGutter w:val="0"/>
          <w:docGrid w:type="linesAndChars" w:linePitch="579" w:charSpace="-1839"/>
        </w:sectPr>
      </w:pPr>
      <w:r>
        <w:rPr>
          <w:rFonts w:hint="eastAsia" w:ascii="Times New Roman" w:hAnsi="Times New Roman" w:eastAsia="仿宋_GB2312" w:cs="Times New Roman"/>
          <w:color w:val="auto"/>
          <w:sz w:val="32"/>
          <w:szCs w:val="32"/>
          <w:highlight w:val="none"/>
          <w:lang w:val="en-US" w:eastAsia="zh-CN"/>
        </w:rPr>
        <w:t>（3）</w:t>
      </w:r>
      <w:r>
        <w:rPr>
          <w:rFonts w:hint="default" w:ascii="Times New Roman" w:hAnsi="Times New Roman" w:eastAsia="仿宋_GB2312" w:cs="Times New Roman"/>
          <w:color w:val="auto"/>
          <w:sz w:val="32"/>
          <w:szCs w:val="32"/>
          <w:highlight w:val="none"/>
          <w:lang w:val="en-US" w:eastAsia="zh-CN"/>
        </w:rPr>
        <w:t>设备接管单生成资产编码后，建设移交系统将该单合格信息同步至WMS系统内，生成建设移交送货单，仓库经办人需在2个工作日内完成WMS系统入库工作。</w:t>
      </w:r>
    </w:p>
    <w:p w14:paraId="22D1E7F9">
      <w:pPr>
        <w:keepNext w:val="0"/>
        <w:keepLines w:val="0"/>
        <w:pageBreakBefore w:val="0"/>
        <w:numPr>
          <w:ilvl w:val="0"/>
          <w:numId w:val="0"/>
        </w:numPr>
        <w:kinsoku/>
        <w:wordWrap/>
        <w:overflowPunct/>
        <w:topLinePunct w:val="0"/>
        <w:bidi w:val="0"/>
        <w:spacing w:line="560" w:lineRule="exact"/>
        <w:jc w:val="both"/>
        <w:rPr>
          <w:rFonts w:hint="default" w:ascii="Times New Roman" w:hAnsi="Times New Roman" w:eastAsia="楷体_GB2312" w:cs="Times New Roman"/>
          <w:b/>
          <w:bCs/>
          <w:color w:val="auto"/>
          <w:sz w:val="32"/>
          <w:szCs w:val="32"/>
          <w:highlight w:val="none"/>
          <w:lang w:val="en-US" w:eastAsia="zh-CN"/>
        </w:rPr>
      </w:pPr>
    </w:p>
    <w:p w14:paraId="373F5082">
      <w:pPr>
        <w:keepNext w:val="0"/>
        <w:keepLines w:val="0"/>
        <w:pageBreakBefore w:val="0"/>
        <w:numPr>
          <w:ilvl w:val="0"/>
          <w:numId w:val="0"/>
        </w:numPr>
        <w:kinsoku/>
        <w:wordWrap/>
        <w:overflowPunct/>
        <w:topLinePunct w:val="0"/>
        <w:bidi w:val="0"/>
        <w:spacing w:line="560" w:lineRule="exact"/>
        <w:jc w:val="both"/>
        <w:rPr>
          <w:rFonts w:hint="default" w:ascii="Times New Roman" w:hAnsi="Times New Roman" w:eastAsia="楷体_GB2312" w:cs="Times New Roman"/>
          <w:b/>
          <w:bCs/>
          <w:color w:val="auto"/>
          <w:sz w:val="32"/>
          <w:szCs w:val="32"/>
          <w:highlight w:val="none"/>
          <w:lang w:val="en-US" w:eastAsia="zh-CN"/>
        </w:rPr>
      </w:pPr>
    </w:p>
    <w:p w14:paraId="4CA87F7B">
      <w:pPr>
        <w:keepNext w:val="0"/>
        <w:keepLines w:val="0"/>
        <w:pageBreakBefore w:val="0"/>
        <w:numPr>
          <w:ilvl w:val="0"/>
          <w:numId w:val="0"/>
        </w:numPr>
        <w:kinsoku/>
        <w:wordWrap/>
        <w:overflowPunct/>
        <w:topLinePunct w:val="0"/>
        <w:bidi w:val="0"/>
        <w:spacing w:line="560" w:lineRule="exact"/>
        <w:jc w:val="both"/>
        <w:rPr>
          <w:rFonts w:hint="default" w:ascii="Times New Roman" w:hAnsi="Times New Roman" w:eastAsia="楷体_GB2312" w:cs="Times New Roman"/>
          <w:b/>
          <w:bCs/>
          <w:color w:val="auto"/>
          <w:sz w:val="32"/>
          <w:szCs w:val="32"/>
          <w:highlight w:val="none"/>
          <w:lang w:val="en-US" w:eastAsia="zh-CN"/>
        </w:rPr>
      </w:pPr>
    </w:p>
    <w:p w14:paraId="247285C5">
      <w:pPr>
        <w:keepNext w:val="0"/>
        <w:keepLines w:val="0"/>
        <w:pageBreakBefore w:val="0"/>
        <w:numPr>
          <w:ilvl w:val="0"/>
          <w:numId w:val="0"/>
        </w:numPr>
        <w:kinsoku/>
        <w:wordWrap/>
        <w:overflowPunct/>
        <w:topLinePunct w:val="0"/>
        <w:bidi w:val="0"/>
        <w:spacing w:line="560" w:lineRule="exact"/>
        <w:jc w:val="both"/>
        <w:rPr>
          <w:rFonts w:hint="default" w:ascii="Times New Roman" w:hAnsi="Times New Roman" w:eastAsia="楷体_GB2312" w:cs="Times New Roman"/>
          <w:b/>
          <w:bCs/>
          <w:color w:val="auto"/>
          <w:sz w:val="32"/>
          <w:szCs w:val="32"/>
          <w:highlight w:val="none"/>
          <w:lang w:val="en-US" w:eastAsia="zh-CN"/>
        </w:rPr>
      </w:pPr>
    </w:p>
    <w:p w14:paraId="5B4473AD">
      <w:pPr>
        <w:keepNext w:val="0"/>
        <w:keepLines w:val="0"/>
        <w:pageBreakBefore w:val="0"/>
        <w:numPr>
          <w:ilvl w:val="0"/>
          <w:numId w:val="0"/>
        </w:numPr>
        <w:kinsoku/>
        <w:wordWrap/>
        <w:overflowPunct/>
        <w:topLinePunct w:val="0"/>
        <w:bidi w:val="0"/>
        <w:spacing w:line="560" w:lineRule="exact"/>
        <w:jc w:val="both"/>
        <w:rPr>
          <w:rFonts w:hint="default" w:ascii="Times New Roman" w:hAnsi="Times New Roman" w:eastAsia="楷体_GB2312" w:cs="Times New Roman"/>
          <w:b/>
          <w:bCs/>
          <w:color w:val="auto"/>
          <w:sz w:val="32"/>
          <w:szCs w:val="32"/>
          <w:highlight w:val="none"/>
          <w:lang w:val="en-US" w:eastAsia="zh-CN"/>
        </w:rPr>
      </w:pPr>
    </w:p>
    <w:p w14:paraId="10F611F9">
      <w:pPr>
        <w:keepNext w:val="0"/>
        <w:keepLines w:val="0"/>
        <w:pageBreakBefore w:val="0"/>
        <w:numPr>
          <w:ilvl w:val="0"/>
          <w:numId w:val="0"/>
        </w:numPr>
        <w:kinsoku/>
        <w:wordWrap/>
        <w:overflowPunct/>
        <w:topLinePunct w:val="0"/>
        <w:bidi w:val="0"/>
        <w:spacing w:line="560" w:lineRule="exact"/>
        <w:jc w:val="both"/>
        <w:rPr>
          <w:rFonts w:hint="default" w:ascii="Times New Roman" w:hAnsi="Times New Roman" w:eastAsia="楷体_GB2312" w:cs="Times New Roman"/>
          <w:b/>
          <w:bCs/>
          <w:color w:val="auto"/>
          <w:sz w:val="32"/>
          <w:szCs w:val="32"/>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341FA6">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71DEE9">
                          <w:pPr>
                            <w:pStyle w:val="6"/>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1C71DEE9">
                    <w:pPr>
                      <w:pStyle w:val="6"/>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074915"/>
    <w:multiLevelType w:val="singleLevel"/>
    <w:tmpl w:val="FB074915"/>
    <w:lvl w:ilvl="0" w:tentative="0">
      <w:start w:val="3"/>
      <w:numFmt w:val="decimal"/>
      <w:suff w:val="nothing"/>
      <w:lvlText w:val="（%1）"/>
      <w:lvlJc w:val="left"/>
    </w:lvl>
  </w:abstractNum>
  <w:abstractNum w:abstractNumId="1">
    <w:nsid w:val="00000002"/>
    <w:multiLevelType w:val="multilevel"/>
    <w:tmpl w:val="00000002"/>
    <w:lvl w:ilvl="0" w:tentative="0">
      <w:start w:val="1"/>
      <w:numFmt w:val="decimal"/>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16"/>
      <w:suff w:val="nothing"/>
      <w:lvlText w:val="%1.%2　"/>
      <w:lvlJc w:val="left"/>
      <w:pPr>
        <w:ind w:left="0" w:firstLine="0"/>
      </w:pPr>
      <w:rPr>
        <w:rFonts w:hint="eastAsia" w:ascii="黑体" w:hAnsi="Times New Roman" w:eastAsia="黑体" w:cs="Times New Roman"/>
        <w:b w:val="0"/>
        <w:bCs w:val="0"/>
        <w:i w:val="0"/>
        <w:iCs w:val="0"/>
        <w:caps w:val="0"/>
        <w:vanish w:val="0"/>
        <w:spacing w:val="0"/>
        <w:kern w:val="0"/>
        <w:position w:val="0"/>
        <w:sz w:val="21"/>
        <w:szCs w:val="21"/>
        <w:u w:val="none"/>
        <w:vertAlign w:val="baseline"/>
      </w:rPr>
    </w:lvl>
    <w:lvl w:ilvl="2" w:tentative="0">
      <w:start w:val="1"/>
      <w:numFmt w:val="decimal"/>
      <w:pStyle w:val="15"/>
      <w:suff w:val="nothing"/>
      <w:lvlText w:val="%1.%2.%3　"/>
      <w:lvlJc w:val="left"/>
      <w:pPr>
        <w:ind w:left="567" w:firstLine="0"/>
      </w:pPr>
      <w:rPr>
        <w:rFonts w:hint="eastAsia" w:ascii="黑体" w:hAnsi="Times New Roman" w:eastAsia="黑体"/>
        <w:b w:val="0"/>
        <w:i w:val="0"/>
        <w:sz w:val="21"/>
      </w:rPr>
    </w:lvl>
    <w:lvl w:ilvl="3" w:tentative="0">
      <w:start w:val="1"/>
      <w:numFmt w:val="decimal"/>
      <w:pStyle w:val="14"/>
      <w:suff w:val="nothing"/>
      <w:lvlText w:val="%1.%2.%3.%4　"/>
      <w:lvlJc w:val="left"/>
      <w:pPr>
        <w:ind w:left="567" w:firstLine="0"/>
      </w:pPr>
      <w:rPr>
        <w:rFonts w:hint="default" w:ascii="黑体" w:hAnsi="Times New Roman" w:eastAsia="黑体"/>
        <w:b w:val="0"/>
        <w:i w:val="0"/>
        <w:color w:val="auto"/>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李林骁">
    <w15:presenceInfo w15:providerId="None" w15:userId="李林骁"/>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M4OWJmMTcyNjhiNDEwNDM3YjlkNTc2ZjFlZTQzMDMifQ=="/>
    <w:docVar w:name="KSO_WPS_MARK_KEY" w:val="6c6884ac-2493-4b9d-9857-a9e760a23ac5"/>
  </w:docVars>
  <w:rsids>
    <w:rsidRoot w:val="2F763105"/>
    <w:rsid w:val="0237790D"/>
    <w:rsid w:val="02441A7C"/>
    <w:rsid w:val="028E6BE5"/>
    <w:rsid w:val="03C577A8"/>
    <w:rsid w:val="04C434E1"/>
    <w:rsid w:val="058C4EEF"/>
    <w:rsid w:val="0717635A"/>
    <w:rsid w:val="072B0EAD"/>
    <w:rsid w:val="091B5662"/>
    <w:rsid w:val="097E1377"/>
    <w:rsid w:val="0A4A5ACC"/>
    <w:rsid w:val="0AF62F0F"/>
    <w:rsid w:val="0CEE7B61"/>
    <w:rsid w:val="0FB57882"/>
    <w:rsid w:val="10D31CD6"/>
    <w:rsid w:val="115870E1"/>
    <w:rsid w:val="12F40A27"/>
    <w:rsid w:val="13985B31"/>
    <w:rsid w:val="147A532B"/>
    <w:rsid w:val="158843DD"/>
    <w:rsid w:val="15FB2EC5"/>
    <w:rsid w:val="16E55626"/>
    <w:rsid w:val="186F50D6"/>
    <w:rsid w:val="18CE1B3F"/>
    <w:rsid w:val="18D44E00"/>
    <w:rsid w:val="19686CB4"/>
    <w:rsid w:val="1AD1555F"/>
    <w:rsid w:val="1B6445D1"/>
    <w:rsid w:val="1C316C17"/>
    <w:rsid w:val="1C7D1845"/>
    <w:rsid w:val="1C913C17"/>
    <w:rsid w:val="1CCD447A"/>
    <w:rsid w:val="1DD0781D"/>
    <w:rsid w:val="204B676E"/>
    <w:rsid w:val="2087171E"/>
    <w:rsid w:val="21E307D6"/>
    <w:rsid w:val="234C07DB"/>
    <w:rsid w:val="26447F12"/>
    <w:rsid w:val="26BA0CA3"/>
    <w:rsid w:val="28CA2806"/>
    <w:rsid w:val="28D76D98"/>
    <w:rsid w:val="29B73195"/>
    <w:rsid w:val="2B514C51"/>
    <w:rsid w:val="2C315A24"/>
    <w:rsid w:val="2DB531C8"/>
    <w:rsid w:val="2DD13DB6"/>
    <w:rsid w:val="2E011A29"/>
    <w:rsid w:val="2E9F3EB4"/>
    <w:rsid w:val="2F763105"/>
    <w:rsid w:val="32324AE6"/>
    <w:rsid w:val="32861710"/>
    <w:rsid w:val="334636A1"/>
    <w:rsid w:val="36044D65"/>
    <w:rsid w:val="361828F5"/>
    <w:rsid w:val="38C27EA5"/>
    <w:rsid w:val="39514412"/>
    <w:rsid w:val="39DB1588"/>
    <w:rsid w:val="3A3E7996"/>
    <w:rsid w:val="3E281F50"/>
    <w:rsid w:val="3EA81CD3"/>
    <w:rsid w:val="3FB65B53"/>
    <w:rsid w:val="40D829A3"/>
    <w:rsid w:val="43274B4D"/>
    <w:rsid w:val="44185451"/>
    <w:rsid w:val="44282A31"/>
    <w:rsid w:val="44973488"/>
    <w:rsid w:val="45767A91"/>
    <w:rsid w:val="45C94E39"/>
    <w:rsid w:val="47EC1F2C"/>
    <w:rsid w:val="48551305"/>
    <w:rsid w:val="48E92246"/>
    <w:rsid w:val="49195D20"/>
    <w:rsid w:val="4A011472"/>
    <w:rsid w:val="4AD40244"/>
    <w:rsid w:val="4D553DB6"/>
    <w:rsid w:val="4D9145B1"/>
    <w:rsid w:val="4EA71778"/>
    <w:rsid w:val="4EC87E70"/>
    <w:rsid w:val="4F687BA6"/>
    <w:rsid w:val="4F8446BD"/>
    <w:rsid w:val="50330A02"/>
    <w:rsid w:val="50FD1FCA"/>
    <w:rsid w:val="51B74637"/>
    <w:rsid w:val="5296438C"/>
    <w:rsid w:val="52A8103C"/>
    <w:rsid w:val="53FE4CB6"/>
    <w:rsid w:val="5481052E"/>
    <w:rsid w:val="574C4655"/>
    <w:rsid w:val="5A220D6A"/>
    <w:rsid w:val="5A284B15"/>
    <w:rsid w:val="5ADF3283"/>
    <w:rsid w:val="5B0B5E98"/>
    <w:rsid w:val="5CBD12A0"/>
    <w:rsid w:val="5D240FBA"/>
    <w:rsid w:val="5DDF00D3"/>
    <w:rsid w:val="5E06458A"/>
    <w:rsid w:val="5F7A09E7"/>
    <w:rsid w:val="62293C77"/>
    <w:rsid w:val="63D760A1"/>
    <w:rsid w:val="6422373F"/>
    <w:rsid w:val="64D531D3"/>
    <w:rsid w:val="655277D4"/>
    <w:rsid w:val="657B5863"/>
    <w:rsid w:val="65CE491E"/>
    <w:rsid w:val="65D8322D"/>
    <w:rsid w:val="675B7659"/>
    <w:rsid w:val="684B70EA"/>
    <w:rsid w:val="697C6C97"/>
    <w:rsid w:val="6B4E3E49"/>
    <w:rsid w:val="6B52698E"/>
    <w:rsid w:val="6D475FD1"/>
    <w:rsid w:val="6DC2393A"/>
    <w:rsid w:val="6E11552E"/>
    <w:rsid w:val="6E2D7E33"/>
    <w:rsid w:val="6E584F7D"/>
    <w:rsid w:val="716907C5"/>
    <w:rsid w:val="72B533E6"/>
    <w:rsid w:val="7343659E"/>
    <w:rsid w:val="73796029"/>
    <w:rsid w:val="74402983"/>
    <w:rsid w:val="758E3B34"/>
    <w:rsid w:val="763F7463"/>
    <w:rsid w:val="776E4F96"/>
    <w:rsid w:val="78806A52"/>
    <w:rsid w:val="7CF70721"/>
    <w:rsid w:val="7DFB1D97"/>
    <w:rsid w:val="7E0E1A8A"/>
    <w:rsid w:val="7E2D3DD5"/>
    <w:rsid w:val="7E71154E"/>
    <w:rsid w:val="7ED00A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2">
    <w:name w:val="Default Paragraph Font"/>
    <w:semiHidden/>
    <w:qFormat/>
    <w:uiPriority w:val="0"/>
  </w:style>
  <w:style w:type="table" w:default="1" w:styleId="11">
    <w:name w:val="Normal Table"/>
    <w:autoRedefin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toc 1"/>
    <w:basedOn w:val="1"/>
    <w:next w:val="1"/>
    <w:qFormat/>
    <w:uiPriority w:val="0"/>
  </w:style>
  <w:style w:type="paragraph" w:styleId="8">
    <w:name w:val="toc 2"/>
    <w:basedOn w:val="1"/>
    <w:next w:val="1"/>
    <w:qFormat/>
    <w:uiPriority w:val="0"/>
    <w:pPr>
      <w:ind w:left="420" w:leftChars="200"/>
    </w:pPr>
  </w:style>
  <w:style w:type="paragraph" w:styleId="9">
    <w:name w:val="Normal (Web)"/>
    <w:basedOn w:val="1"/>
    <w:qFormat/>
    <w:uiPriority w:val="0"/>
    <w:rPr>
      <w:sz w:val="24"/>
    </w:rPr>
  </w:style>
  <w:style w:type="paragraph" w:styleId="10">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customStyle="1" w:styleId="13">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14">
    <w:name w:val="三级条标题"/>
    <w:basedOn w:val="15"/>
    <w:next w:val="13"/>
    <w:autoRedefine/>
    <w:qFormat/>
    <w:uiPriority w:val="0"/>
    <w:pPr>
      <w:numPr>
        <w:ilvl w:val="3"/>
      </w:numPr>
      <w:outlineLvl w:val="4"/>
    </w:pPr>
  </w:style>
  <w:style w:type="paragraph" w:customStyle="1" w:styleId="15">
    <w:name w:val="二级条标题"/>
    <w:basedOn w:val="16"/>
    <w:next w:val="13"/>
    <w:autoRedefine/>
    <w:qFormat/>
    <w:uiPriority w:val="0"/>
    <w:pPr>
      <w:numPr>
        <w:ilvl w:val="2"/>
      </w:numPr>
      <w:spacing w:before="50" w:after="50"/>
      <w:outlineLvl w:val="3"/>
    </w:pPr>
    <w:rPr>
      <w:rFonts w:ascii="Times New Roman" w:eastAsia="宋体"/>
    </w:rPr>
  </w:style>
  <w:style w:type="paragraph" w:customStyle="1" w:styleId="16">
    <w:name w:val="一级条标题"/>
    <w:next w:val="13"/>
    <w:autoRedefine/>
    <w:qFormat/>
    <w:uiPriority w:val="0"/>
    <w:pPr>
      <w:numPr>
        <w:ilvl w:val="1"/>
        <w:numId w:val="1"/>
      </w:numPr>
      <w:spacing w:beforeLines="50" w:afterLines="50"/>
      <w:outlineLvl w:val="2"/>
    </w:pPr>
    <w:rPr>
      <w:rFonts w:ascii="黑体" w:hAnsi="Times New Roman" w:eastAsia="黑体" w:cs="Times New Roman"/>
      <w:sz w:val="21"/>
      <w:szCs w:val="21"/>
      <w:lang w:val="en-US" w:eastAsia="zh-CN" w:bidi="ar-SA"/>
    </w:rPr>
  </w:style>
  <w:style w:type="paragraph" w:customStyle="1" w:styleId="17">
    <w:name w:val="WPSOffice手动目录 1"/>
    <w:qFormat/>
    <w:uiPriority w:val="0"/>
    <w:pPr>
      <w:ind w:leftChars="0"/>
    </w:pPr>
    <w:rPr>
      <w:rFonts w:ascii="Times New Roman" w:hAnsi="Times New Roman" w:eastAsia="宋体" w:cs="Times New Roman"/>
      <w:sz w:val="20"/>
      <w:szCs w:val="20"/>
    </w:rPr>
  </w:style>
  <w:style w:type="paragraph" w:customStyle="1" w:styleId="18">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12935</Words>
  <Characters>13088</Characters>
  <Lines>0</Lines>
  <Paragraphs>0</Paragraphs>
  <TotalTime>57</TotalTime>
  <ScaleCrop>false</ScaleCrop>
  <LinksUpToDate>false</LinksUpToDate>
  <CharactersWithSpaces>13144</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2024-07-25T02:07:00Z</dcterms:created>
  <dc:creator>WPS_1505996710</dc:creator>
  <cp:lastModifiedBy>李林骁</cp:lastModifiedBy>
  <dcterms:modified xsi:type="dcterms:W3CDTF">2024-11-15T03:00:39Z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1398ED0CD899412FB1BFC7974D894001_11</vt:lpwstr>
  </property>
</Properties>
</file>