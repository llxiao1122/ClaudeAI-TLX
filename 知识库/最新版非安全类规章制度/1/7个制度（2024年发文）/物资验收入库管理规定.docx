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7"/>
        <w:framePr w:wrap="around" w:vAnchor="page" w:y="553"/>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3" w:type="dxa"/>
            <w:tcBorders>
              <w:top w:val="nil"/>
              <w:left w:val="nil"/>
              <w:bottom w:val="nil"/>
              <w:right w:val="nil"/>
            </w:tcBorders>
          </w:tcPr>
          <w:p>
            <w:pPr>
              <w:pStyle w:val="127"/>
              <w:framePr w:wrap="around" w:vAnchor="page" w:y="553"/>
            </w:pPr>
            <w:r>
              <w:rPr>
                <w:rFonts w:hint="eastAsia"/>
              </w:rPr>
              <w:fldChar w:fldCharType="begin"/>
            </w:r>
            <w:bookmarkStart w:id="0" w:name="BAH"/>
            <w:r>
              <w:rPr>
                <w:rFonts w:hint="eastAsia"/>
              </w:rPr>
              <w:instrText xml:space="preserve">FORMTEXT</w:instrText>
            </w:r>
            <w:r>
              <w:rPr>
                <w:rFonts w:hint="eastAsia"/>
              </w:rPr>
              <w:fldChar w:fldCharType="separate"/>
            </w:r>
            <w:r>
              <w:t>     </w:t>
            </w:r>
            <w:r>
              <w:rPr>
                <w:rFonts w:hint="eastAsia"/>
              </w:rPr>
              <w:fldChar w:fldCharType="end"/>
            </w:r>
            <w:bookmarkEnd w:id="0"/>
          </w:p>
        </w:tc>
      </w:tr>
    </w:tbl>
    <w:p>
      <w:pPr>
        <w:pStyle w:val="74"/>
        <w:framePr w:wrap="around"/>
      </w:pPr>
      <w:r>
        <w:rPr>
          <w:rFonts w:hint="eastAsia"/>
        </w:rPr>
        <w:t>Q/</w:t>
      </w:r>
      <w:r>
        <w:rPr>
          <w:rFonts w:hint="eastAsia"/>
        </w:rPr>
        <w:fldChar w:fldCharType="begin"/>
      </w:r>
      <w:bookmarkStart w:id="1" w:name="c5"/>
      <w:r>
        <w:rPr>
          <w:rFonts w:hint="eastAsia"/>
        </w:rPr>
        <w:instrText xml:space="preserve">FORMTEXT</w:instrText>
      </w:r>
      <w:r>
        <w:rPr>
          <w:rFonts w:hint="eastAsia"/>
        </w:rPr>
        <w:fldChar w:fldCharType="separate"/>
      </w:r>
      <w:r>
        <w:rPr>
          <w:rFonts w:hint="eastAsia"/>
        </w:rPr>
        <w:t>ZDYY</w:t>
      </w:r>
      <w:r>
        <w:t>  </w:t>
      </w:r>
      <w:r>
        <w:rPr>
          <w:rFonts w:hint="eastAsia"/>
        </w:rPr>
        <w:fldChar w:fldCharType="end"/>
      </w:r>
      <w:bookmarkEnd w:id="1"/>
    </w:p>
    <w:p>
      <w:pPr>
        <w:pStyle w:val="138"/>
        <w:framePr w:wrap="around"/>
      </w:pPr>
      <w:r>
        <w:rPr>
          <w:rFonts w:hint="eastAsia"/>
        </w:rPr>
        <w:fldChar w:fldCharType="begin"/>
      </w:r>
      <w:bookmarkStart w:id="2" w:name="c6"/>
      <w:r>
        <w:rPr>
          <w:rFonts w:hint="eastAsia"/>
        </w:rPr>
        <w:instrText xml:space="preserve">FORMTEXT</w:instrText>
      </w:r>
      <w:r>
        <w:rPr>
          <w:rFonts w:hint="eastAsia"/>
        </w:rPr>
        <w:fldChar w:fldCharType="separate"/>
      </w:r>
      <w:r>
        <w:rPr>
          <w:rFonts w:hint="eastAsia"/>
        </w:rPr>
        <w:t>郑州地铁集团有限公司运营分公司</w:t>
      </w:r>
      <w:r>
        <w:rPr>
          <w:rFonts w:hint="eastAsia"/>
        </w:rPr>
        <w:fldChar w:fldCharType="end"/>
      </w:r>
      <w:bookmarkEnd w:id="2"/>
      <w:r>
        <w:rPr>
          <w:rFonts w:hint="eastAsia"/>
        </w:rPr>
        <w:t>企业标准</w:t>
      </w:r>
    </w:p>
    <w:p>
      <w:pPr>
        <w:pStyle w:val="129"/>
        <w:framePr w:wrap="around"/>
        <w:rPr>
          <w:rFonts w:hAnsi="黑体" w:cs="黑体"/>
        </w:rPr>
      </w:pPr>
      <w:r>
        <w:rPr>
          <w:rFonts w:hint="eastAsia" w:hAnsi="黑体" w:cs="黑体"/>
        </w:rPr>
        <w:t>Q/</w:t>
      </w:r>
      <w:r>
        <w:rPr>
          <w:rFonts w:hint="eastAsia" w:hAnsi="黑体" w:cs="黑体"/>
        </w:rPr>
        <w:fldChar w:fldCharType="begin"/>
      </w:r>
      <w:bookmarkStart w:id="3" w:name="StdNo0"/>
      <w:r>
        <w:rPr>
          <w:rFonts w:hint="eastAsia" w:hAnsi="黑体" w:cs="黑体"/>
        </w:rPr>
        <w:instrText xml:space="preserve">FORMTEXT</w:instrText>
      </w:r>
      <w:r>
        <w:rPr>
          <w:rFonts w:hint="eastAsia" w:hAnsi="黑体" w:cs="黑体"/>
        </w:rPr>
        <w:fldChar w:fldCharType="separate"/>
      </w:r>
      <w:r>
        <w:rPr>
          <w:rFonts w:hint="eastAsia" w:hAnsi="黑体" w:cs="黑体"/>
        </w:rPr>
        <w:t>ZDYY</w:t>
      </w:r>
      <w:r>
        <w:rPr>
          <w:rFonts w:hint="eastAsia" w:hAnsi="黑体" w:cs="黑体"/>
        </w:rPr>
        <w:fldChar w:fldCharType="end"/>
      </w:r>
      <w:bookmarkEnd w:id="3"/>
      <w:r>
        <w:rPr>
          <w:rFonts w:hint="eastAsia" w:hAnsi="黑体" w:cs="黑体"/>
        </w:rPr>
        <w:t>-CCH-GD—05</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Borders>
              <w:top w:val="nil"/>
              <w:left w:val="nil"/>
              <w:bottom w:val="nil"/>
              <w:right w:val="nil"/>
            </w:tcBorders>
          </w:tcPr>
          <w:p>
            <w:pPr>
              <w:pStyle w:val="137"/>
              <w:framePr w:wrap="around"/>
              <w:rPr>
                <w:rFonts w:hAnsi="黑体" w:cs="黑体"/>
              </w:rPr>
            </w:pPr>
          </w:p>
        </w:tc>
      </w:tr>
    </w:tbl>
    <w:p>
      <w:pPr>
        <w:pStyle w:val="129"/>
        <w:framePr w:wrap="around"/>
        <w:rPr>
          <w:rFonts w:hAnsi="黑体" w:cs="黑体"/>
        </w:rPr>
      </w:pPr>
      <w:r>
        <mc:AlternateContent>
          <mc:Choice Requires="wps">
            <w:drawing>
              <wp:anchor distT="0" distB="0" distL="114300" distR="114300" simplePos="0" relativeHeight="251659264" behindDoc="1" locked="0" layoutInCell="1" allowOverlap="1">
                <wp:simplePos x="0" y="0"/>
                <wp:positionH relativeFrom="column">
                  <wp:posOffset>4735195</wp:posOffset>
                </wp:positionH>
                <wp:positionV relativeFrom="paragraph">
                  <wp:posOffset>-179705</wp:posOffset>
                </wp:positionV>
                <wp:extent cx="1143000" cy="228600"/>
                <wp:effectExtent l="0" t="0" r="0" b="0"/>
                <wp:wrapNone/>
                <wp:docPr id="1" name="矩形 3"/>
                <wp:cNvGraphicFramePr/>
                <a:graphic xmlns:a="http://schemas.openxmlformats.org/drawingml/2006/main">
                  <a:graphicData uri="http://schemas.microsoft.com/office/word/2010/wordprocessingShape">
                    <wps:wsp>
                      <wps:cNvSpPr/>
                      <wps:spPr>
                        <a:xfrm>
                          <a:off x="0" y="0"/>
                          <a:ext cx="1143000" cy="228600"/>
                        </a:xfrm>
                        <a:prstGeom prst="rect">
                          <a:avLst/>
                        </a:prstGeom>
                        <a:solidFill>
                          <a:srgbClr val="FFFFFF"/>
                        </a:solidFill>
                        <a:ln>
                          <a:noFill/>
                        </a:ln>
                      </wps:spPr>
                      <wps:bodyPr wrap="square" upright="1"/>
                    </wps:wsp>
                  </a:graphicData>
                </a:graphic>
              </wp:anchor>
            </w:drawing>
          </mc:Choice>
          <mc:Fallback>
            <w:pict>
              <v:rect id="矩形 3" o:spid="_x0000_s1026" o:spt="1" style="position:absolute;left:0pt;margin-left:372.85pt;margin-top:-14.15pt;height:18pt;width:90pt;z-index:-251657216;mso-width-relative:page;mso-height-relative:page;" fillcolor="#FFFFFF" filled="t" stroked="f" coordsize="21600,21600" o:gfxdata="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VoDyT1wAAAAkBAAAPAAAAAAAAAAEAIAAAACIAAABkcnMvZG93bnJldi54bWxQSwECFAAU&#10;AAAACACHTuJAGeFJkbkBAABtAwAADgAAAAAAAAABACAAAAAmAQAAZHJzL2Uyb0RvYy54bWxQSwUG&#10;AAAAAAYABgBZAQAAUQUAAAAA&#10;">
                <v:fill on="t" focussize="0,0"/>
                <v:stroke on="f"/>
                <v:imagedata o:title=""/>
                <o:lock v:ext="edit" aspectratio="f"/>
              </v:rect>
            </w:pict>
          </mc:Fallback>
        </mc:AlternateContent>
      </w:r>
    </w:p>
    <w:p>
      <w:pPr>
        <w:pStyle w:val="129"/>
        <w:framePr w:wrap="around"/>
        <w:rPr>
          <w:rFonts w:hAnsi="黑体" w:cs="黑体"/>
        </w:rPr>
      </w:pPr>
    </w:p>
    <w:p>
      <w:pPr>
        <w:pStyle w:val="73"/>
        <w:framePr w:wrap="around" w:x="1450" w:y="5630"/>
        <w:rPr>
          <w:rFonts w:hAnsi="黑体" w:cs="黑体"/>
        </w:rPr>
      </w:pPr>
      <w:r>
        <w:rPr>
          <w:rFonts w:hint="eastAsia" w:hAnsi="黑体" w:cs="黑体"/>
        </w:rPr>
        <w:fldChar w:fldCharType="begin"/>
      </w:r>
      <w:bookmarkStart w:id="4" w:name="StdName"/>
      <w:r>
        <w:rPr>
          <w:rFonts w:hint="eastAsia" w:hAnsi="黑体" w:cs="黑体"/>
        </w:rPr>
        <w:instrText xml:space="preserve">FORMTEXT</w:instrText>
      </w:r>
      <w:r>
        <w:rPr>
          <w:rFonts w:hint="eastAsia" w:hAnsi="黑体" w:cs="黑体"/>
        </w:rPr>
        <w:fldChar w:fldCharType="separate"/>
      </w:r>
      <w:r>
        <w:rPr>
          <w:rFonts w:hint="eastAsia" w:hAnsi="黑体" w:cs="黑体"/>
        </w:rPr>
        <w:t>物资验收入库管理</w:t>
      </w:r>
      <w:r>
        <w:rPr>
          <w:rFonts w:hint="eastAsia" w:hAnsi="黑体" w:cs="黑体"/>
        </w:rPr>
        <w:fldChar w:fldCharType="end"/>
      </w:r>
      <w:bookmarkEnd w:id="4"/>
      <w:r>
        <w:rPr>
          <w:rFonts w:hint="eastAsia" w:hAnsi="黑体" w:cs="黑体"/>
        </w:rPr>
        <w:t>规定</w:t>
      </w:r>
    </w:p>
    <w:p>
      <w:pPr>
        <w:pStyle w:val="72"/>
        <w:framePr w:wrap="around" w:x="1450" w:y="5630"/>
        <w:rPr>
          <w:rFonts w:hAnsi="黑体" w:eastAsia="黑体" w:cs="黑体"/>
        </w:rPr>
      </w:pPr>
      <w:r>
        <w:rPr>
          <w:rFonts w:hint="eastAsia" w:ascii="黑体" w:hAnsi="黑体" w:eastAsia="黑体" w:cs="黑体"/>
          <w:sz w:val="52"/>
          <w:szCs w:val="52"/>
        </w:rPr>
        <w:t>A/1</w:t>
      </w:r>
    </w:p>
    <w:p>
      <w:pPr>
        <w:pStyle w:val="66"/>
        <w:framePr w:wrap="around" w:x="1537" w:y="14142"/>
      </w:pPr>
      <w:r>
        <w:rPr>
          <w:rFonts w:hint="eastAsia" w:ascii="黑体"/>
        </w:rPr>
        <w:t>**</w:t>
      </w:r>
      <w:r>
        <w:rPr>
          <w:rFonts w:hint="eastAsia"/>
        </w:rPr>
        <w:t xml:space="preserve"> </w:t>
      </w:r>
      <w:r>
        <w:rPr>
          <w:rFonts w:hint="eastAsia" w:ascii="黑体"/>
        </w:rPr>
        <w:t>-</w:t>
      </w:r>
      <w:r>
        <w:rPr>
          <w:rFonts w:hint="eastAsia"/>
        </w:rPr>
        <w:t xml:space="preserve"> </w:t>
      </w:r>
      <w:r>
        <w:rPr>
          <w:rFonts w:hint="eastAsia" w:ascii="黑体"/>
        </w:rPr>
        <w:t>**</w:t>
      </w:r>
      <w:r>
        <w:rPr>
          <w:rFonts w:hint="eastAsia"/>
        </w:rPr>
        <w:t xml:space="preserve"> </w:t>
      </w:r>
      <w:r>
        <w:rPr>
          <w:rFonts w:hint="eastAsia" w:ascii="黑体"/>
        </w:rPr>
        <w:t>-</w:t>
      </w:r>
      <w:r>
        <w:rPr>
          <w:rFonts w:hint="eastAsia"/>
        </w:rPr>
        <w:t>**发布</w:t>
      </w:r>
    </w:p>
    <w:p>
      <w:pPr>
        <w:pStyle w:val="63"/>
        <w:framePr w:wrap="around"/>
        <w:jc w:val="center"/>
      </w:pPr>
      <w:r>
        <w:rPr>
          <w:rFonts w:hint="eastAsia" w:ascii="黑体"/>
        </w:rPr>
        <w:t>**-</w:t>
      </w:r>
      <w:r>
        <w:rPr>
          <w:rFonts w:hint="eastAsia"/>
        </w:rPr>
        <w:t>**</w:t>
      </w:r>
      <w:r>
        <w:rPr>
          <w:rFonts w:hint="eastAsia" w:ascii="黑体"/>
        </w:rPr>
        <w:t>-</w:t>
      </w:r>
      <w:r>
        <w:rPr>
          <w:rFonts w:hint="eastAsia"/>
        </w:rPr>
        <w:t xml:space="preserve"> </w:t>
      </w:r>
      <w:r>
        <w:rPr>
          <w:rFonts w:hint="eastAsia" w:ascii="黑体"/>
        </w:rPr>
        <w:t>**</w:t>
      </w:r>
      <w:r>
        <w:rPr>
          <w:rFonts w:hint="eastAsia"/>
        </w:rPr>
        <w:t>实施</w:t>
      </w:r>
    </w:p>
    <w:p>
      <w:pPr>
        <w:pStyle w:val="112"/>
        <w:framePr w:wrap="around"/>
      </w:pPr>
      <w:r>
        <w:rPr>
          <w:rFonts w:hint="eastAsia"/>
        </w:rPr>
        <w:t>郑州地铁集团有限公司运营分公司   </w:t>
      </w:r>
      <w:r>
        <w:rPr>
          <w:rStyle w:val="48"/>
          <w:rFonts w:hint="eastAsia"/>
        </w:rPr>
        <w:t>发布</w:t>
      </w:r>
    </w:p>
    <w:p>
      <w:pPr>
        <w:keepNext/>
        <w:pageBreakBefore/>
        <w:widowControl/>
        <w:shd w:val="clear" w:color="FFFFFF" w:fill="FFFFFF"/>
        <w:spacing w:before="640" w:after="560" w:line="460" w:lineRule="exact"/>
        <w:jc w:val="center"/>
        <w:outlineLvl w:val="0"/>
        <w:rPr>
          <w:rFonts w:ascii="黑体" w:eastAsia="黑体"/>
          <w:kern w:val="0"/>
          <w:sz w:val="32"/>
          <w:szCs w:val="20"/>
        </w:rPr>
      </w:pPr>
      <w:bookmarkStart w:id="5" w:name="_Toc18387"/>
      <w:bookmarkStart w:id="6" w:name="_Toc3094"/>
      <w:r>
        <w:rPr>
          <w:rFonts w:hint="eastAsia" w:ascii="黑体" w:eastAsia="黑体"/>
          <w:kern w:val="0"/>
          <w:sz w:val="32"/>
          <w:szCs w:val="20"/>
        </w:rPr>
        <w:t>目  次</w:t>
      </w:r>
      <w:bookmarkEnd w:id="5"/>
      <w:bookmarkEnd w:id="6"/>
    </w:p>
    <w:p>
      <w:pPr>
        <w:jc w:val="center"/>
        <w:rPr>
          <w:rFonts w:ascii="宋体" w:hAnsi="宋体"/>
        </w:rPr>
      </w:pPr>
    </w:p>
    <w:p>
      <w:pPr>
        <w:pStyle w:val="19"/>
        <w:tabs>
          <w:tab w:val="right" w:leader="dot" w:pos="9354"/>
          <w:tab w:val="clear" w:pos="9242"/>
        </w:tabs>
        <w:spacing w:before="78" w:after="78"/>
        <w:rPr>
          <w:rFonts w:hAnsi="宋体" w:cs="宋体"/>
        </w:rPr>
      </w:pPr>
      <w:r>
        <w:rPr>
          <w:rFonts w:hint="eastAsia" w:hAnsi="宋体" w:cs="宋体"/>
        </w:rPr>
        <w:fldChar w:fldCharType="begin"/>
      </w:r>
      <w:r>
        <w:rPr>
          <w:rFonts w:hint="eastAsia" w:hAnsi="宋体" w:cs="宋体"/>
        </w:rPr>
        <w:instrText xml:space="preserve">TOC \o "1-1" \h \u </w:instrText>
      </w:r>
      <w:r>
        <w:rPr>
          <w:rFonts w:hint="eastAsia" w:hAnsi="宋体" w:cs="宋体"/>
        </w:rPr>
        <w:fldChar w:fldCharType="separate"/>
      </w:r>
      <w:r>
        <w:fldChar w:fldCharType="begin"/>
      </w:r>
      <w:r>
        <w:instrText xml:space="preserve"> HYPERLINK \l "_Toc18387" </w:instrText>
      </w:r>
      <w:r>
        <w:fldChar w:fldCharType="separate"/>
      </w:r>
      <w:r>
        <w:rPr>
          <w:rFonts w:hint="eastAsia" w:hAnsi="宋体" w:cs="宋体"/>
        </w:rPr>
        <w:t>目  次</w:t>
      </w:r>
      <w:r>
        <w:rPr>
          <w:rFonts w:hint="eastAsia" w:hAnsi="宋体" w:cs="宋体"/>
        </w:rPr>
        <w:tab/>
      </w:r>
      <w:r>
        <w:rPr>
          <w:rFonts w:hint="eastAsia" w:hAnsi="宋体" w:cs="宋体"/>
        </w:rPr>
        <w:fldChar w:fldCharType="begin"/>
      </w:r>
      <w:r>
        <w:rPr>
          <w:rFonts w:hint="eastAsia" w:hAnsi="宋体" w:cs="宋体"/>
        </w:rPr>
        <w:instrText xml:space="preserve"> PAGEREF _Toc18387 \h </w:instrText>
      </w:r>
      <w:r>
        <w:rPr>
          <w:rFonts w:hint="eastAsia" w:hAnsi="宋体" w:cs="宋体"/>
        </w:rPr>
        <w:fldChar w:fldCharType="separate"/>
      </w:r>
      <w:r>
        <w:rPr>
          <w:rFonts w:hint="eastAsia" w:hAnsi="宋体" w:cs="宋体"/>
        </w:rPr>
        <w:t>- 2 -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"_Toc15972" </w:instrText>
      </w:r>
      <w:r>
        <w:fldChar w:fldCharType="separate"/>
      </w:r>
      <w:r>
        <w:rPr>
          <w:rFonts w:hint="eastAsia" w:hAnsi="宋体" w:cs="宋体"/>
        </w:rPr>
        <w:t>前  言</w:t>
      </w:r>
      <w:r>
        <w:rPr>
          <w:rFonts w:hint="eastAsia" w:hAnsi="宋体" w:cs="宋体"/>
        </w:rPr>
        <w:tab/>
      </w:r>
      <w:r>
        <w:rPr>
          <w:rFonts w:hint="eastAsia" w:hAnsi="宋体" w:cs="宋体"/>
        </w:rPr>
        <w:fldChar w:fldCharType="begin"/>
      </w:r>
      <w:r>
        <w:rPr>
          <w:rFonts w:hint="eastAsia" w:hAnsi="宋体" w:cs="宋体"/>
        </w:rPr>
        <w:instrText xml:space="preserve"> PAGEREF _Toc15972 \h </w:instrText>
      </w:r>
      <w:r>
        <w:rPr>
          <w:rFonts w:hint="eastAsia" w:hAnsi="宋体" w:cs="宋体"/>
        </w:rPr>
        <w:fldChar w:fldCharType="separate"/>
      </w:r>
      <w:r>
        <w:rPr>
          <w:rFonts w:hint="eastAsia" w:hAnsi="宋体" w:cs="宋体"/>
        </w:rPr>
        <w:t>- 2 -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"_Toc32005" </w:instrText>
      </w:r>
      <w:r>
        <w:fldChar w:fldCharType="separate"/>
      </w:r>
      <w:r>
        <w:rPr>
          <w:rFonts w:hint="eastAsia" w:hAnsi="宋体" w:cs="宋体"/>
        </w:rPr>
        <w:t>物资验收入库管理规定</w:t>
      </w:r>
      <w:r>
        <w:rPr>
          <w:rFonts w:hint="eastAsia" w:hAnsi="宋体" w:cs="宋体"/>
        </w:rPr>
        <w:tab/>
      </w:r>
      <w:r>
        <w:rPr>
          <w:rFonts w:hint="eastAsia" w:hAnsi="宋体" w:cs="宋体"/>
        </w:rPr>
        <w:fldChar w:fldCharType="begin"/>
      </w:r>
      <w:r>
        <w:rPr>
          <w:rFonts w:hint="eastAsia" w:hAnsi="宋体" w:cs="宋体"/>
        </w:rPr>
        <w:instrText xml:space="preserve"> PAGEREF _Toc32005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"_Toc22864" </w:instrText>
      </w:r>
      <w:r>
        <w:fldChar w:fldCharType="separate"/>
      </w:r>
      <w:r>
        <w:rPr>
          <w:rFonts w:hint="eastAsia" w:hAnsi="宋体" w:cs="宋体"/>
        </w:rPr>
        <w:t>1　范围</w:t>
      </w:r>
      <w:r>
        <w:rPr>
          <w:rFonts w:hint="eastAsia" w:hAnsi="宋体" w:cs="宋体"/>
        </w:rPr>
        <w:tab/>
      </w:r>
      <w:r>
        <w:rPr>
          <w:rFonts w:hint="eastAsia" w:hAnsi="宋体" w:cs="宋体"/>
        </w:rPr>
        <w:fldChar w:fldCharType="begin"/>
      </w:r>
      <w:r>
        <w:rPr>
          <w:rFonts w:hint="eastAsia" w:hAnsi="宋体" w:cs="宋体"/>
        </w:rPr>
        <w:instrText xml:space="preserve"> PAGEREF _Toc22864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"_Toc15959" </w:instrText>
      </w:r>
      <w:r>
        <w:fldChar w:fldCharType="separate"/>
      </w:r>
      <w:r>
        <w:rPr>
          <w:rFonts w:hint="eastAsia" w:hAnsi="宋体" w:cs="宋体"/>
        </w:rPr>
        <w:t>2　规范性引用文件</w:t>
      </w:r>
      <w:r>
        <w:rPr>
          <w:rFonts w:hint="eastAsia" w:hAnsi="宋体" w:cs="宋体"/>
        </w:rPr>
        <w:tab/>
      </w:r>
      <w:r>
        <w:rPr>
          <w:rFonts w:hint="eastAsia" w:hAnsi="宋体" w:cs="宋体"/>
        </w:rPr>
        <w:fldChar w:fldCharType="begin"/>
      </w:r>
      <w:r>
        <w:rPr>
          <w:rFonts w:hint="eastAsia" w:hAnsi="宋体" w:cs="宋体"/>
        </w:rPr>
        <w:instrText xml:space="preserve"> PAGEREF _Toc15959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"_Toc6719" </w:instrText>
      </w:r>
      <w:r>
        <w:fldChar w:fldCharType="separate"/>
      </w:r>
      <w:r>
        <w:rPr>
          <w:rFonts w:hint="eastAsia" w:hAnsi="宋体" w:cs="宋体"/>
        </w:rPr>
        <w:t>3　术语和定义</w:t>
      </w:r>
      <w:r>
        <w:rPr>
          <w:rFonts w:hint="eastAsia" w:hAnsi="宋体" w:cs="宋体"/>
        </w:rPr>
        <w:tab/>
      </w:r>
      <w:r>
        <w:rPr>
          <w:rFonts w:hint="eastAsia" w:hAnsi="宋体" w:cs="宋体"/>
        </w:rPr>
        <w:fldChar w:fldCharType="begin"/>
      </w:r>
      <w:r>
        <w:rPr>
          <w:rFonts w:hint="eastAsia" w:hAnsi="宋体" w:cs="宋体"/>
        </w:rPr>
        <w:instrText xml:space="preserve"> PAGEREF _Toc6719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"_Toc15232" </w:instrText>
      </w:r>
      <w:r>
        <w:fldChar w:fldCharType="separate"/>
      </w:r>
      <w:r>
        <w:rPr>
          <w:rFonts w:hint="eastAsia" w:hAnsi="宋体" w:cs="宋体"/>
        </w:rPr>
        <w:t>4　职责</w:t>
      </w:r>
      <w:r>
        <w:rPr>
          <w:rFonts w:hint="eastAsia" w:hAnsi="宋体" w:cs="宋体"/>
        </w:rPr>
        <w:tab/>
      </w:r>
      <w:r>
        <w:rPr>
          <w:rFonts w:hint="eastAsia" w:hAnsi="宋体" w:cs="宋体"/>
        </w:rPr>
        <w:fldChar w:fldCharType="begin"/>
      </w:r>
      <w:r>
        <w:rPr>
          <w:rFonts w:hint="eastAsia" w:hAnsi="宋体" w:cs="宋体"/>
        </w:rPr>
        <w:instrText xml:space="preserve"> PAGEREF _Toc15232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"_Toc30465" </w:instrText>
      </w:r>
      <w:r>
        <w:fldChar w:fldCharType="separate"/>
      </w:r>
      <w:r>
        <w:rPr>
          <w:rFonts w:hint="eastAsia" w:hAnsi="宋体" w:cs="宋体"/>
        </w:rPr>
        <w:t>5  验收管理</w:t>
      </w:r>
      <w:r>
        <w:rPr>
          <w:rFonts w:hint="eastAsia" w:hAnsi="宋体" w:cs="宋体"/>
        </w:rPr>
        <w:tab/>
      </w:r>
      <w:r>
        <w:rPr>
          <w:rFonts w:hint="eastAsia" w:hAnsi="宋体" w:cs="宋体"/>
        </w:rPr>
        <w:fldChar w:fldCharType="begin"/>
      </w:r>
      <w:r>
        <w:rPr>
          <w:rFonts w:hint="eastAsia" w:hAnsi="宋体" w:cs="宋体"/>
        </w:rPr>
        <w:instrText xml:space="preserve"> PAGEREF _Toc30465 \h </w:instrText>
      </w:r>
      <w:r>
        <w:rPr>
          <w:rFonts w:hint="eastAsia" w:hAnsi="宋体" w:cs="宋体"/>
        </w:rPr>
        <w:fldChar w:fldCharType="separate"/>
      </w:r>
      <w:r>
        <w:rPr>
          <w:rFonts w:hint="eastAsia" w:hAnsi="宋体" w:cs="宋体"/>
        </w:rPr>
        <w:t>- 2 -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"_Toc30465" </w:instrText>
      </w:r>
      <w:r>
        <w:fldChar w:fldCharType="separate"/>
      </w:r>
      <w:r>
        <w:rPr>
          <w:rFonts w:hint="eastAsia" w:hAnsi="宋体" w:cs="宋体"/>
        </w:rPr>
        <w:t>6  验收结果及入库管理</w:t>
      </w:r>
      <w:r>
        <w:rPr>
          <w:rFonts w:hint="eastAsia" w:hAnsi="宋体" w:cs="宋体"/>
        </w:rPr>
        <w:tab/>
      </w:r>
      <w:r>
        <w:rPr>
          <w:rFonts w:hint="eastAsia" w:hAnsi="宋体" w:cs="宋体"/>
        </w:rPr>
        <w:fldChar w:fldCharType="begin"/>
      </w:r>
      <w:r>
        <w:rPr>
          <w:rFonts w:hint="eastAsia" w:hAnsi="宋体" w:cs="宋体"/>
        </w:rPr>
        <w:instrText xml:space="preserve"> PAGEREF _Toc30465 \h </w:instrText>
      </w:r>
      <w:r>
        <w:rPr>
          <w:rFonts w:hint="eastAsia" w:hAnsi="宋体" w:cs="宋体"/>
        </w:rPr>
        <w:fldChar w:fldCharType="separate"/>
      </w:r>
      <w:r>
        <w:rPr>
          <w:rFonts w:hint="eastAsia" w:hAnsi="宋体" w:cs="宋体"/>
        </w:rPr>
        <w:t>- 2 -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"_Toc27685" </w:instrText>
      </w:r>
      <w:r>
        <w:fldChar w:fldCharType="separate"/>
      </w:r>
      <w:r>
        <w:rPr>
          <w:rFonts w:hint="eastAsia" w:hAnsi="宋体" w:cs="宋体"/>
        </w:rPr>
        <w:t>7　资料档案及台账管理</w:t>
      </w:r>
      <w:r>
        <w:rPr>
          <w:rFonts w:hint="eastAsia" w:hAnsi="宋体" w:cs="宋体"/>
        </w:rPr>
        <w:tab/>
      </w:r>
      <w:r>
        <w:rPr>
          <w:rFonts w:hint="eastAsia" w:hAnsi="宋体" w:cs="宋体"/>
        </w:rPr>
        <w:fldChar w:fldCharType="begin"/>
      </w:r>
      <w:r>
        <w:rPr>
          <w:rFonts w:hint="eastAsia" w:hAnsi="宋体" w:cs="宋体"/>
        </w:rPr>
        <w:instrText xml:space="preserve"> PAGEREF _Toc27685 \h </w:instrText>
      </w:r>
      <w:r>
        <w:rPr>
          <w:rFonts w:hint="eastAsia" w:hAnsi="宋体" w:cs="宋体"/>
        </w:rPr>
        <w:fldChar w:fldCharType="separate"/>
      </w:r>
      <w:r>
        <w:rPr>
          <w:rFonts w:hint="eastAsia" w:hAnsi="宋体" w:cs="宋体"/>
        </w:rPr>
        <w:t>- 7 -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"_Toc17778" </w:instrText>
      </w:r>
      <w:r>
        <w:fldChar w:fldCharType="separate"/>
      </w:r>
      <w:r>
        <w:rPr>
          <w:rFonts w:hint="eastAsia" w:hAnsi="宋体" w:cs="宋体"/>
        </w:rPr>
        <w:t>8　考核管理及结果运用</w:t>
      </w:r>
      <w:r>
        <w:rPr>
          <w:rFonts w:hint="eastAsia" w:hAnsi="宋体" w:cs="宋体"/>
        </w:rPr>
        <w:tab/>
      </w:r>
      <w:r>
        <w:rPr>
          <w:rFonts w:hint="eastAsia" w:hAnsi="宋体" w:cs="宋体"/>
        </w:rPr>
        <w:fldChar w:fldCharType="begin"/>
      </w:r>
      <w:r>
        <w:rPr>
          <w:rFonts w:hint="eastAsia" w:hAnsi="宋体" w:cs="宋体"/>
        </w:rPr>
        <w:instrText xml:space="preserve"> PAGEREF _Toc17778 \h </w:instrText>
      </w:r>
      <w:r>
        <w:rPr>
          <w:rFonts w:hint="eastAsia" w:hAnsi="宋体" w:cs="宋体"/>
        </w:rPr>
        <w:fldChar w:fldCharType="separate"/>
      </w:r>
      <w:r>
        <w:rPr>
          <w:rFonts w:hint="eastAsia" w:hAnsi="宋体" w:cs="宋体"/>
        </w:rPr>
        <w:t>- 8 -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"_Toc16468" </w:instrText>
      </w:r>
      <w:r>
        <w:fldChar w:fldCharType="separate"/>
      </w:r>
      <w:r>
        <w:rPr>
          <w:rFonts w:hint="eastAsia" w:hAnsi="宋体" w:cs="宋体"/>
        </w:rPr>
        <w:t>9　报告和记录</w:t>
      </w:r>
      <w:r>
        <w:rPr>
          <w:rFonts w:hint="eastAsia" w:hAnsi="宋体" w:cs="宋体"/>
        </w:rPr>
        <w:tab/>
      </w:r>
      <w:r>
        <w:rPr>
          <w:rFonts w:hint="eastAsia" w:hAnsi="宋体" w:cs="宋体"/>
        </w:rPr>
        <w:fldChar w:fldCharType="begin"/>
      </w:r>
      <w:r>
        <w:rPr>
          <w:rFonts w:hint="eastAsia" w:hAnsi="宋体" w:cs="宋体"/>
        </w:rPr>
        <w:instrText xml:space="preserve"> PAGEREF _Toc16468 \h </w:instrText>
      </w:r>
      <w:r>
        <w:rPr>
          <w:rFonts w:hint="eastAsia" w:hAnsi="宋体" w:cs="宋体"/>
        </w:rPr>
        <w:fldChar w:fldCharType="separate"/>
      </w:r>
      <w:r>
        <w:rPr>
          <w:rFonts w:hint="eastAsia" w:hAnsi="宋体" w:cs="宋体"/>
        </w:rPr>
        <w:t>- 8 -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"_Toc26753" </w:instrText>
      </w:r>
      <w:r>
        <w:fldChar w:fldCharType="separate"/>
      </w:r>
      <w:r>
        <w:rPr>
          <w:rFonts w:hint="eastAsia" w:hAnsi="宋体" w:cs="宋体"/>
        </w:rPr>
        <w:t xml:space="preserve">A </w:t>
      </w:r>
      <w:r>
        <w:rPr>
          <w:rFonts w:hint="eastAsia" w:hAnsi="宋体" w:cs="宋体"/>
        </w:rPr>
        <w:tab/>
      </w:r>
      <w:r>
        <w:rPr>
          <w:rFonts w:hint="eastAsia" w:hAnsi="宋体" w:cs="宋体"/>
        </w:rPr>
        <w:fldChar w:fldCharType="begin"/>
      </w:r>
      <w:r>
        <w:rPr>
          <w:rFonts w:hint="eastAsia" w:hAnsi="宋体" w:cs="宋体"/>
        </w:rPr>
        <w:instrText xml:space="preserve"> PAGEREF _Toc26753 \h </w:instrText>
      </w:r>
      <w:r>
        <w:rPr>
          <w:rFonts w:hint="eastAsia" w:hAnsi="宋体" w:cs="宋体"/>
        </w:rPr>
        <w:fldChar w:fldCharType="separate"/>
      </w:r>
      <w:r>
        <w:rPr>
          <w:rFonts w:hint="eastAsia" w:hAnsi="宋体" w:cs="宋体"/>
        </w:rPr>
        <w:t>- 9 -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"_Toc19059" </w:instrText>
      </w:r>
      <w:r>
        <w:fldChar w:fldCharType="separate"/>
      </w:r>
      <w:r>
        <w:rPr>
          <w:rFonts w:hint="eastAsia" w:hAnsi="宋体" w:cs="宋体"/>
        </w:rPr>
        <w:t>附　录　A 送货单</w:t>
      </w:r>
      <w:r>
        <w:rPr>
          <w:rFonts w:hint="eastAsia" w:hAnsi="宋体" w:cs="宋体"/>
        </w:rPr>
        <w:tab/>
      </w:r>
      <w:r>
        <w:rPr>
          <w:rFonts w:hint="eastAsia" w:hAnsi="宋体" w:cs="宋体"/>
        </w:rPr>
        <w:fldChar w:fldCharType="begin"/>
      </w:r>
      <w:r>
        <w:rPr>
          <w:rFonts w:hint="eastAsia" w:hAnsi="宋体" w:cs="宋体"/>
        </w:rPr>
        <w:instrText xml:space="preserve"> PAGEREF _Toc19059 \h </w:instrText>
      </w:r>
      <w:r>
        <w:rPr>
          <w:rFonts w:hint="eastAsia" w:hAnsi="宋体" w:cs="宋体"/>
        </w:rPr>
        <w:fldChar w:fldCharType="separate"/>
      </w:r>
      <w:r>
        <w:rPr>
          <w:rFonts w:hint="eastAsia" w:hAnsi="宋体" w:cs="宋体"/>
        </w:rPr>
        <w:t>- 10 -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"_Toc6764" </w:instrText>
      </w:r>
      <w:r>
        <w:fldChar w:fldCharType="separate"/>
      </w:r>
      <w:r>
        <w:rPr>
          <w:rFonts w:hint="eastAsia" w:hAnsi="宋体" w:cs="宋体"/>
        </w:rPr>
        <w:t>附　录　B 预约超限提示单</w:t>
      </w:r>
      <w:r>
        <w:rPr>
          <w:rFonts w:hint="eastAsia" w:hAnsi="宋体" w:cs="宋体"/>
        </w:rPr>
        <w:tab/>
      </w:r>
      <w:r>
        <w:rPr>
          <w:rFonts w:hint="eastAsia" w:hAnsi="宋体" w:cs="宋体"/>
        </w:rPr>
        <w:fldChar w:fldCharType="begin"/>
      </w:r>
      <w:r>
        <w:rPr>
          <w:rFonts w:hint="eastAsia" w:hAnsi="宋体" w:cs="宋体"/>
        </w:rPr>
        <w:instrText xml:space="preserve"> PAGEREF _Toc6764 \h </w:instrText>
      </w:r>
      <w:r>
        <w:rPr>
          <w:rFonts w:hint="eastAsia" w:hAnsi="宋体" w:cs="宋体"/>
        </w:rPr>
        <w:fldChar w:fldCharType="separate"/>
      </w:r>
      <w:r>
        <w:rPr>
          <w:rFonts w:hint="eastAsia" w:hAnsi="宋体" w:cs="宋体"/>
        </w:rPr>
        <w:t>- 11 -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"_Toc13858" </w:instrText>
      </w:r>
      <w:r>
        <w:fldChar w:fldCharType="separate"/>
      </w:r>
      <w:r>
        <w:rPr>
          <w:rFonts w:hint="eastAsia" w:hAnsi="宋体" w:cs="宋体"/>
        </w:rPr>
        <w:t xml:space="preserve">附　录　C </w:t>
      </w:r>
      <w:r>
        <w:rPr>
          <w:rFonts w:hint="eastAsia" w:hAnsi="宋体" w:cs="宋体"/>
          <w:lang w:bidi="ar"/>
        </w:rPr>
        <w:t>装箱单</w:t>
      </w:r>
      <w:r>
        <w:rPr>
          <w:rFonts w:hint="eastAsia" w:hAnsi="宋体" w:cs="宋体"/>
        </w:rPr>
        <w:tab/>
      </w:r>
      <w:r>
        <w:rPr>
          <w:rFonts w:hint="eastAsia" w:hAnsi="宋体" w:cs="宋体"/>
        </w:rPr>
        <w:fldChar w:fldCharType="begin"/>
      </w:r>
      <w:r>
        <w:rPr>
          <w:rFonts w:hint="eastAsia" w:hAnsi="宋体" w:cs="宋体"/>
        </w:rPr>
        <w:instrText xml:space="preserve"> PAGEREF _Toc13858 \h </w:instrText>
      </w:r>
      <w:r>
        <w:rPr>
          <w:rFonts w:hint="eastAsia" w:hAnsi="宋体" w:cs="宋体"/>
        </w:rPr>
        <w:fldChar w:fldCharType="separate"/>
      </w:r>
      <w:r>
        <w:rPr>
          <w:rFonts w:hint="eastAsia" w:hAnsi="宋体" w:cs="宋体"/>
        </w:rPr>
        <w:t>- 12 -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"_Toc28485" </w:instrText>
      </w:r>
      <w:r>
        <w:fldChar w:fldCharType="separate"/>
      </w:r>
      <w:r>
        <w:rPr>
          <w:rFonts w:hint="eastAsia" w:hAnsi="宋体" w:cs="宋体"/>
        </w:rPr>
        <w:t>附　录　D 物料</w:t>
      </w:r>
      <w:r>
        <w:rPr>
          <w:rFonts w:hint="eastAsia" w:hAnsi="宋体" w:cs="宋体"/>
          <w:lang w:bidi="ar"/>
        </w:rPr>
        <w:t>标签</w:t>
      </w:r>
      <w:r>
        <w:rPr>
          <w:rFonts w:hint="eastAsia" w:hAnsi="宋体" w:cs="宋体"/>
        </w:rPr>
        <w:tab/>
      </w:r>
      <w:r>
        <w:rPr>
          <w:rFonts w:hint="eastAsia" w:hAnsi="宋体" w:cs="宋体"/>
        </w:rPr>
        <w:fldChar w:fldCharType="begin"/>
      </w:r>
      <w:r>
        <w:rPr>
          <w:rFonts w:hint="eastAsia" w:hAnsi="宋体" w:cs="宋体"/>
        </w:rPr>
        <w:instrText xml:space="preserve"> PAGEREF _Toc28485 \h </w:instrText>
      </w:r>
      <w:r>
        <w:rPr>
          <w:rFonts w:hint="eastAsia" w:hAnsi="宋体" w:cs="宋体"/>
        </w:rPr>
        <w:fldChar w:fldCharType="separate"/>
      </w:r>
      <w:r>
        <w:rPr>
          <w:rFonts w:hint="eastAsia" w:hAnsi="宋体" w:cs="宋体"/>
        </w:rPr>
        <w:t>- 13 -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"_Toc7956" </w:instrText>
      </w:r>
      <w:r>
        <w:fldChar w:fldCharType="separate"/>
      </w:r>
      <w:r>
        <w:rPr>
          <w:rFonts w:hint="eastAsia" w:hAnsi="宋体" w:cs="宋体"/>
        </w:rPr>
        <w:t>附　录　E 物资验收单</w:t>
      </w:r>
      <w:r>
        <w:rPr>
          <w:rFonts w:hint="eastAsia" w:hAnsi="宋体" w:cs="宋体"/>
        </w:rPr>
        <w:tab/>
      </w:r>
      <w:r>
        <w:rPr>
          <w:rFonts w:hint="eastAsia" w:hAnsi="宋体" w:cs="宋体"/>
        </w:rPr>
        <w:fldChar w:fldCharType="begin"/>
      </w:r>
      <w:r>
        <w:rPr>
          <w:rFonts w:hint="eastAsia" w:hAnsi="宋体" w:cs="宋体"/>
        </w:rPr>
        <w:instrText xml:space="preserve"> PAGEREF _Toc7956 \h </w:instrText>
      </w:r>
      <w:r>
        <w:rPr>
          <w:rFonts w:hint="eastAsia" w:hAnsi="宋体" w:cs="宋体"/>
        </w:rPr>
        <w:fldChar w:fldCharType="separate"/>
      </w:r>
      <w:r>
        <w:rPr>
          <w:rFonts w:hint="eastAsia" w:hAnsi="宋体" w:cs="宋体"/>
        </w:rPr>
        <w:t>- 14 -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"_Toc10769" </w:instrText>
      </w:r>
      <w:r>
        <w:fldChar w:fldCharType="separate"/>
      </w:r>
      <w:r>
        <w:rPr>
          <w:rFonts w:hint="eastAsia" w:hAnsi="宋体" w:cs="宋体"/>
          <w:lang w:bidi="ar"/>
        </w:rPr>
        <w:t>附　录　F 附件标签</w:t>
      </w:r>
      <w:r>
        <w:rPr>
          <w:rFonts w:hint="eastAsia" w:hAnsi="宋体" w:cs="宋体"/>
        </w:rPr>
        <w:tab/>
      </w:r>
      <w:r>
        <w:rPr>
          <w:rFonts w:hint="eastAsia" w:hAnsi="宋体" w:cs="宋体"/>
        </w:rPr>
        <w:fldChar w:fldCharType="begin"/>
      </w:r>
      <w:r>
        <w:rPr>
          <w:rFonts w:hint="eastAsia" w:hAnsi="宋体" w:cs="宋体"/>
        </w:rPr>
        <w:instrText xml:space="preserve"> PAGEREF _Toc10769 \h </w:instrText>
      </w:r>
      <w:r>
        <w:rPr>
          <w:rFonts w:hint="eastAsia" w:hAnsi="宋体" w:cs="宋体"/>
        </w:rPr>
        <w:fldChar w:fldCharType="separate"/>
      </w:r>
      <w:r>
        <w:rPr>
          <w:rFonts w:hint="eastAsia" w:hAnsi="宋体" w:cs="宋体"/>
        </w:rPr>
        <w:t>- 15 -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"_Toc10318" </w:instrText>
      </w:r>
      <w:r>
        <w:fldChar w:fldCharType="separate"/>
      </w:r>
      <w:r>
        <w:rPr>
          <w:rFonts w:hint="eastAsia" w:hAnsi="宋体" w:cs="宋体"/>
          <w:lang w:bidi="ar"/>
        </w:rPr>
        <w:t>附　录　G 送站物资接收单</w:t>
      </w:r>
      <w:r>
        <w:rPr>
          <w:rFonts w:hint="eastAsia" w:hAnsi="宋体" w:cs="宋体"/>
        </w:rPr>
        <w:tab/>
      </w:r>
      <w:r>
        <w:rPr>
          <w:rFonts w:hint="eastAsia" w:hAnsi="宋体" w:cs="宋体"/>
        </w:rPr>
        <w:fldChar w:fldCharType="begin"/>
      </w:r>
      <w:r>
        <w:rPr>
          <w:rFonts w:hint="eastAsia" w:hAnsi="宋体" w:cs="宋体"/>
        </w:rPr>
        <w:instrText xml:space="preserve"> PAGEREF _Toc10318 \h </w:instrText>
      </w:r>
      <w:r>
        <w:rPr>
          <w:rFonts w:hint="eastAsia" w:hAnsi="宋体" w:cs="宋体"/>
        </w:rPr>
        <w:fldChar w:fldCharType="separate"/>
      </w:r>
      <w:r>
        <w:rPr>
          <w:rFonts w:hint="eastAsia" w:hAnsi="宋体" w:cs="宋体"/>
        </w:rPr>
        <w:t>- 16 -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"_Toc3163" </w:instrText>
      </w:r>
      <w:r>
        <w:fldChar w:fldCharType="separate"/>
      </w:r>
      <w:r>
        <w:rPr>
          <w:rFonts w:hint="eastAsia" w:hAnsi="宋体" w:cs="宋体"/>
          <w:lang w:bidi="ar"/>
        </w:rPr>
        <w:t>附　录　H 送站物资签认单</w:t>
      </w:r>
      <w:r>
        <w:rPr>
          <w:rFonts w:hint="eastAsia" w:hAnsi="宋体" w:cs="宋体"/>
        </w:rPr>
        <w:tab/>
      </w:r>
      <w:r>
        <w:rPr>
          <w:rFonts w:hint="eastAsia" w:hAnsi="宋体" w:cs="宋体"/>
        </w:rPr>
        <w:fldChar w:fldCharType="begin"/>
      </w:r>
      <w:r>
        <w:rPr>
          <w:rFonts w:hint="eastAsia" w:hAnsi="宋体" w:cs="宋体"/>
        </w:rPr>
        <w:instrText xml:space="preserve"> PAGEREF _Toc3163 \h </w:instrText>
      </w:r>
      <w:r>
        <w:rPr>
          <w:rFonts w:hint="eastAsia" w:hAnsi="宋体" w:cs="宋体"/>
        </w:rPr>
        <w:fldChar w:fldCharType="separate"/>
      </w:r>
      <w:r>
        <w:rPr>
          <w:rFonts w:hint="eastAsia" w:hAnsi="宋体" w:cs="宋体"/>
        </w:rPr>
        <w:t>- 17 -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"_Toc31022" </w:instrText>
      </w:r>
      <w:r>
        <w:fldChar w:fldCharType="separate"/>
      </w:r>
      <w:r>
        <w:rPr>
          <w:rFonts w:hint="eastAsia" w:hAnsi="宋体" w:cs="宋体"/>
        </w:rPr>
        <w:t>附　录　I 资产验收单</w:t>
      </w:r>
      <w:r>
        <w:rPr>
          <w:rFonts w:hint="eastAsia" w:hAnsi="宋体" w:cs="宋体"/>
        </w:rPr>
        <w:tab/>
      </w:r>
      <w:r>
        <w:rPr>
          <w:rFonts w:hint="eastAsia" w:hAnsi="宋体" w:cs="宋体"/>
        </w:rPr>
        <w:fldChar w:fldCharType="begin"/>
      </w:r>
      <w:r>
        <w:rPr>
          <w:rFonts w:hint="eastAsia" w:hAnsi="宋体" w:cs="宋体"/>
        </w:rPr>
        <w:instrText xml:space="preserve"> PAGEREF _Toc31022 \h </w:instrText>
      </w:r>
      <w:r>
        <w:rPr>
          <w:rFonts w:hint="eastAsia" w:hAnsi="宋体" w:cs="宋体"/>
        </w:rPr>
        <w:fldChar w:fldCharType="separate"/>
      </w:r>
      <w:r>
        <w:rPr>
          <w:rFonts w:hint="eastAsia" w:hAnsi="宋体" w:cs="宋体"/>
        </w:rPr>
        <w:t>- 18 -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"_Toc22620" </w:instrText>
      </w:r>
      <w:r>
        <w:fldChar w:fldCharType="separate"/>
      </w:r>
      <w:r>
        <w:rPr>
          <w:rFonts w:hint="eastAsia" w:hAnsi="宋体" w:cs="宋体"/>
        </w:rPr>
        <w:t>附　录　J 物资退货单</w:t>
      </w:r>
      <w:r>
        <w:rPr>
          <w:rFonts w:hint="eastAsia" w:hAnsi="宋体" w:cs="宋体"/>
        </w:rPr>
        <w:tab/>
      </w:r>
      <w:r>
        <w:rPr>
          <w:rFonts w:hint="eastAsia" w:hAnsi="宋体" w:cs="宋体"/>
        </w:rPr>
        <w:fldChar w:fldCharType="begin"/>
      </w:r>
      <w:r>
        <w:rPr>
          <w:rFonts w:hint="eastAsia" w:hAnsi="宋体" w:cs="宋体"/>
        </w:rPr>
        <w:instrText xml:space="preserve"> PAGEREF _Toc22620 \h </w:instrText>
      </w:r>
      <w:r>
        <w:rPr>
          <w:rFonts w:hint="eastAsia" w:hAnsi="宋体" w:cs="宋体"/>
        </w:rPr>
        <w:fldChar w:fldCharType="separate"/>
      </w:r>
      <w:r>
        <w:rPr>
          <w:rFonts w:hint="eastAsia" w:hAnsi="宋体" w:cs="宋体"/>
        </w:rPr>
        <w:t>- 19 -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"_Toc13709" </w:instrText>
      </w:r>
      <w:r>
        <w:fldChar w:fldCharType="separate"/>
      </w:r>
      <w:r>
        <w:rPr>
          <w:rFonts w:hint="eastAsia" w:hAnsi="宋体" w:cs="宋体"/>
        </w:rPr>
        <w:t>附　录　K 不合格物资标签</w:t>
      </w:r>
      <w:r>
        <w:rPr>
          <w:rFonts w:hint="eastAsia" w:hAnsi="宋体" w:cs="宋体"/>
        </w:rPr>
        <w:tab/>
      </w:r>
      <w:r>
        <w:rPr>
          <w:rFonts w:hint="eastAsia" w:hAnsi="宋体" w:cs="宋体"/>
        </w:rPr>
        <w:fldChar w:fldCharType="begin"/>
      </w:r>
      <w:r>
        <w:rPr>
          <w:rFonts w:hint="eastAsia" w:hAnsi="宋体" w:cs="宋体"/>
        </w:rPr>
        <w:instrText xml:space="preserve"> PAGEREF _Toc13709 \h </w:instrText>
      </w:r>
      <w:r>
        <w:rPr>
          <w:rFonts w:hint="eastAsia" w:hAnsi="宋体" w:cs="宋体"/>
        </w:rPr>
        <w:fldChar w:fldCharType="separate"/>
      </w:r>
      <w:r>
        <w:rPr>
          <w:rFonts w:hint="eastAsia" w:hAnsi="宋体" w:cs="宋体"/>
        </w:rPr>
        <w:t>- 20 -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"_Toc10940" </w:instrText>
      </w:r>
      <w:r>
        <w:fldChar w:fldCharType="separate"/>
      </w:r>
      <w:r>
        <w:rPr>
          <w:rFonts w:hint="eastAsia" w:hAnsi="宋体" w:cs="宋体"/>
        </w:rPr>
        <w:t>附　录　L 验收不合格物资台账</w:t>
      </w:r>
      <w:r>
        <w:rPr>
          <w:rFonts w:hint="eastAsia" w:hAnsi="宋体" w:cs="宋体"/>
        </w:rPr>
        <w:tab/>
      </w:r>
      <w:r>
        <w:rPr>
          <w:rFonts w:hint="eastAsia" w:hAnsi="宋体" w:cs="宋体"/>
        </w:rPr>
        <w:fldChar w:fldCharType="begin"/>
      </w:r>
      <w:r>
        <w:rPr>
          <w:rFonts w:hint="eastAsia" w:hAnsi="宋体" w:cs="宋体"/>
        </w:rPr>
        <w:instrText xml:space="preserve"> PAGEREF _Toc10940 \h </w:instrText>
      </w:r>
      <w:r>
        <w:rPr>
          <w:rFonts w:hint="eastAsia" w:hAnsi="宋体" w:cs="宋体"/>
        </w:rPr>
        <w:fldChar w:fldCharType="separate"/>
      </w:r>
      <w:r>
        <w:rPr>
          <w:rFonts w:hint="eastAsia" w:hAnsi="宋体" w:cs="宋体"/>
        </w:rPr>
        <w:t>- 21 -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"_Toc28187" </w:instrText>
      </w:r>
      <w:r>
        <w:fldChar w:fldCharType="separate"/>
      </w:r>
      <w:r>
        <w:rPr>
          <w:rFonts w:hint="eastAsia" w:hAnsi="宋体" w:cs="宋体"/>
        </w:rPr>
        <w:t>附　录　M 物资入库单</w:t>
      </w:r>
      <w:r>
        <w:rPr>
          <w:rFonts w:hint="eastAsia" w:hAnsi="宋体" w:cs="宋体"/>
        </w:rPr>
        <w:tab/>
      </w:r>
      <w:r>
        <w:rPr>
          <w:rFonts w:hint="eastAsia" w:hAnsi="宋体" w:cs="宋体"/>
        </w:rPr>
        <w:fldChar w:fldCharType="begin"/>
      </w:r>
      <w:r>
        <w:rPr>
          <w:rFonts w:hint="eastAsia" w:hAnsi="宋体" w:cs="宋体"/>
        </w:rPr>
        <w:instrText xml:space="preserve"> PAGEREF _Toc28187 \h </w:instrText>
      </w:r>
      <w:r>
        <w:rPr>
          <w:rFonts w:hint="eastAsia" w:hAnsi="宋体" w:cs="宋体"/>
        </w:rPr>
        <w:fldChar w:fldCharType="separate"/>
      </w:r>
      <w:r>
        <w:rPr>
          <w:rFonts w:hint="eastAsia" w:hAnsi="宋体" w:cs="宋体"/>
        </w:rPr>
        <w:t>- 22 -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"_Toc8099" </w:instrText>
      </w:r>
      <w:r>
        <w:fldChar w:fldCharType="separate"/>
      </w:r>
      <w:r>
        <w:rPr>
          <w:rFonts w:hint="eastAsia" w:hAnsi="宋体" w:cs="宋体"/>
        </w:rPr>
        <w:t>附　录　N 建设移交物资验收单</w:t>
      </w:r>
      <w:r>
        <w:rPr>
          <w:rFonts w:hint="eastAsia" w:hAnsi="宋体" w:cs="宋体"/>
        </w:rPr>
        <w:tab/>
      </w:r>
      <w:r>
        <w:rPr>
          <w:rFonts w:hint="eastAsia" w:hAnsi="宋体" w:cs="宋体"/>
        </w:rPr>
        <w:fldChar w:fldCharType="begin"/>
      </w:r>
      <w:r>
        <w:rPr>
          <w:rFonts w:hint="eastAsia" w:hAnsi="宋体" w:cs="宋体"/>
        </w:rPr>
        <w:instrText xml:space="preserve"> PAGEREF _Toc8099 \h </w:instrText>
      </w:r>
      <w:r>
        <w:rPr>
          <w:rFonts w:hint="eastAsia" w:hAnsi="宋体" w:cs="宋体"/>
        </w:rPr>
        <w:fldChar w:fldCharType="separate"/>
      </w:r>
      <w:r>
        <w:rPr>
          <w:rFonts w:hint="eastAsia" w:hAnsi="宋体" w:cs="宋体"/>
        </w:rPr>
        <w:t>- 23 -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"_Toc10940" </w:instrText>
      </w:r>
      <w:r>
        <w:fldChar w:fldCharType="separate"/>
      </w:r>
      <w:r>
        <w:rPr>
          <w:rFonts w:hint="eastAsia" w:hAnsi="宋体" w:cs="宋体"/>
        </w:rPr>
        <w:t xml:space="preserve">附　录　O </w:t>
      </w:r>
      <w:r>
        <w:rPr>
          <w:rFonts w:hAnsi="宋体" w:cs="宋体"/>
        </w:rPr>
        <w:t>建设移交</w:t>
      </w:r>
      <w:r>
        <w:rPr>
          <w:rFonts w:hint="eastAsia" w:hAnsi="宋体" w:cs="宋体"/>
        </w:rPr>
        <w:t>不合格物资台账........................................</w:t>
      </w:r>
      <w:r>
        <w:rPr>
          <w:rFonts w:hAnsi="宋体" w:cs="宋体"/>
        </w:rPr>
        <w:t>..........</w:t>
      </w:r>
      <w:r>
        <w:rPr>
          <w:rFonts w:hint="eastAsia" w:hAnsi="宋体" w:cs="宋体"/>
        </w:rPr>
        <w:t xml:space="preserve"> </w:t>
      </w:r>
      <w:r>
        <w:rPr>
          <w:rFonts w:hint="eastAsia" w:hAnsi="宋体" w:cs="宋体"/>
        </w:rPr>
        <w:fldChar w:fldCharType="begin"/>
      </w:r>
      <w:r>
        <w:rPr>
          <w:rFonts w:hint="eastAsia" w:hAnsi="宋体" w:cs="宋体"/>
        </w:rPr>
        <w:instrText xml:space="preserve"> PAGEREF _Toc10940 \h </w:instrText>
      </w:r>
      <w:r>
        <w:rPr>
          <w:rFonts w:hint="eastAsia" w:hAnsi="宋体" w:cs="宋体"/>
        </w:rPr>
        <w:fldChar w:fldCharType="separate"/>
      </w:r>
      <w:r>
        <w:rPr>
          <w:rFonts w:hint="eastAsia" w:hAnsi="宋体" w:cs="宋体"/>
        </w:rPr>
        <w:t>- 21 -</w:t>
      </w:r>
      <w:r>
        <w:rPr>
          <w:rFonts w:hint="eastAsia" w:hAnsi="宋体" w:cs="宋体"/>
        </w:rPr>
        <w:fldChar w:fldCharType="end"/>
      </w:r>
      <w:r>
        <w:rPr>
          <w:rFonts w:hint="eastAsia" w:hAnsi="宋体" w:cs="宋体"/>
        </w:rPr>
        <w:fldChar w:fldCharType="end"/>
      </w:r>
    </w:p>
    <w:p>
      <w:pPr>
        <w:pStyle w:val="19"/>
        <w:widowControl/>
        <w:tabs>
          <w:tab w:val="right" w:leader="dot" w:pos="9354"/>
          <w:tab w:val="clear" w:pos="9242"/>
        </w:tabs>
        <w:spacing w:before="78" w:after="78"/>
        <w:rPr>
          <w:rFonts w:hAnsi="宋体" w:cs="宋体"/>
        </w:rPr>
        <w:sectPr>
          <w:headerReference r:id="rId3" w:type="default"/>
          <w:footerReference r:id="rId4" w:type="default"/>
          <w:pgSz w:w="11906" w:h="16838"/>
          <w:pgMar w:top="567" w:right="1134" w:bottom="1134" w:left="1418" w:header="1418" w:footer="1134" w:gutter="0"/>
          <w:pgNumType w:fmt="numberInDash" w:start="1"/>
          <w:cols w:space="720" w:num="1"/>
          <w:docGrid w:type="lines" w:linePitch="312" w:charSpace="0"/>
        </w:sectPr>
      </w:pPr>
      <w:r>
        <w:rPr>
          <w:rFonts w:hint="eastAsia" w:hAnsi="宋体" w:cs="宋体"/>
        </w:rPr>
        <w:fldChar w:fldCharType="end"/>
      </w:r>
      <w:bookmarkStart w:id="7" w:name="_Toc30295"/>
      <w:bookmarkStart w:id="8" w:name="_Toc456860996"/>
    </w:p>
    <w:p>
      <w:pPr>
        <w:widowControl/>
        <w:tabs>
          <w:tab w:val="center" w:pos="4201"/>
          <w:tab w:val="right" w:leader="dot" w:pos="9298"/>
        </w:tabs>
        <w:autoSpaceDE w:val="0"/>
        <w:autoSpaceDN w:val="0"/>
        <w:jc w:val="center"/>
        <w:outlineLvl w:val="0"/>
        <w:rPr>
          <w:rStyle w:val="39"/>
        </w:rPr>
      </w:pPr>
      <w:bookmarkStart w:id="9" w:name="_Toc15972"/>
      <w:bookmarkStart w:id="10" w:name="_Toc2131"/>
      <w:r>
        <w:rPr>
          <w:rFonts w:hint="eastAsia" w:ascii="黑体" w:hAnsi="黑体" w:eastAsia="黑体"/>
          <w:kern w:val="0"/>
          <w:sz w:val="32"/>
          <w:szCs w:val="32"/>
        </w:rPr>
        <w:t>前</w:t>
      </w:r>
      <w:r>
        <w:rPr>
          <w:rFonts w:hint="eastAsia" w:ascii="黑体" w:hAnsi="黑体" w:eastAsia="黑体" w:cs="MS Mincho"/>
          <w:kern w:val="0"/>
          <w:sz w:val="32"/>
          <w:szCs w:val="32"/>
        </w:rPr>
        <w:t>  </w:t>
      </w:r>
      <w:r>
        <w:rPr>
          <w:rFonts w:hint="eastAsia" w:ascii="黑体" w:hAnsi="黑体" w:eastAsia="黑体"/>
          <w:kern w:val="0"/>
          <w:sz w:val="32"/>
          <w:szCs w:val="32"/>
        </w:rPr>
        <w:t>言</w:t>
      </w:r>
      <w:bookmarkEnd w:id="7"/>
      <w:bookmarkEnd w:id="8"/>
      <w:bookmarkEnd w:id="9"/>
      <w:bookmarkEnd w:id="10"/>
    </w:p>
    <w:p>
      <w:pPr>
        <w:widowControl/>
        <w:tabs>
          <w:tab w:val="center" w:pos="4201"/>
          <w:tab w:val="right" w:leader="dot" w:pos="9298"/>
        </w:tabs>
        <w:autoSpaceDE w:val="0"/>
        <w:autoSpaceDN w:val="0"/>
        <w:ind w:firstLine="312" w:firstLineChars="149"/>
        <w:jc w:val="center"/>
        <w:rPr>
          <w:rStyle w:val="39"/>
        </w:rPr>
      </w:pPr>
    </w:p>
    <w:p>
      <w:pPr>
        <w:widowControl/>
        <w:tabs>
          <w:tab w:val="center" w:pos="4201"/>
          <w:tab w:val="right" w:leader="dot" w:pos="9298"/>
        </w:tabs>
        <w:autoSpaceDE w:val="0"/>
        <w:autoSpaceDN w:val="0"/>
        <w:ind w:firstLine="312" w:firstLineChars="149"/>
        <w:jc w:val="center"/>
        <w:rPr>
          <w:rStyle w:val="39"/>
        </w:rPr>
      </w:pPr>
    </w:p>
    <w:p>
      <w:pPr>
        <w:pStyle w:val="23"/>
      </w:pPr>
      <w:r>
        <w:rPr>
          <w:rFonts w:hint="eastAsia"/>
        </w:rPr>
        <w:t xml:space="preserve">本标准规定了郑州地铁集团有限公司运营分公司物资验收入库的管理要求。 </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hAnsi="宋体"/>
          <w:szCs w:val="20"/>
        </w:rPr>
        <w:t>—</w:t>
      </w:r>
      <w:r>
        <w:rPr>
          <w:rFonts w:hint="eastAsia" w:ascii="宋体"/>
          <w:kern w:val="0"/>
          <w:szCs w:val="20"/>
        </w:rPr>
        <w:t>本标准由郑州地铁集团有限公司运营分公司提出。</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—本标准由郑州地铁集团有限公司运营分公司物资管理部起草、解释。</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—本标准由郑州地铁集团有限公司物资管理部组织汇审。</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—本标准主要起草人：江先淮、李彦奎、王敬宇、程智、刘朋、靳攀</w:t>
      </w:r>
    </w:p>
    <w:p>
      <w:pPr>
        <w:widowControl/>
        <w:tabs>
          <w:tab w:val="center" w:pos="4201"/>
          <w:tab w:val="right" w:leader="dot" w:pos="9298"/>
        </w:tabs>
        <w:autoSpaceDE w:val="0"/>
        <w:autoSpaceDN w:val="0"/>
        <w:spacing w:before="156" w:after="156"/>
        <w:ind w:firstLine="420" w:firstLineChars="200"/>
      </w:pPr>
      <w:r>
        <w:rPr>
          <w:rFonts w:hint="eastAsia" w:ascii="宋体"/>
          <w:kern w:val="0"/>
          <w:szCs w:val="20"/>
        </w:rPr>
        <w:t>—本标准主要审核人：</w:t>
      </w:r>
      <w:r>
        <w:rPr>
          <w:rFonts w:hint="eastAsia"/>
        </w:rPr>
        <w:t>商丽娜</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—本标准主要签发人：</w:t>
      </w:r>
      <w:r>
        <w:rPr>
          <w:rFonts w:hint="eastAsia"/>
        </w:rPr>
        <w:t>郝晓平</w:t>
      </w:r>
      <w:r>
        <w:rPr>
          <w:rFonts w:ascii="宋体"/>
          <w:kern w:val="0"/>
          <w:szCs w:val="20"/>
        </w:rPr>
        <w:t xml:space="preserve"> </w:t>
      </w:r>
    </w:p>
    <w:p>
      <w:pPr>
        <w:widowControl/>
        <w:tabs>
          <w:tab w:val="center" w:pos="4201"/>
          <w:tab w:val="right" w:leader="dot" w:pos="9298"/>
        </w:tabs>
        <w:autoSpaceDE w:val="0"/>
        <w:autoSpaceDN w:val="0"/>
        <w:spacing w:before="156" w:after="156"/>
        <w:ind w:firstLine="420" w:firstLineChars="200"/>
        <w:sectPr>
          <w:footerReference r:id="rId5" w:type="default"/>
          <w:pgSz w:w="11906" w:h="16838"/>
          <w:pgMar w:top="567" w:right="1134" w:bottom="1134" w:left="1418" w:header="1418" w:footer="1134" w:gutter="0"/>
          <w:pgNumType w:fmt="numberInDash" w:start="2"/>
          <w:cols w:space="720" w:num="1"/>
          <w:docGrid w:type="lines" w:linePitch="312" w:charSpace="0"/>
        </w:sectPr>
      </w:pPr>
      <w:r>
        <w:rPr>
          <w:rFonts w:hint="eastAsia" w:ascii="宋体"/>
          <w:kern w:val="0"/>
          <w:szCs w:val="20"/>
        </w:rPr>
        <w:t>—本标准第一版，第1次修订。</w:t>
      </w:r>
    </w:p>
    <w:p>
      <w:pPr>
        <w:pStyle w:val="105"/>
      </w:pPr>
      <w:bookmarkStart w:id="11" w:name="_Toc32005"/>
      <w:r>
        <w:rPr>
          <w:rFonts w:hint="eastAsia"/>
        </w:rPr>
        <w:t>物资验收入库管理规定</w:t>
      </w:r>
      <w:bookmarkEnd w:id="11"/>
    </w:p>
    <w:p>
      <w:pPr>
        <w:pStyle w:val="107"/>
        <w:numPr>
          <w:ilvl w:val="0"/>
          <w:numId w:val="0"/>
        </w:numPr>
        <w:spacing w:before="312" w:after="312"/>
        <w:outlineLvl w:val="0"/>
      </w:pPr>
      <w:bookmarkStart w:id="12" w:name="_Toc4907"/>
      <w:bookmarkStart w:id="13" w:name="_Toc445"/>
      <w:bookmarkStart w:id="14" w:name="_Toc22864"/>
      <w:r>
        <w:rPr>
          <w:rFonts w:hint="eastAsia"/>
          <w:szCs w:val="21"/>
        </w:rPr>
        <w:t>1　</w:t>
      </w:r>
      <w:r>
        <w:rPr>
          <w:rFonts w:hint="eastAsia"/>
        </w:rPr>
        <w:t>范围</w:t>
      </w:r>
      <w:bookmarkEnd w:id="12"/>
      <w:bookmarkEnd w:id="13"/>
      <w:bookmarkEnd w:id="14"/>
    </w:p>
    <w:p>
      <w:pPr>
        <w:ind w:firstLine="420" w:firstLineChars="200"/>
      </w:pPr>
      <w:r>
        <w:rPr>
          <w:rFonts w:hint="eastAsia"/>
        </w:rPr>
        <w:t>本规定明确了郑州地铁集团有限公司运营分公司（以下简称“分公司”）到货物资的验收入库操作流程及管理要求。</w:t>
      </w:r>
    </w:p>
    <w:p>
      <w:pPr>
        <w:ind w:firstLine="420" w:firstLineChars="200"/>
      </w:pPr>
      <w:r>
        <w:rPr>
          <w:rFonts w:hint="eastAsia"/>
        </w:rPr>
        <w:t>本标准适用于</w:t>
      </w:r>
      <w:r>
        <w:rPr>
          <w:rFonts w:hint="eastAsia" w:ascii="宋体" w:cs="宋体"/>
          <w:kern w:val="0"/>
          <w:szCs w:val="20"/>
          <w:lang w:bidi="ar"/>
        </w:rPr>
        <w:t>由分公司物资总库及各部门/中心负责接收自主采购到货、建设移交物资、捐赠</w:t>
      </w:r>
      <w:r>
        <w:rPr>
          <w:rFonts w:hint="eastAsia"/>
        </w:rPr>
        <w:t>物资的验收及入库管理。</w:t>
      </w:r>
      <w:bookmarkStart w:id="90" w:name="_GoBack"/>
      <w:bookmarkEnd w:id="90"/>
    </w:p>
    <w:p>
      <w:pPr>
        <w:pStyle w:val="107"/>
        <w:numPr>
          <w:ilvl w:val="0"/>
          <w:numId w:val="0"/>
        </w:numPr>
        <w:spacing w:before="312" w:after="312"/>
        <w:outlineLvl w:val="0"/>
      </w:pPr>
      <w:bookmarkStart w:id="15" w:name="_Toc26114"/>
      <w:bookmarkStart w:id="16" w:name="_Toc15959"/>
      <w:bookmarkStart w:id="17" w:name="_Toc5308"/>
      <w:r>
        <w:rPr>
          <w:rFonts w:hint="eastAsia"/>
          <w:szCs w:val="21"/>
        </w:rPr>
        <w:t>2　</w:t>
      </w:r>
      <w:r>
        <w:rPr>
          <w:rFonts w:hint="eastAsia"/>
        </w:rPr>
        <w:t>规范性引用文件</w:t>
      </w:r>
      <w:bookmarkEnd w:id="15"/>
      <w:bookmarkEnd w:id="16"/>
      <w:bookmarkEnd w:id="17"/>
    </w:p>
    <w:p>
      <w:pPr>
        <w:widowControl/>
        <w:tabs>
          <w:tab w:val="center" w:pos="4201"/>
          <w:tab w:val="right" w:leader="dot" w:pos="9298"/>
        </w:tabs>
        <w:autoSpaceDE w:val="0"/>
        <w:autoSpaceDN w:val="0"/>
        <w:ind w:firstLine="420" w:firstLineChars="200"/>
        <w:rPr>
          <w:rFonts w:ascii="宋体"/>
          <w:kern w:val="0"/>
          <w:szCs w:val="20"/>
          <w:highlight w:val="none"/>
        </w:rPr>
      </w:pPr>
      <w:r>
        <w:rPr>
          <w:rFonts w:hint="eastAsia" w:ascii="宋体"/>
          <w:kern w:val="0"/>
          <w:szCs w:val="20"/>
        </w:rPr>
        <w:t>下列文件对于本文件的应用是必不可少的。凡是注日期的引用文件，仅所注日期的版本适用于本文</w:t>
      </w:r>
      <w:r>
        <w:rPr>
          <w:rFonts w:hint="eastAsia" w:ascii="宋体"/>
          <w:kern w:val="0"/>
          <w:szCs w:val="20"/>
          <w:highlight w:val="none"/>
        </w:rPr>
        <w:t>件。凡是不注日期的引用文件，其最新版本（包括所有的修改单）适用于本文件。</w:t>
      </w:r>
    </w:p>
    <w:p>
      <w:pPr>
        <w:ind w:firstLine="420" w:firstLineChars="200"/>
        <w:rPr>
          <w:highlight w:val="none"/>
        </w:rPr>
      </w:pPr>
      <w:r>
        <w:rPr>
          <w:rFonts w:hint="eastAsia"/>
          <w:highlight w:val="none"/>
        </w:rPr>
        <w:t>《物资仓储管理办法》</w:t>
      </w:r>
    </w:p>
    <w:p>
      <w:pPr>
        <w:ind w:firstLine="420" w:firstLineChars="200"/>
        <w:rPr>
          <w:highlight w:val="none"/>
        </w:rPr>
      </w:pPr>
      <w:r>
        <w:rPr>
          <w:rFonts w:hint="eastAsia"/>
          <w:highlight w:val="none"/>
        </w:rPr>
        <w:t>《实物资产管理办法》</w:t>
      </w:r>
    </w:p>
    <w:p>
      <w:pPr>
        <w:ind w:firstLine="420" w:firstLineChars="200"/>
        <w:rPr>
          <w:highlight w:val="none"/>
        </w:rPr>
      </w:pPr>
      <w:r>
        <w:rPr>
          <w:rFonts w:hint="eastAsia"/>
          <w:highlight w:val="none"/>
        </w:rPr>
        <w:t>《物资计划及采购管理办法》</w:t>
      </w:r>
    </w:p>
    <w:p>
      <w:pPr>
        <w:ind w:firstLine="420" w:firstLineChars="200"/>
        <w:rPr>
          <w:highlight w:val="none"/>
        </w:rPr>
      </w:pPr>
      <w:r>
        <w:rPr>
          <w:rFonts w:hint="eastAsia"/>
          <w:highlight w:val="none"/>
        </w:rPr>
        <w:t>《电子商务采购管理规定》</w:t>
      </w:r>
    </w:p>
    <w:p>
      <w:pPr>
        <w:ind w:firstLine="420" w:firstLineChars="200"/>
        <w:rPr>
          <w:highlight w:val="none"/>
        </w:rPr>
      </w:pPr>
      <w:r>
        <w:rPr>
          <w:rFonts w:hint="eastAsia"/>
          <w:highlight w:val="none"/>
        </w:rPr>
        <w:t>《生产性化学品安全管理规定》</w:t>
      </w:r>
    </w:p>
    <w:p>
      <w:pPr>
        <w:pStyle w:val="107"/>
        <w:numPr>
          <w:ilvl w:val="0"/>
          <w:numId w:val="0"/>
        </w:numPr>
        <w:spacing w:before="312" w:after="312"/>
        <w:outlineLvl w:val="0"/>
        <w:rPr>
          <w:szCs w:val="18"/>
          <w:highlight w:val="none"/>
        </w:rPr>
      </w:pPr>
      <w:bookmarkStart w:id="18" w:name="_Toc6719"/>
      <w:bookmarkStart w:id="19" w:name="_Toc27586"/>
      <w:bookmarkStart w:id="20" w:name="_Toc8669"/>
      <w:r>
        <w:rPr>
          <w:rFonts w:hint="eastAsia"/>
          <w:szCs w:val="21"/>
          <w:highlight w:val="none"/>
        </w:rPr>
        <w:t>3　</w:t>
      </w:r>
      <w:r>
        <w:rPr>
          <w:rFonts w:hint="eastAsia"/>
          <w:highlight w:val="none"/>
        </w:rPr>
        <w:t>术语和定义</w:t>
      </w:r>
      <w:bookmarkEnd w:id="18"/>
      <w:bookmarkEnd w:id="19"/>
      <w:bookmarkEnd w:id="20"/>
    </w:p>
    <w:p>
      <w:pPr>
        <w:pStyle w:val="53"/>
        <w:numPr>
          <w:ilvl w:val="1"/>
          <w:numId w:val="0"/>
        </w:numPr>
        <w:spacing w:before="156" w:after="156"/>
        <w:rPr>
          <w:highlight w:val="none"/>
        </w:rPr>
      </w:pPr>
      <w:r>
        <w:rPr>
          <w:rFonts w:hint="eastAsia"/>
          <w:highlight w:val="none"/>
        </w:rPr>
        <w:t>3.1　运营自购物资</w:t>
      </w:r>
    </w:p>
    <w:p>
      <w:pPr>
        <w:pStyle w:val="30"/>
        <w:widowControl/>
        <w:numPr>
          <w:ilvl w:val="2"/>
          <w:numId w:val="0"/>
        </w:numPr>
        <w:spacing w:before="156" w:beforeLines="50" w:beforeAutospacing="0" w:after="156" w:afterLines="50" w:afterAutospacing="0"/>
        <w:ind w:firstLine="420" w:firstLineChars="200"/>
        <w:outlineLvl w:val="3"/>
        <w:rPr>
          <w:kern w:val="2"/>
          <w:highlight w:val="none"/>
        </w:rPr>
      </w:pPr>
      <w:r>
        <w:rPr>
          <w:rFonts w:hint="eastAsia" w:cs="宋体"/>
          <w:kern w:val="2"/>
          <w:sz w:val="21"/>
          <w:highlight w:val="none"/>
          <w:lang w:bidi="ar"/>
        </w:rPr>
        <w:t>运营自购物资是指由分公司物资管理部归口采购的用于满足运营生产需求的物资。</w:t>
      </w:r>
    </w:p>
    <w:p>
      <w:pPr>
        <w:pStyle w:val="53"/>
        <w:numPr>
          <w:ilvl w:val="1"/>
          <w:numId w:val="0"/>
        </w:numPr>
        <w:spacing w:before="156" w:after="156"/>
        <w:rPr>
          <w:highlight w:val="none"/>
        </w:rPr>
      </w:pPr>
      <w:r>
        <w:rPr>
          <w:rFonts w:hint="eastAsia"/>
          <w:highlight w:val="none"/>
        </w:rPr>
        <w:t>3.2　建设移交物资</w:t>
      </w:r>
    </w:p>
    <w:p>
      <w:pPr>
        <w:pStyle w:val="52"/>
        <w:numPr>
          <w:ilvl w:val="0"/>
          <w:numId w:val="0"/>
        </w:numPr>
        <w:spacing w:before="0" w:beforeLines="0" w:after="0" w:afterLines="0"/>
        <w:ind w:firstLine="420" w:firstLineChars="200"/>
        <w:rPr>
          <w:rFonts w:cs="宋体"/>
          <w:highlight w:val="none"/>
          <w:lang w:bidi="ar"/>
        </w:rPr>
      </w:pPr>
      <w:r>
        <w:rPr>
          <w:rFonts w:hint="eastAsia"/>
          <w:highlight w:val="none"/>
        </w:rPr>
        <w:t>建</w:t>
      </w:r>
      <w:r>
        <w:rPr>
          <w:rFonts w:hint="eastAsia" w:ascii="宋体" w:hAnsi="宋体" w:cs="宋体"/>
          <w:highlight w:val="none"/>
        </w:rPr>
        <w:t>设移交物资是指由郑州地铁集团有限公司（以下简称“公司”）通过建设工程合同采购的，需要移交分公司管理使用的维修消耗用备品备件及生产性耗材等物资</w:t>
      </w:r>
      <w:r>
        <w:rPr>
          <w:rFonts w:hint="eastAsia"/>
          <w:highlight w:val="none"/>
        </w:rPr>
        <w:t>。</w:t>
      </w:r>
    </w:p>
    <w:p>
      <w:pPr>
        <w:pStyle w:val="53"/>
        <w:numPr>
          <w:ilvl w:val="1"/>
          <w:numId w:val="0"/>
        </w:numPr>
        <w:spacing w:before="156" w:after="156"/>
        <w:rPr>
          <w:highlight w:val="none"/>
        </w:rPr>
      </w:pPr>
      <w:r>
        <w:rPr>
          <w:rFonts w:hint="eastAsia"/>
          <w:highlight w:val="none"/>
        </w:rPr>
        <w:t>3.3　不合格物资</w:t>
      </w:r>
    </w:p>
    <w:p>
      <w:pPr>
        <w:pStyle w:val="23"/>
        <w:rPr>
          <w:rFonts w:hAnsi="宋体"/>
          <w:szCs w:val="21"/>
          <w:highlight w:val="none"/>
        </w:rPr>
      </w:pPr>
      <w:r>
        <w:rPr>
          <w:rFonts w:hint="eastAsia"/>
          <w:szCs w:val="18"/>
          <w:highlight w:val="none"/>
        </w:rPr>
        <w:t>不合格物资指不符合合同要求或验收标准的物资</w:t>
      </w:r>
      <w:r>
        <w:rPr>
          <w:rFonts w:hint="eastAsia" w:hAnsi="宋体"/>
          <w:szCs w:val="18"/>
          <w:highlight w:val="none"/>
        </w:rPr>
        <w:t>。</w:t>
      </w:r>
    </w:p>
    <w:p>
      <w:pPr>
        <w:pStyle w:val="107"/>
        <w:numPr>
          <w:ilvl w:val="0"/>
          <w:numId w:val="0"/>
        </w:numPr>
        <w:spacing w:before="312" w:after="312"/>
        <w:outlineLvl w:val="0"/>
        <w:rPr>
          <w:highlight w:val="none"/>
        </w:rPr>
      </w:pPr>
      <w:bookmarkStart w:id="21" w:name="_Toc15232"/>
      <w:bookmarkStart w:id="22" w:name="_Toc27461"/>
      <w:bookmarkStart w:id="23" w:name="_Toc44"/>
      <w:r>
        <w:rPr>
          <w:rFonts w:hint="eastAsia"/>
          <w:szCs w:val="21"/>
          <w:highlight w:val="none"/>
        </w:rPr>
        <w:t>4　</w:t>
      </w:r>
      <w:r>
        <w:rPr>
          <w:rFonts w:hint="eastAsia"/>
          <w:highlight w:val="none"/>
        </w:rPr>
        <w:t>职责</w:t>
      </w:r>
      <w:bookmarkEnd w:id="21"/>
      <w:bookmarkEnd w:id="22"/>
      <w:bookmarkEnd w:id="23"/>
    </w:p>
    <w:p>
      <w:pPr>
        <w:pStyle w:val="53"/>
        <w:numPr>
          <w:ilvl w:val="1"/>
          <w:numId w:val="0"/>
        </w:numPr>
        <w:spacing w:before="156" w:after="156"/>
        <w:rPr>
          <w:highlight w:val="none"/>
        </w:rPr>
      </w:pPr>
      <w:r>
        <w:rPr>
          <w:rFonts w:hint="eastAsia"/>
          <w:highlight w:val="none"/>
        </w:rPr>
        <w:t>4.1　物资管理部</w:t>
      </w:r>
    </w:p>
    <w:p>
      <w:pPr>
        <w:pStyle w:val="52"/>
        <w:numPr>
          <w:ilvl w:val="2"/>
          <w:numId w:val="0"/>
        </w:numPr>
        <w:spacing w:before="0" w:beforeLines="0" w:after="0" w:afterLines="0"/>
        <w:rPr>
          <w:rFonts w:hint="eastAsia" w:ascii="宋体" w:hAnsi="宋体" w:cs="宋体"/>
          <w:highlight w:val="none"/>
        </w:rPr>
      </w:pPr>
      <w:r>
        <w:rPr>
          <w:rFonts w:hint="eastAsia" w:ascii="黑体" w:eastAsia="黑体" w:cs="宋体"/>
          <w:highlight w:val="none"/>
        </w:rPr>
        <w:t>4.1.1　</w:t>
      </w:r>
      <w:r>
        <w:rPr>
          <w:rFonts w:hint="eastAsia" w:ascii="宋体" w:hAnsi="宋体" w:cs="宋体"/>
          <w:highlight w:val="none"/>
        </w:rPr>
        <w:t>负责制定分公司物资验收入库管理制度。</w:t>
      </w:r>
    </w:p>
    <w:p>
      <w:pPr>
        <w:pStyle w:val="52"/>
        <w:numPr>
          <w:ilvl w:val="2"/>
          <w:numId w:val="0"/>
        </w:numPr>
        <w:spacing w:before="0" w:beforeLines="0" w:after="0" w:afterLines="0"/>
        <w:rPr>
          <w:rFonts w:ascii="宋体" w:hAnsi="宋体" w:cs="宋体"/>
          <w:highlight w:val="none"/>
        </w:rPr>
      </w:pPr>
      <w:r>
        <w:rPr>
          <w:rFonts w:hint="eastAsia" w:ascii="宋体" w:hAnsi="宋体" w:cs="宋体"/>
          <w:highlight w:val="none"/>
        </w:rPr>
        <w:t>4.1.2  汇总各中心质量验收标准形成分公司质量验收标准。</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4.1.3　</w:t>
      </w:r>
      <w:r>
        <w:rPr>
          <w:rFonts w:hint="eastAsia" w:ascii="宋体" w:hAnsi="宋体" w:cs="宋体"/>
          <w:highlight w:val="none"/>
        </w:rPr>
        <w:t>负责供应商到货预约管理、到货验收组织管理。</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4.1.4　</w:t>
      </w:r>
      <w:r>
        <w:rPr>
          <w:rFonts w:hint="eastAsia" w:ascii="宋体" w:hAnsi="宋体" w:cs="宋体"/>
          <w:highlight w:val="none"/>
        </w:rPr>
        <w:t>负责到货物资外观、数量、型号、参数的初步验收管理，及验收结果的记录。</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4.1.5　</w:t>
      </w:r>
      <w:r>
        <w:rPr>
          <w:rFonts w:hint="eastAsia" w:ascii="宋体" w:hAnsi="宋体" w:cs="宋体"/>
          <w:highlight w:val="none"/>
        </w:rPr>
        <w:t>负责验收不合格物资的退货管理。</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4.1.6　</w:t>
      </w:r>
      <w:r>
        <w:rPr>
          <w:rFonts w:hint="eastAsia" w:ascii="宋体" w:hAnsi="宋体" w:cs="宋体"/>
          <w:highlight w:val="none"/>
        </w:rPr>
        <w:t>负责验收合格物资上架、入库管理。</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4.1.7　</w:t>
      </w:r>
      <w:r>
        <w:rPr>
          <w:rFonts w:hint="eastAsia" w:ascii="宋体" w:hAnsi="宋体" w:cs="宋体"/>
          <w:highlight w:val="none"/>
        </w:rPr>
        <w:t>负责验收、入库单据的归档管理。</w:t>
      </w:r>
    </w:p>
    <w:p>
      <w:pPr>
        <w:pStyle w:val="52"/>
        <w:numPr>
          <w:ilvl w:val="2"/>
          <w:numId w:val="0"/>
        </w:numPr>
        <w:spacing w:beforeLines="0" w:afterLines="0"/>
        <w:rPr>
          <w:rFonts w:hint="eastAsia" w:hAnsi="宋体" w:cs="宋体"/>
          <w:highlight w:val="none"/>
        </w:rPr>
      </w:pPr>
      <w:r>
        <w:rPr>
          <w:rFonts w:hint="eastAsia" w:ascii="黑体" w:eastAsia="黑体" w:cs="宋体"/>
          <w:highlight w:val="none"/>
        </w:rPr>
        <w:t xml:space="preserve">4.1.8  </w:t>
      </w:r>
      <w:r>
        <w:rPr>
          <w:rFonts w:hint="eastAsia" w:hAnsi="宋体" w:cs="宋体"/>
          <w:highlight w:val="none"/>
        </w:rPr>
        <w:t>负责建设移交系统备品备件所属备件/设备接管单审核、入库管理。</w:t>
      </w:r>
    </w:p>
    <w:p>
      <w:pPr>
        <w:pStyle w:val="23"/>
        <w:numPr>
          <w:ilvl w:val="1"/>
          <w:numId w:val="0"/>
        </w:numPr>
        <w:spacing w:before="156" w:after="156"/>
        <w:ind w:firstLine="0" w:firstLineChars="0"/>
        <w:rPr>
          <w:rFonts w:cs="宋体"/>
          <w:highlight w:val="none"/>
        </w:rPr>
      </w:pPr>
      <w:r>
        <w:rPr>
          <w:rFonts w:hint="eastAsia"/>
          <w:highlight w:val="none"/>
        </w:rPr>
        <w:t>4.2</w:t>
      </w:r>
      <w:r>
        <w:rPr>
          <w:rFonts w:hint="eastAsia" w:cs="宋体"/>
          <w:highlight w:val="none"/>
        </w:rPr>
        <w:t>　技术管理部</w:t>
      </w:r>
    </w:p>
    <w:p>
      <w:pPr>
        <w:pStyle w:val="53"/>
        <w:widowControl w:val="0"/>
        <w:numPr>
          <w:ilvl w:val="1"/>
          <w:numId w:val="0"/>
        </w:numPr>
        <w:kinsoku w:val="0"/>
        <w:overflowPunct w:val="0"/>
        <w:autoSpaceDE w:val="0"/>
        <w:autoSpaceDN w:val="0"/>
        <w:adjustRightInd w:val="0"/>
        <w:snapToGrid w:val="0"/>
        <w:spacing w:before="156" w:after="156"/>
        <w:rPr>
          <w:rFonts w:asciiTheme="majorEastAsia" w:hAnsiTheme="majorEastAsia" w:eastAsiaTheme="majorEastAsia" w:cstheme="majorEastAsia"/>
          <w:highlight w:val="none"/>
        </w:rPr>
      </w:pPr>
      <w:r>
        <w:rPr>
          <w:rFonts w:hint="eastAsia" w:cs="Times New Roman"/>
          <w:highlight w:val="none"/>
        </w:rPr>
        <w:t>4.2.1　</w:t>
      </w:r>
      <w:r>
        <w:rPr>
          <w:rFonts w:hint="eastAsia" w:asciiTheme="majorEastAsia" w:hAnsiTheme="majorEastAsia" w:eastAsiaTheme="majorEastAsia" w:cstheme="majorEastAsia"/>
          <w:highlight w:val="none"/>
        </w:rPr>
        <w:t>负责确定计量器具类检测物资目录。</w:t>
      </w:r>
    </w:p>
    <w:p>
      <w:pPr>
        <w:pStyle w:val="53"/>
        <w:widowControl w:val="0"/>
        <w:numPr>
          <w:ilvl w:val="1"/>
          <w:numId w:val="0"/>
        </w:numPr>
        <w:kinsoku w:val="0"/>
        <w:overflowPunct w:val="0"/>
        <w:autoSpaceDE w:val="0"/>
        <w:autoSpaceDN w:val="0"/>
        <w:adjustRightInd w:val="0"/>
        <w:snapToGrid w:val="0"/>
        <w:spacing w:before="156" w:after="156"/>
        <w:rPr>
          <w:rFonts w:asciiTheme="majorEastAsia" w:hAnsiTheme="majorEastAsia" w:eastAsiaTheme="majorEastAsia" w:cstheme="majorEastAsia"/>
          <w:highlight w:val="none"/>
        </w:rPr>
      </w:pPr>
      <w:r>
        <w:rPr>
          <w:rFonts w:cs="Times New Roman"/>
          <w:highlight w:val="none"/>
        </w:rPr>
        <w:t>4.2.2</w:t>
      </w:r>
      <w:r>
        <w:rPr>
          <w:rFonts w:hint="eastAsia" w:cs="Times New Roman"/>
          <w:highlight w:val="none"/>
        </w:rPr>
        <w:t>　</w:t>
      </w:r>
      <w:r>
        <w:rPr>
          <w:rFonts w:hint="eastAsia" w:asciiTheme="majorEastAsia" w:hAnsiTheme="majorEastAsia" w:eastAsiaTheme="majorEastAsia" w:cstheme="majorEastAsia"/>
          <w:highlight w:val="none"/>
        </w:rPr>
        <w:t>负责审核各中心编制的质量验收标准，并将审核后验收标准发物资管理部。</w:t>
      </w:r>
    </w:p>
    <w:p>
      <w:pPr>
        <w:pStyle w:val="53"/>
        <w:numPr>
          <w:ilvl w:val="1"/>
          <w:numId w:val="0"/>
        </w:numPr>
        <w:spacing w:before="156" w:after="156"/>
        <w:rPr>
          <w:highlight w:val="none"/>
        </w:rPr>
      </w:pPr>
      <w:r>
        <w:rPr>
          <w:rFonts w:hint="eastAsia"/>
          <w:highlight w:val="none"/>
        </w:rPr>
        <w:t>4.3　需求部门/中心</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4.3.1　</w:t>
      </w:r>
      <w:r>
        <w:rPr>
          <w:rFonts w:hint="eastAsia" w:ascii="宋体" w:hAnsi="宋体" w:cs="宋体"/>
          <w:highlight w:val="none"/>
        </w:rPr>
        <w:t>负责本部门/中心需求物资（含运营自购、建设移交、捐赠）的质量验收。</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4.3.2　</w:t>
      </w:r>
      <w:r>
        <w:rPr>
          <w:rFonts w:hint="eastAsia" w:ascii="宋体" w:hAnsi="宋体" w:cs="宋体"/>
          <w:highlight w:val="none"/>
        </w:rPr>
        <w:t>负责本部门/中心</w:t>
      </w:r>
      <w:r>
        <w:rPr>
          <w:rFonts w:hint="eastAsia" w:ascii="宋体" w:hAnsi="宋体" w:cs="宋体"/>
          <w:highlight w:val="none"/>
          <w:lang w:bidi="ar"/>
        </w:rPr>
        <w:t>电商/送站物资整体</w:t>
      </w:r>
      <w:r>
        <w:rPr>
          <w:rFonts w:hint="eastAsia" w:ascii="宋体" w:hAnsi="宋体" w:cs="宋体"/>
          <w:highlight w:val="none"/>
        </w:rPr>
        <w:t>验收入库管理。</w:t>
      </w:r>
    </w:p>
    <w:p>
      <w:pPr>
        <w:pStyle w:val="52"/>
        <w:numPr>
          <w:ilvl w:val="2"/>
          <w:numId w:val="0"/>
        </w:numPr>
        <w:spacing w:before="0" w:beforeLines="0" w:after="0" w:afterLines="0"/>
        <w:rPr>
          <w:rFonts w:asciiTheme="majorEastAsia" w:hAnsiTheme="majorEastAsia" w:eastAsiaTheme="majorEastAsia" w:cstheme="majorEastAsia"/>
          <w:highlight w:val="none"/>
        </w:rPr>
      </w:pPr>
      <w:r>
        <w:rPr>
          <w:rFonts w:hint="eastAsia" w:ascii="黑体" w:eastAsia="黑体" w:cs="宋体"/>
          <w:highlight w:val="none"/>
        </w:rPr>
        <w:t>4.3.3　</w:t>
      </w:r>
      <w:r>
        <w:rPr>
          <w:rFonts w:hint="eastAsia" w:asciiTheme="majorEastAsia" w:hAnsiTheme="majorEastAsia" w:eastAsiaTheme="majorEastAsia" w:cstheme="majorEastAsia"/>
          <w:highlight w:val="none"/>
        </w:rPr>
        <w:t>负责本部门/中心物资质量验收标准的编制，并报技术管理部审核。</w:t>
      </w:r>
    </w:p>
    <w:p>
      <w:pPr>
        <w:pStyle w:val="52"/>
        <w:numPr>
          <w:ilvl w:val="2"/>
          <w:numId w:val="0"/>
        </w:numPr>
        <w:spacing w:before="0" w:beforeLines="0" w:after="0" w:afterLines="0"/>
        <w:rPr>
          <w:rFonts w:ascii="黑体" w:eastAsia="黑体" w:cs="宋体"/>
          <w:highlight w:val="none"/>
        </w:rPr>
      </w:pPr>
      <w:r>
        <w:rPr>
          <w:rFonts w:ascii="黑体" w:eastAsia="黑体" w:cs="宋体"/>
          <w:highlight w:val="none"/>
        </w:rPr>
        <w:t>4.3.</w:t>
      </w:r>
      <w:r>
        <w:rPr>
          <w:rFonts w:hint="eastAsia" w:ascii="黑体" w:eastAsia="黑体" w:cs="宋体"/>
          <w:highlight w:val="none"/>
        </w:rPr>
        <w:t>4　</w:t>
      </w:r>
      <w:r>
        <w:rPr>
          <w:rFonts w:hint="eastAsia" w:ascii="宋体" w:hAnsi="宋体" w:cs="宋体"/>
          <w:highlight w:val="none"/>
        </w:rPr>
        <w:t>生产中心各生产室安全岗或技术岗负责资产分类</w:t>
      </w:r>
      <w:r>
        <w:rPr>
          <w:rFonts w:ascii="宋体" w:hAnsi="宋体" w:cs="宋体"/>
          <w:highlight w:val="none"/>
        </w:rPr>
        <w:t>1701劳防用品、1702劳保用品中类下的物资质量验收，职能部门由部门专（兼）职安全员参与验收。</w:t>
      </w:r>
    </w:p>
    <w:p>
      <w:pPr>
        <w:pStyle w:val="52"/>
        <w:numPr>
          <w:ilvl w:val="2"/>
          <w:numId w:val="0"/>
        </w:numPr>
        <w:spacing w:beforeLines="0" w:afterLines="0"/>
        <w:rPr>
          <w:rFonts w:ascii="黑体" w:eastAsia="黑体" w:cs="宋体"/>
          <w:highlight w:val="none"/>
        </w:rPr>
      </w:pPr>
      <w:r>
        <w:rPr>
          <w:rFonts w:hint="eastAsia" w:ascii="黑体" w:eastAsia="黑体" w:cs="宋体"/>
          <w:highlight w:val="none"/>
        </w:rPr>
        <w:t xml:space="preserve">4.3.5  </w:t>
      </w:r>
      <w:r>
        <w:rPr>
          <w:rFonts w:hint="eastAsia" w:ascii="宋体" w:hAnsi="宋体" w:cs="宋体"/>
          <w:highlight w:val="none"/>
        </w:rPr>
        <w:t>负责本部门/中心建设移交备品备件的物资编码申请、确认。</w:t>
      </w:r>
    </w:p>
    <w:p>
      <w:pPr>
        <w:pStyle w:val="23"/>
        <w:ind w:firstLine="0" w:firstLineChars="0"/>
        <w:rPr>
          <w:rFonts w:hAnsi="宋体" w:cs="宋体"/>
          <w:szCs w:val="21"/>
          <w:highlight w:val="none"/>
        </w:rPr>
      </w:pPr>
      <w:r>
        <w:rPr>
          <w:rFonts w:hint="eastAsia" w:ascii="黑体" w:eastAsia="黑体" w:cs="宋体"/>
          <w:highlight w:val="none"/>
        </w:rPr>
        <w:t xml:space="preserve">4.3.6  </w:t>
      </w:r>
      <w:r>
        <w:rPr>
          <w:rFonts w:hint="eastAsia" w:hAnsi="宋体" w:cs="宋体"/>
          <w:szCs w:val="21"/>
          <w:highlight w:val="none"/>
        </w:rPr>
        <w:t>负责本部门/中心所属建设移交备品备件在建设移交系统接管台账（备件）内正确物资编码的填报。</w:t>
      </w:r>
    </w:p>
    <w:p>
      <w:pPr>
        <w:pStyle w:val="23"/>
        <w:ind w:firstLine="0" w:firstLineChars="0"/>
        <w:rPr>
          <w:rFonts w:ascii="黑体" w:eastAsia="黑体" w:cs="宋体"/>
          <w:highlight w:val="none"/>
        </w:rPr>
      </w:pPr>
      <w:r>
        <w:rPr>
          <w:rFonts w:hint="eastAsia" w:ascii="黑体" w:eastAsia="黑体" w:cs="宋体"/>
          <w:highlight w:val="none"/>
        </w:rPr>
        <w:t xml:space="preserve">4.3.7  </w:t>
      </w:r>
      <w:r>
        <w:rPr>
          <w:rFonts w:hint="eastAsia" w:hAnsi="宋体" w:cs="宋体"/>
          <w:szCs w:val="21"/>
          <w:highlight w:val="none"/>
        </w:rPr>
        <w:t>负责本部门/中心所属建设移交备品备件在建设移交系统内备件/设备接管单审批。</w:t>
      </w:r>
    </w:p>
    <w:p>
      <w:pPr>
        <w:pStyle w:val="53"/>
        <w:numPr>
          <w:ilvl w:val="1"/>
          <w:numId w:val="0"/>
        </w:numPr>
        <w:spacing w:before="156" w:after="156"/>
        <w:rPr>
          <w:highlight w:val="none"/>
        </w:rPr>
      </w:pPr>
      <w:r>
        <w:rPr>
          <w:rFonts w:hint="eastAsia"/>
          <w:highlight w:val="none"/>
        </w:rPr>
        <w:t>4.4　财务部</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 xml:space="preserve">4.4.1  </w:t>
      </w:r>
      <w:r>
        <w:rPr>
          <w:rFonts w:hint="eastAsia" w:ascii="宋体" w:hAnsi="宋体" w:cs="宋体"/>
          <w:highlight w:val="none"/>
        </w:rPr>
        <w:t>负责参与固定资产、高价周转件的验收审批。</w:t>
      </w:r>
    </w:p>
    <w:p>
      <w:pPr>
        <w:pStyle w:val="52"/>
        <w:numPr>
          <w:ilvl w:val="2"/>
          <w:numId w:val="0"/>
        </w:numPr>
        <w:spacing w:before="0" w:beforeLines="0" w:after="0" w:afterLines="0"/>
        <w:rPr>
          <w:rFonts w:ascii="黑体" w:eastAsia="黑体" w:cs="宋体"/>
          <w:highlight w:val="none"/>
        </w:rPr>
      </w:pPr>
      <w:r>
        <w:rPr>
          <w:rFonts w:hint="eastAsia" w:ascii="黑体" w:eastAsia="黑体" w:cs="宋体"/>
          <w:highlight w:val="none"/>
        </w:rPr>
        <w:t xml:space="preserve">4.4.2  </w:t>
      </w:r>
      <w:r>
        <w:rPr>
          <w:rFonts w:hint="eastAsia" w:ascii="宋体" w:hAnsi="宋体" w:cs="宋体"/>
          <w:highlight w:val="none"/>
        </w:rPr>
        <w:t>负责建设移交系统备品备件移交事务处理单移交信息填写规范性、固定资产资产判定正确性审核。</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 xml:space="preserve">4.4.3  </w:t>
      </w:r>
      <w:r>
        <w:rPr>
          <w:rFonts w:hint="eastAsia" w:ascii="宋体" w:hAnsi="宋体" w:cs="宋体"/>
          <w:highlight w:val="none"/>
        </w:rPr>
        <w:t>负责建设移交备品备件验收后物资编码所属资产分类与移交判定结果一致性审核。</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 xml:space="preserve">4.4.4  </w:t>
      </w:r>
      <w:r>
        <w:rPr>
          <w:rFonts w:hint="eastAsia" w:ascii="宋体" w:hAnsi="宋体" w:cs="宋体"/>
          <w:highlight w:val="none"/>
        </w:rPr>
        <w:t>负责建设移交系统备品备件整改复核单（以下简称整改复核单）验收信息填写规范性、固定资产资产判定正确性审核。</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 xml:space="preserve">4.4.5  </w:t>
      </w:r>
      <w:r>
        <w:rPr>
          <w:rFonts w:hint="eastAsia" w:ascii="宋体" w:hAnsi="宋体" w:cs="宋体"/>
          <w:highlight w:val="none"/>
        </w:rPr>
        <w:t>负责建设移交系统备件整改复核单不合格物资的系统退回。</w:t>
      </w:r>
    </w:p>
    <w:p>
      <w:pPr>
        <w:pStyle w:val="53"/>
        <w:numPr>
          <w:ilvl w:val="1"/>
          <w:numId w:val="0"/>
        </w:numPr>
        <w:spacing w:before="156" w:after="156"/>
        <w:rPr>
          <w:highlight w:val="none"/>
        </w:rPr>
      </w:pPr>
      <w:r>
        <w:rPr>
          <w:rFonts w:hint="eastAsia"/>
          <w:highlight w:val="none"/>
        </w:rPr>
        <w:t>4.5　实物资产归口管理部门</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4.5.1　</w:t>
      </w:r>
      <w:r>
        <w:rPr>
          <w:rFonts w:hint="eastAsia" w:ascii="宋体" w:hAnsi="宋体" w:cs="宋体"/>
          <w:highlight w:val="none"/>
        </w:rPr>
        <w:t>负责参与本部门归口固定资产、高价周转件的系统验收审批。</w:t>
      </w:r>
    </w:p>
    <w:p>
      <w:pPr>
        <w:pStyle w:val="53"/>
        <w:numPr>
          <w:ilvl w:val="255"/>
          <w:numId w:val="0"/>
        </w:numPr>
        <w:spacing w:before="156" w:after="156"/>
        <w:outlineLvl w:val="0"/>
        <w:rPr>
          <w:highlight w:val="none"/>
        </w:rPr>
      </w:pPr>
      <w:bookmarkStart w:id="24" w:name="_Toc25244"/>
      <w:bookmarkStart w:id="25" w:name="_Toc30465"/>
      <w:bookmarkStart w:id="26" w:name="_Toc294"/>
      <w:r>
        <w:rPr>
          <w:rFonts w:hint="eastAsia"/>
          <w:highlight w:val="none"/>
        </w:rPr>
        <w:t>5    验收管理</w:t>
      </w:r>
      <w:bookmarkEnd w:id="24"/>
      <w:bookmarkEnd w:id="25"/>
      <w:bookmarkEnd w:id="26"/>
    </w:p>
    <w:p>
      <w:pPr>
        <w:pStyle w:val="53"/>
        <w:numPr>
          <w:ilvl w:val="255"/>
          <w:numId w:val="0"/>
        </w:numPr>
        <w:adjustRightInd w:val="0"/>
        <w:snapToGrid w:val="0"/>
        <w:spacing w:before="156" w:beforeLines="0" w:after="156" w:afterLines="0"/>
        <w:outlineLvl w:val="0"/>
        <w:rPr>
          <w:rFonts w:ascii="宋体" w:hAnsi="宋体" w:eastAsia="宋体" w:cs="宋体"/>
          <w:highlight w:val="none"/>
        </w:rPr>
      </w:pPr>
      <w:r>
        <w:rPr>
          <w:rFonts w:hint="eastAsia" w:hAnsi="黑体" w:cs="黑体"/>
          <w:highlight w:val="none"/>
          <w:lang w:bidi="ar"/>
        </w:rPr>
        <w:t xml:space="preserve">5.1.1  </w:t>
      </w:r>
      <w:r>
        <w:rPr>
          <w:rFonts w:hint="eastAsia" w:ascii="宋体" w:hAnsi="宋体" w:eastAsia="宋体" w:cs="宋体"/>
          <w:highlight w:val="none"/>
        </w:rPr>
        <w:t>月度盘点期间暂停正常预约到货办理，如有紧急物资需到货由采购经办人通过OA提交紧急到货申请，工班长统筹安排，配合供应商做好到货接收</w:t>
      </w:r>
      <w:r>
        <w:rPr>
          <w:rFonts w:hint="eastAsia" w:ascii="宋体" w:hAnsi="宋体" w:cs="宋体"/>
          <w:highlight w:val="none"/>
        </w:rPr>
        <w:t>并</w:t>
      </w:r>
      <w:r>
        <w:rPr>
          <w:rFonts w:hint="eastAsia" w:ascii="宋体" w:hAnsi="宋体" w:eastAsia="宋体" w:cs="宋体"/>
          <w:highlight w:val="none"/>
        </w:rPr>
        <w:t>组织需求部门/中心共同对物资进行验收。</w:t>
      </w:r>
    </w:p>
    <w:p>
      <w:pPr>
        <w:pStyle w:val="51"/>
        <w:numPr>
          <w:ilvl w:val="3"/>
          <w:numId w:val="0"/>
        </w:numPr>
        <w:spacing w:beforeLines="0" w:afterLines="0"/>
        <w:rPr>
          <w:rFonts w:ascii="宋体" w:hAnsi="宋体" w:cs="宋体"/>
          <w:highlight w:val="none"/>
        </w:rPr>
      </w:pPr>
      <w:r>
        <w:rPr>
          <w:rFonts w:hint="eastAsia" w:ascii="黑体" w:hAnsi="黑体" w:eastAsia="黑体" w:cs="黑体"/>
          <w:highlight w:val="none"/>
        </w:rPr>
        <w:t xml:space="preserve">5.1.2 </w:t>
      </w:r>
      <w:r>
        <w:rPr>
          <w:rFonts w:hint="eastAsia" w:ascii="宋体" w:hAnsi="宋体" w:cs="宋体"/>
          <w:highlight w:val="none"/>
        </w:rPr>
        <w:t xml:space="preserve"> 运营自购物资由供应商履约到库，由物资管理部</w:t>
      </w:r>
      <w:r>
        <w:rPr>
          <w:rFonts w:hint="eastAsia" w:hAnsi="宋体" w:cs="宋体"/>
          <w:highlight w:val="none"/>
        </w:rPr>
        <w:t>当</w:t>
      </w:r>
      <w:r>
        <w:rPr>
          <w:rFonts w:hint="eastAsia" w:ascii="宋体" w:hAnsi="宋体" w:cs="宋体"/>
          <w:highlight w:val="none"/>
        </w:rPr>
        <w:t>日内完成</w:t>
      </w:r>
      <w:r>
        <w:rPr>
          <w:rFonts w:hint="eastAsia" w:hAnsi="宋体" w:cs="宋体"/>
          <w:highlight w:val="none"/>
        </w:rPr>
        <w:t>初步</w:t>
      </w:r>
      <w:r>
        <w:rPr>
          <w:rFonts w:hint="eastAsia" w:ascii="宋体" w:hAnsi="宋体" w:cs="宋体"/>
          <w:highlight w:val="none"/>
        </w:rPr>
        <w:t>验收，初验时仓库保管员与供应商根据送货单进行逐项清点，清点过程中仓库保管员须关注外观包装、物资信息（物资名称、计量单位、品牌厂商、规格型号、技术参数）、物资数量是否与送货单一致，产品质量证明文件是否齐全，点验无误后由仓库保管员在送货单上签字确认，送货单一式两份，一份交供应商，一份留存以便备查。初验完成后由WMS系统将发送验收通知至各部门/中心物资员，涉及的需求部门</w:t>
      </w:r>
      <w:r>
        <w:rPr>
          <w:rFonts w:ascii="宋体" w:hAnsi="宋体" w:cs="宋体"/>
          <w:highlight w:val="none"/>
        </w:rPr>
        <w:t>/中心须在接到验收通知5个工作日内，按分公司质量验收相关规定完成质量验收工作。</w:t>
      </w:r>
    </w:p>
    <w:p>
      <w:pPr>
        <w:pStyle w:val="51"/>
        <w:numPr>
          <w:ilvl w:val="3"/>
          <w:numId w:val="0"/>
        </w:numPr>
        <w:spacing w:beforeLines="0" w:afterLines="0"/>
        <w:rPr>
          <w:highlight w:val="none"/>
        </w:rPr>
      </w:pPr>
      <w:r>
        <w:rPr>
          <w:rFonts w:hint="eastAsia" w:ascii="黑体" w:hAnsi="黑体" w:eastAsia="黑体" w:cs="黑体"/>
          <w:highlight w:val="none"/>
        </w:rPr>
        <w:t>5.1.3</w:t>
      </w:r>
      <w:r>
        <w:rPr>
          <w:rFonts w:hint="eastAsia" w:ascii="宋体" w:hAnsi="宋体" w:cs="宋体"/>
          <w:highlight w:val="none"/>
        </w:rPr>
        <w:t xml:space="preserve">  运营自购物资由供应商委托第三方（如物流、快递）履约到库，</w:t>
      </w:r>
      <w:r>
        <w:rPr>
          <w:rFonts w:hint="eastAsia" w:hAnsi="宋体" w:cs="宋体"/>
          <w:highlight w:val="none"/>
          <w:lang w:bidi="ar"/>
        </w:rPr>
        <w:t>由各段厂物资总库仓库保管员根据物流送货单据清点到货箱数（件数）。到货箱数（件数）与送货单据一致的在物流单据上签收实际到货箱数（件数），不一致的需</w:t>
      </w:r>
      <w:r>
        <w:rPr>
          <w:rFonts w:hint="eastAsia"/>
          <w:highlight w:val="none"/>
        </w:rPr>
        <w:t>仓库工班长联系采购负责人安排采购人员共同确认物资后，由采购经办人在线上补办手续后</w:t>
      </w:r>
      <w:r>
        <w:rPr>
          <w:rFonts w:hint="eastAsia" w:hAnsi="宋体" w:cs="宋体"/>
          <w:highlight w:val="none"/>
        </w:rPr>
        <w:t>当</w:t>
      </w:r>
      <w:r>
        <w:rPr>
          <w:rFonts w:hint="eastAsia" w:ascii="宋体" w:hAnsi="宋体" w:cs="宋体"/>
          <w:highlight w:val="none"/>
        </w:rPr>
        <w:t>日内完成</w:t>
      </w:r>
      <w:r>
        <w:rPr>
          <w:rFonts w:hint="eastAsia" w:hAnsi="宋体" w:cs="宋体"/>
          <w:highlight w:val="none"/>
        </w:rPr>
        <w:t>初步</w:t>
      </w:r>
      <w:r>
        <w:rPr>
          <w:rFonts w:hint="eastAsia" w:ascii="宋体" w:hAnsi="宋体" w:cs="宋体"/>
          <w:highlight w:val="none"/>
        </w:rPr>
        <w:t>验收</w:t>
      </w:r>
      <w:r>
        <w:rPr>
          <w:rFonts w:hint="eastAsia"/>
          <w:highlight w:val="none"/>
        </w:rPr>
        <w:t>，并对供应商纳入履约评价，无法共同确认的物资仓库可拒收；</w:t>
      </w:r>
      <w:r>
        <w:rPr>
          <w:rFonts w:hint="eastAsia" w:hAnsi="宋体" w:cs="宋体"/>
          <w:highlight w:val="none"/>
          <w:lang w:bidi="ar"/>
        </w:rPr>
        <w:t>若需签回执单，仓库保管员在回执单上注明“未开箱检验”，仅签收到货箱数（件数）。</w:t>
      </w:r>
    </w:p>
    <w:p>
      <w:pPr>
        <w:pStyle w:val="51"/>
        <w:numPr>
          <w:ilvl w:val="3"/>
          <w:numId w:val="0"/>
        </w:numPr>
        <w:spacing w:before="0" w:beforeLines="0" w:after="0" w:afterLines="0"/>
        <w:rPr>
          <w:rFonts w:hAnsi="宋体" w:cs="宋体"/>
          <w:highlight w:val="none"/>
          <w:lang w:bidi="ar"/>
        </w:rPr>
      </w:pPr>
      <w:r>
        <w:rPr>
          <w:rFonts w:hint="eastAsia" w:ascii="黑体" w:hAnsi="黑体" w:eastAsia="黑体" w:cs="黑体"/>
          <w:highlight w:val="none"/>
        </w:rPr>
        <w:t xml:space="preserve">5.1.4  </w:t>
      </w:r>
      <w:r>
        <w:rPr>
          <w:rFonts w:hint="eastAsia" w:ascii="宋体" w:hAnsi="宋体" w:cs="宋体"/>
          <w:highlight w:val="none"/>
        </w:rPr>
        <w:t>运营自购物资由供应商履约送站的，先由物资管理部组织需求部门/中心到供应商处或约定地点进行厂验（涉及本部门/中心多条线路需指派一人参与验收）。零星小件物资，由采购经办人对接供应商在相应线路物资总库进行厂验（涉及多条线路的集中到某一条线路总库），有样品的物资在</w:t>
      </w:r>
      <w:r>
        <w:rPr>
          <w:rFonts w:hint="eastAsia" w:hAnsi="宋体" w:cs="宋体"/>
          <w:highlight w:val="none"/>
          <w:lang w:bidi="ar"/>
        </w:rPr>
        <w:t>厂验前，对样品的关键部位进行拍照取样，厂验时比对样品确认产品质量，厂验完成后需求部门/中心验收人员需在物资验收单上签认验收结果，物资管理部厂验人员需在验收结束后1个工作日内将验收结果反馈至采购经办人。采购经办人接到厂验合格通知后3个工作日内组织供应商送站，需求部门/中心现场接收人员负责物资的数量及质量验收，不合格的当场退货，按照确认合格项数及数量在《送站物资接收单》（见附录G）上签认，接收单一式两份，供应商和需求部门/中心各执一份。送站完成后，采购经办人按根据签认的《送站物资接收单》信息，于3个工作日内完成WMS送站导入（送站信息：接收人和接收地点），并提交纸质签字盖章版或电子版至物资调配室经办人处，物资调配室经办人在审核无误后在WMS系统生成送货单，并通知需求部门使用i物资验收。</w:t>
      </w:r>
    </w:p>
    <w:p>
      <w:pPr>
        <w:pStyle w:val="51"/>
        <w:numPr>
          <w:ilvl w:val="3"/>
          <w:numId w:val="0"/>
        </w:numPr>
        <w:adjustRightInd w:val="0"/>
        <w:snapToGrid w:val="0"/>
        <w:spacing w:beforeLines="0" w:afterLines="0"/>
        <w:rPr>
          <w:rFonts w:ascii="宋体" w:hAnsi="宋体" w:cs="宋体"/>
          <w:highlight w:val="none"/>
        </w:rPr>
      </w:pPr>
      <w:r>
        <w:rPr>
          <w:rFonts w:hint="eastAsia" w:ascii="黑体" w:hAnsi="黑体" w:eastAsia="黑体" w:cs="黑体"/>
          <w:highlight w:val="none"/>
        </w:rPr>
        <w:t xml:space="preserve">5.1.5 </w:t>
      </w:r>
      <w:r>
        <w:rPr>
          <w:rFonts w:hint="eastAsia" w:ascii="宋体" w:hAnsi="宋体" w:cs="宋体"/>
          <w:highlight w:val="none"/>
        </w:rPr>
        <w:t xml:space="preserve"> 各需求部门通过电商平台采购的物资，每月由采购经办人集中下单后，将清单反馈至物资调配室经办人处，由物资调配室经办人通知各需求部门验收。</w:t>
      </w:r>
    </w:p>
    <w:p>
      <w:pPr>
        <w:pStyle w:val="51"/>
        <w:numPr>
          <w:ilvl w:val="3"/>
          <w:numId w:val="0"/>
        </w:numPr>
        <w:adjustRightInd w:val="0"/>
        <w:snapToGrid w:val="0"/>
        <w:spacing w:beforeLines="0" w:afterLines="0"/>
        <w:rPr>
          <w:highlight w:val="none"/>
        </w:rPr>
      </w:pPr>
      <w:r>
        <w:rPr>
          <w:rFonts w:hint="eastAsia" w:ascii="黑体" w:hAnsi="黑体" w:eastAsia="黑体" w:cs="黑体"/>
          <w:highlight w:val="none"/>
        </w:rPr>
        <w:t xml:space="preserve">5.1.6  </w:t>
      </w:r>
      <w:r>
        <w:rPr>
          <w:rFonts w:hint="eastAsia" w:ascii="宋体" w:hAnsi="宋体" w:cs="宋体"/>
          <w:highlight w:val="none"/>
        </w:rPr>
        <w:t>固定资产及高价周转件，由采购部门在7个工作日内组织相关部门完成实物验收，并完成系统审批。</w:t>
      </w:r>
    </w:p>
    <w:p>
      <w:pPr>
        <w:pStyle w:val="51"/>
        <w:numPr>
          <w:ilvl w:val="3"/>
          <w:numId w:val="0"/>
        </w:numPr>
        <w:adjustRightInd w:val="0"/>
        <w:snapToGrid w:val="0"/>
        <w:spacing w:beforeLines="0" w:afterLines="0"/>
        <w:rPr>
          <w:highlight w:val="none"/>
        </w:rPr>
      </w:pPr>
      <w:r>
        <w:rPr>
          <w:rFonts w:hint="eastAsia" w:ascii="黑体" w:hAnsi="黑体" w:eastAsia="黑体" w:cs="黑体"/>
          <w:highlight w:val="none"/>
        </w:rPr>
        <w:t xml:space="preserve">5.1.7 </w:t>
      </w:r>
      <w:r>
        <w:rPr>
          <w:rFonts w:hint="eastAsia" w:ascii="宋体" w:hAnsi="宋体" w:cs="宋体"/>
          <w:highlight w:val="none"/>
        </w:rPr>
        <w:t xml:space="preserve"> 建设移交物资到库或送站，需供应商、物资管理部、使用部门经办人共同进行实物验收，并当场签认《建设移交物资验收单》（见附录N）。使用中心应在2个工作日内完成送站物资在OA系统借用的提交审批，并在完成入库后2个工作日完成补单领用。</w:t>
      </w:r>
    </w:p>
    <w:p>
      <w:pPr>
        <w:pStyle w:val="53"/>
        <w:numPr>
          <w:ilvl w:val="255"/>
          <w:numId w:val="0"/>
        </w:numPr>
        <w:spacing w:before="156" w:after="156"/>
        <w:rPr>
          <w:highlight w:val="none"/>
        </w:rPr>
      </w:pPr>
      <w:r>
        <w:rPr>
          <w:rFonts w:hint="eastAsia"/>
          <w:highlight w:val="none"/>
        </w:rPr>
        <w:t>5.2  供应商预约到货</w:t>
      </w:r>
    </w:p>
    <w:p>
      <w:pPr>
        <w:pStyle w:val="52"/>
        <w:numPr>
          <w:ilvl w:val="255"/>
          <w:numId w:val="0"/>
        </w:numPr>
        <w:spacing w:before="156" w:after="156"/>
        <w:outlineLvl w:val="9"/>
        <w:rPr>
          <w:rFonts w:ascii="黑体" w:eastAsia="黑体"/>
          <w:highlight w:val="none"/>
          <w:lang w:bidi="ar"/>
        </w:rPr>
      </w:pPr>
      <w:r>
        <w:rPr>
          <w:rFonts w:hint="eastAsia" w:ascii="黑体" w:eastAsia="黑体"/>
          <w:highlight w:val="none"/>
          <w:lang w:bidi="ar"/>
        </w:rPr>
        <w:t>5.2.1  运营自购物资预约到货</w:t>
      </w:r>
    </w:p>
    <w:p>
      <w:pPr>
        <w:pStyle w:val="51"/>
        <w:numPr>
          <w:ilvl w:val="3"/>
          <w:numId w:val="0"/>
        </w:numPr>
        <w:adjustRightInd w:val="0"/>
        <w:snapToGrid w:val="0"/>
        <w:spacing w:beforeLines="0" w:afterLines="0"/>
        <w:rPr>
          <w:rFonts w:ascii="宋体" w:hAnsi="宋体" w:cs="宋体"/>
          <w:highlight w:val="none"/>
          <w:lang w:bidi="ar"/>
        </w:rPr>
      </w:pPr>
      <w:r>
        <w:rPr>
          <w:rFonts w:hint="eastAsia" w:ascii="黑体" w:hAnsi="黑体" w:eastAsia="黑体" w:cs="黑体"/>
          <w:highlight w:val="none"/>
          <w:lang w:bidi="ar"/>
        </w:rPr>
        <w:t>5.2.1.1</w:t>
      </w:r>
      <w:r>
        <w:rPr>
          <w:rFonts w:hint="eastAsia" w:ascii="宋体" w:hAnsi="宋体" w:cs="宋体"/>
          <w:highlight w:val="none"/>
          <w:lang w:bidi="ar"/>
        </w:rPr>
        <w:t xml:space="preserve">  供应商须依据采购订单按实际送货项数及数量发起到货预约申请；预约到货物资，以送货单为准（见附录A），应与到货清单保持一致，季度内同一合同出现三次未按预约时间及送货单清单到货的计入供应商到货履约评价。供应商需通过VPN登录智能仓储管理系统（以下简称WMS系统）入库管理中待检验清单进行预约，需勾选送货物资行，填写送货数量、联系人及联系方式，并选择具体送货日期，提交预约申请。</w:t>
      </w:r>
    </w:p>
    <w:p>
      <w:pPr>
        <w:pStyle w:val="51"/>
        <w:numPr>
          <w:ilvl w:val="3"/>
          <w:numId w:val="0"/>
        </w:numPr>
        <w:adjustRightInd w:val="0"/>
        <w:snapToGrid w:val="0"/>
        <w:spacing w:before="0" w:beforeLines="0" w:after="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2</w:t>
      </w:r>
      <w:r>
        <w:rPr>
          <w:rFonts w:ascii="黑体" w:eastAsia="黑体" w:cs="宋体"/>
          <w:highlight w:val="none"/>
          <w:lang w:bidi="ar"/>
        </w:rPr>
        <w:t>　</w:t>
      </w:r>
      <w:r>
        <w:rPr>
          <w:rFonts w:hint="eastAsia" w:ascii="宋体" w:hAnsi="宋体" w:cs="宋体"/>
          <w:highlight w:val="none"/>
          <w:lang w:bidi="ar"/>
        </w:rPr>
        <w:t>提交预约完成后，单据所属线路的物资调配工班长根据收到的待办事项，进入待检验清单进行预约审核确认，查看供应商预约信息，根据单据情况及预约信息选择确认或拒绝；对预约信息拒绝时需填写审核意见至供应商，供应商根据审核意见重新提交预约。</w:t>
      </w:r>
    </w:p>
    <w:p>
      <w:pPr>
        <w:pStyle w:val="51"/>
        <w:numPr>
          <w:ilvl w:val="3"/>
          <w:numId w:val="0"/>
        </w:numPr>
        <w:adjustRightInd w:val="0"/>
        <w:snapToGrid w:val="0"/>
        <w:spacing w:before="0" w:beforeLines="0" w:after="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3</w:t>
      </w:r>
      <w:r>
        <w:rPr>
          <w:rFonts w:ascii="黑体" w:eastAsia="黑体" w:cs="宋体"/>
          <w:highlight w:val="none"/>
          <w:lang w:bidi="ar"/>
        </w:rPr>
        <w:t>　</w:t>
      </w:r>
      <w:r>
        <w:rPr>
          <w:rFonts w:hint="eastAsia" w:ascii="宋体" w:hAnsi="宋体" w:cs="宋体"/>
          <w:highlight w:val="none"/>
          <w:lang w:bidi="ar"/>
        </w:rPr>
        <w:t>预约通过后，WMS系统自动生成送货单，同时已预约成功的送货信息在预约送货看板显示。</w:t>
      </w:r>
    </w:p>
    <w:p>
      <w:pPr>
        <w:pStyle w:val="51"/>
        <w:numPr>
          <w:ilvl w:val="3"/>
          <w:numId w:val="0"/>
        </w:numPr>
        <w:adjustRightInd w:val="0"/>
        <w:snapToGrid w:val="0"/>
        <w:spacing w:before="0" w:beforeLines="0" w:after="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4</w:t>
      </w:r>
      <w:r>
        <w:rPr>
          <w:rFonts w:ascii="黑体" w:eastAsia="黑体" w:cs="宋体"/>
          <w:highlight w:val="none"/>
          <w:lang w:bidi="ar"/>
        </w:rPr>
        <w:t>　</w:t>
      </w:r>
      <w:r>
        <w:rPr>
          <w:rFonts w:hint="eastAsia" w:ascii="宋体" w:hAnsi="宋体" w:cs="宋体"/>
          <w:highlight w:val="none"/>
          <w:lang w:bidi="ar"/>
        </w:rPr>
        <w:t>供应商须合理安排物资到货频次，同一个采购订单内物资应在5批次内全部完成到货，若同一采购订单预约到货批次超过5批仍未全部完成到货，物资调配室出具预约超限提示单（见附录B）发至供应商及采购经办人，由采购经办人纳入供应商履约评价。</w:t>
      </w:r>
    </w:p>
    <w:p>
      <w:pPr>
        <w:pStyle w:val="51"/>
        <w:numPr>
          <w:ilvl w:val="3"/>
          <w:numId w:val="0"/>
        </w:numPr>
        <w:adjustRightInd w:val="0"/>
        <w:snapToGrid w:val="0"/>
        <w:spacing w:before="0" w:beforeLines="0" w:after="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5</w:t>
      </w:r>
      <w:r>
        <w:rPr>
          <w:rFonts w:ascii="黑体" w:eastAsia="黑体" w:cs="宋体"/>
          <w:highlight w:val="none"/>
          <w:lang w:bidi="ar"/>
        </w:rPr>
        <w:t>　</w:t>
      </w:r>
      <w:r>
        <w:rPr>
          <w:rFonts w:hint="eastAsia" w:ascii="宋体" w:hAnsi="宋体" w:cs="宋体"/>
          <w:highlight w:val="none"/>
          <w:lang w:bidi="ar"/>
        </w:rPr>
        <w:t>供应商须严格按预约时间到货，未提前预约或未按预约时间到货（物流到货时间可前后调整1个工作日），</w:t>
      </w:r>
      <w:r>
        <w:rPr>
          <w:rFonts w:hint="eastAsia"/>
          <w:highlight w:val="none"/>
        </w:rPr>
        <w:t>到货后物资调配工班长联系采购负责人安排采购经办人共同确认物资后，由采购经办人在线上补办预约手续，若累计出现3次的，采购经办人对供应商纳入履约评价，双方无法确认所属合同及订单信息的物资仓库可拒收</w:t>
      </w:r>
      <w:r>
        <w:rPr>
          <w:rFonts w:hint="eastAsia" w:ascii="宋体" w:hAnsi="宋体" w:cs="宋体"/>
          <w:highlight w:val="none"/>
          <w:lang w:bidi="ar"/>
        </w:rPr>
        <w:t>。</w:t>
      </w:r>
    </w:p>
    <w:p>
      <w:pPr>
        <w:pStyle w:val="51"/>
        <w:numPr>
          <w:ilvl w:val="3"/>
          <w:numId w:val="0"/>
        </w:numPr>
        <w:adjustRightInd w:val="0"/>
        <w:snapToGrid w:val="0"/>
        <w:spacing w:beforeLines="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6</w:t>
      </w:r>
      <w:r>
        <w:rPr>
          <w:rFonts w:ascii="黑体" w:eastAsia="黑体" w:cs="宋体"/>
          <w:highlight w:val="none"/>
          <w:lang w:bidi="ar"/>
        </w:rPr>
        <w:t>　</w:t>
      </w:r>
      <w:r>
        <w:rPr>
          <w:rFonts w:hint="eastAsia" w:ascii="宋体" w:hAnsi="宋体" w:cs="宋体"/>
          <w:highlight w:val="none"/>
          <w:lang w:bidi="ar"/>
        </w:rPr>
        <w:t>为确保物流到货所属采购合同和采购经办人可追溯，凡是物流到货的须在物资外包装附装箱单（见附录C）、包装箱内附签字送货单、物流单须标注公司名称，包装箱内物资应与送货单做好对应标识，未按要求标识以上关键信息导致无法辨识的，仓库应拒收。</w:t>
      </w:r>
    </w:p>
    <w:p>
      <w:pPr>
        <w:pStyle w:val="52"/>
        <w:numPr>
          <w:ilvl w:val="2"/>
          <w:numId w:val="0"/>
        </w:numPr>
        <w:spacing w:before="156" w:after="156"/>
        <w:outlineLvl w:val="9"/>
        <w:rPr>
          <w:rFonts w:ascii="黑体" w:eastAsia="黑体"/>
          <w:highlight w:val="none"/>
          <w:lang w:bidi="ar"/>
        </w:rPr>
      </w:pPr>
      <w:r>
        <w:rPr>
          <w:rFonts w:hint="eastAsia" w:ascii="黑体" w:eastAsia="黑体"/>
          <w:highlight w:val="none"/>
          <w:lang w:bidi="ar"/>
        </w:rPr>
        <w:t>5.2.2  建设移交备品备件预约到货</w:t>
      </w:r>
    </w:p>
    <w:p>
      <w:pPr>
        <w:pStyle w:val="52"/>
        <w:numPr>
          <w:ilvl w:val="2"/>
          <w:numId w:val="0"/>
        </w:numPr>
        <w:spacing w:before="156" w:after="156"/>
        <w:outlineLvl w:val="9"/>
        <w:rPr>
          <w:rFonts w:ascii="黑体" w:eastAsia="黑体"/>
          <w:highlight w:val="none"/>
          <w:lang w:bidi="ar"/>
        </w:rPr>
      </w:pPr>
      <w:r>
        <w:rPr>
          <w:rFonts w:hint="eastAsia" w:ascii="黑体" w:eastAsia="黑体"/>
          <w:highlight w:val="none"/>
          <w:lang w:bidi="ar"/>
        </w:rPr>
        <w:t xml:space="preserve">5.2.2.1  </w:t>
      </w:r>
      <w:r>
        <w:rPr>
          <w:rFonts w:hint="eastAsia" w:ascii="宋体" w:hAnsi="宋体" w:cs="宋体"/>
          <w:highlight w:val="none"/>
          <w:lang w:bidi="ar"/>
        </w:rPr>
        <w:t>建设移交系统备品备件移交事务处理单审批完成后，建设移交系统推送通知至物资管理部物资调配工班长，物资调配工班长分配至仓库保管员。</w:t>
      </w:r>
    </w:p>
    <w:p>
      <w:pPr>
        <w:pStyle w:val="52"/>
        <w:numPr>
          <w:ilvl w:val="2"/>
          <w:numId w:val="0"/>
        </w:numPr>
        <w:spacing w:before="156" w:after="156"/>
        <w:outlineLvl w:val="9"/>
        <w:rPr>
          <w:rFonts w:ascii="黑体" w:eastAsia="黑体"/>
          <w:highlight w:val="none"/>
          <w:lang w:bidi="ar"/>
        </w:rPr>
      </w:pPr>
      <w:r>
        <w:rPr>
          <w:rFonts w:hint="eastAsia" w:ascii="黑体" w:eastAsia="黑体"/>
          <w:highlight w:val="none"/>
          <w:lang w:bidi="ar"/>
        </w:rPr>
        <w:t xml:space="preserve">5.2.2.2  </w:t>
      </w:r>
      <w:r>
        <w:rPr>
          <w:rFonts w:hint="eastAsia" w:ascii="宋体" w:hAnsi="宋体" w:cs="宋体"/>
          <w:highlight w:val="none"/>
          <w:lang w:bidi="ar"/>
        </w:rPr>
        <w:t>仓库保管员在接到移交事务处理单通知后，以郑轨通留言及电话通知方式，同时通知移交事务处理单“创建人”需在5个工作日内办理到货预约。</w:t>
      </w:r>
    </w:p>
    <w:p>
      <w:pPr>
        <w:pStyle w:val="53"/>
        <w:numPr>
          <w:ilvl w:val="255"/>
          <w:numId w:val="0"/>
        </w:numPr>
        <w:spacing w:before="156" w:after="156"/>
        <w:rPr>
          <w:highlight w:val="none"/>
        </w:rPr>
      </w:pPr>
      <w:r>
        <w:rPr>
          <w:highlight w:val="none"/>
        </w:rPr>
        <w:t xml:space="preserve">5.3  </w:t>
      </w:r>
      <w:r>
        <w:rPr>
          <w:rFonts w:hint="eastAsia"/>
          <w:highlight w:val="none"/>
        </w:rPr>
        <w:t>验收准备</w:t>
      </w:r>
    </w:p>
    <w:p>
      <w:pPr>
        <w:pStyle w:val="52"/>
        <w:numPr>
          <w:ilvl w:val="255"/>
          <w:numId w:val="0"/>
        </w:numPr>
        <w:spacing w:before="0" w:beforeLines="0" w:after="0" w:afterLines="0"/>
        <w:rPr>
          <w:rFonts w:ascii="黑体" w:eastAsia="黑体"/>
          <w:highlight w:val="none"/>
        </w:rPr>
      </w:pPr>
      <w:r>
        <w:rPr>
          <w:rFonts w:hint="eastAsia" w:ascii="黑体" w:eastAsia="黑体"/>
          <w:highlight w:val="none"/>
        </w:rPr>
        <w:t>5.3.1  工具准备</w:t>
      </w:r>
    </w:p>
    <w:p>
      <w:pPr>
        <w:pStyle w:val="51"/>
        <w:numPr>
          <w:ilvl w:val="255"/>
          <w:numId w:val="0"/>
        </w:numPr>
        <w:spacing w:before="156" w:beforeLines="0" w:after="156" w:afterLines="0"/>
        <w:rPr>
          <w:rFonts w:ascii="宋体" w:hAnsi="宋体" w:cs="宋体"/>
          <w:highlight w:val="none"/>
          <w:lang w:bidi="ar"/>
        </w:rPr>
      </w:pPr>
      <w:r>
        <w:rPr>
          <w:rFonts w:hint="eastAsia" w:ascii="黑体" w:hAnsi="黑体" w:eastAsia="黑体" w:cs="黑体"/>
          <w:highlight w:val="none"/>
        </w:rPr>
        <w:t>5.3.1.1</w:t>
      </w:r>
      <w:r>
        <w:rPr>
          <w:rFonts w:hint="eastAsia" w:ascii="宋体" w:hAnsi="宋体" w:cs="宋体"/>
          <w:highlight w:val="none"/>
        </w:rPr>
        <w:t>需</w:t>
      </w:r>
      <w:r>
        <w:rPr>
          <w:rFonts w:hint="eastAsia" w:ascii="宋体" w:hAnsi="宋体" w:cs="宋体"/>
          <w:highlight w:val="none"/>
          <w:lang w:bidi="ar"/>
        </w:rPr>
        <w:t>准备手持终端（PDA）、撬棍、铁锤、一字螺丝刀、十字螺丝刀、铁皮剪、美工刀等开箱工具，卷尺、磅秤、游标卡尺等测量工具以及油性记号笔、自封袋等辅助工具。</w:t>
      </w:r>
    </w:p>
    <w:p>
      <w:pPr>
        <w:pStyle w:val="52"/>
        <w:numPr>
          <w:ilvl w:val="255"/>
          <w:numId w:val="0"/>
        </w:numPr>
        <w:spacing w:before="156" w:after="156"/>
        <w:rPr>
          <w:rFonts w:ascii="黑体" w:eastAsia="黑体"/>
          <w:highlight w:val="none"/>
        </w:rPr>
      </w:pPr>
      <w:r>
        <w:rPr>
          <w:rFonts w:hint="eastAsia" w:ascii="黑体" w:eastAsia="黑体"/>
          <w:highlight w:val="none"/>
        </w:rPr>
        <w:t>5.3.2  搬运与存储准备</w:t>
      </w:r>
    </w:p>
    <w:p>
      <w:pPr>
        <w:pStyle w:val="51"/>
        <w:numPr>
          <w:ilvl w:val="0"/>
          <w:numId w:val="0"/>
        </w:numPr>
        <w:spacing w:before="0" w:beforeLines="0" w:after="0" w:afterLines="0"/>
        <w:jc w:val="both"/>
        <w:rPr>
          <w:rFonts w:ascii="宋体"/>
          <w:highlight w:val="none"/>
        </w:rPr>
      </w:pPr>
      <w:r>
        <w:rPr>
          <w:rFonts w:hint="eastAsia" w:ascii="黑体" w:hAnsi="黑体" w:eastAsia="黑体" w:cs="黑体"/>
          <w:highlight w:val="none"/>
          <w:lang w:bidi="ar"/>
        </w:rPr>
        <w:t xml:space="preserve">5.3.2.1 </w:t>
      </w:r>
      <w:r>
        <w:rPr>
          <w:rFonts w:hint="eastAsia" w:hAnsi="宋体" w:cs="宋体"/>
          <w:highlight w:val="none"/>
          <w:lang w:bidi="ar"/>
        </w:rPr>
        <w:t>物料箱（盒）、托盘、手推车、手动液压叉车、蓄电池叉车以及暂存货位。</w:t>
      </w:r>
    </w:p>
    <w:p>
      <w:pPr>
        <w:pStyle w:val="51"/>
        <w:numPr>
          <w:ilvl w:val="255"/>
          <w:numId w:val="0"/>
        </w:numPr>
        <w:tabs>
          <w:tab w:val="left" w:pos="5965"/>
        </w:tabs>
        <w:spacing w:before="156" w:after="156"/>
        <w:rPr>
          <w:rFonts w:ascii="黑体" w:eastAsia="黑体"/>
          <w:highlight w:val="none"/>
        </w:rPr>
      </w:pPr>
      <w:r>
        <w:rPr>
          <w:rFonts w:ascii="黑体" w:eastAsia="黑体"/>
          <w:highlight w:val="none"/>
        </w:rPr>
        <w:t xml:space="preserve">5.4  </w:t>
      </w:r>
      <w:r>
        <w:rPr>
          <w:rFonts w:hint="eastAsia" w:ascii="黑体" w:eastAsia="黑体"/>
          <w:highlight w:val="none"/>
        </w:rPr>
        <w:t>实物初验</w:t>
      </w:r>
    </w:p>
    <w:p>
      <w:pPr>
        <w:pStyle w:val="51"/>
        <w:numPr>
          <w:ilvl w:val="255"/>
          <w:numId w:val="0"/>
        </w:numPr>
        <w:tabs>
          <w:tab w:val="left" w:pos="5965"/>
        </w:tabs>
        <w:spacing w:before="156" w:after="156"/>
        <w:rPr>
          <w:rFonts w:ascii="黑体"/>
          <w:highlight w:val="none"/>
        </w:rPr>
      </w:pPr>
      <w:r>
        <w:rPr>
          <w:rFonts w:hint="eastAsia" w:ascii="黑体" w:eastAsia="黑体"/>
          <w:highlight w:val="none"/>
        </w:rPr>
        <w:t xml:space="preserve">5.4.1  </w:t>
      </w:r>
      <w:r>
        <w:rPr>
          <w:rFonts w:hint="eastAsia" w:hAnsi="宋体" w:cs="宋体"/>
          <w:highlight w:val="none"/>
          <w:lang w:bidi="ar"/>
        </w:rPr>
        <w:t>检查物资外包装是否完好，标记和标识齐全清晰，需注意有毒、爆炸、易碎等物资包装外相应标志，物资表面状况良好，无损坏、无磨损。</w:t>
      </w:r>
      <w:r>
        <w:rPr>
          <w:rFonts w:hint="eastAsia" w:ascii="宋体" w:hAnsi="宋体" w:cs="宋体"/>
          <w:highlight w:val="none"/>
        </w:rPr>
        <w:t>需开箱或拆件的，由供应商配合，确保不损坏物资本体，验收后须恢复原包装。</w:t>
      </w:r>
    </w:p>
    <w:p>
      <w:pPr>
        <w:pStyle w:val="79"/>
        <w:numPr>
          <w:ilvl w:val="0"/>
          <w:numId w:val="0"/>
        </w:numPr>
        <w:spacing w:before="156" w:after="156"/>
        <w:rPr>
          <w:rFonts w:ascii="宋体" w:hAnsi="宋体" w:cs="宋体"/>
          <w:highlight w:val="none"/>
        </w:rPr>
      </w:pPr>
      <w:r>
        <w:rPr>
          <w:rFonts w:hint="eastAsia" w:ascii="宋体" w:hAnsi="宋体" w:cs="宋体"/>
          <w:highlight w:val="none"/>
        </w:rPr>
        <w:t xml:space="preserve">5.4.2  </w:t>
      </w:r>
      <w:r>
        <w:rPr>
          <w:rFonts w:hint="eastAsia" w:ascii="宋体" w:hAnsi="宋体" w:cs="宋体"/>
          <w:highlight w:val="none"/>
          <w:lang w:bidi="ar"/>
        </w:rPr>
        <w:t>检查资料凭证是否齐全，需注意合同内是否要求供应商提供产品质量合格证、说明书，化工类产品是否要求供应商提供中文版的《化学品安全技术说明书》（即MSDS）。进口工器具需注意合同内是否要求供应商提供中文版用户说明书等相关资料证明。</w:t>
      </w:r>
    </w:p>
    <w:p>
      <w:pPr>
        <w:pStyle w:val="79"/>
        <w:numPr>
          <w:ilvl w:val="0"/>
          <w:numId w:val="0"/>
        </w:numPr>
        <w:spacing w:before="156" w:beforeLines="0" w:after="156" w:afterLines="0"/>
        <w:rPr>
          <w:rFonts w:ascii="宋体" w:hAnsi="宋体" w:cs="宋体"/>
          <w:highlight w:val="none"/>
        </w:rPr>
      </w:pPr>
      <w:r>
        <w:rPr>
          <w:rFonts w:hint="eastAsia" w:ascii="宋体" w:hAnsi="宋体" w:cs="宋体"/>
          <w:highlight w:val="none"/>
        </w:rPr>
        <w:t>5.4.3  核对实物名称、计量单位、品牌厂商、规格型号、技术参数、数量等与送货单/合同开项清单/采购订单信息是否完全相符。不允许将一项编码对应的物资拆分为多项物资（对应多个编码）进行接收，也不允许将多项物资（对应多个编码）组合成一项物资后进行接收。</w:t>
      </w:r>
    </w:p>
    <w:p>
      <w:pPr>
        <w:pStyle w:val="79"/>
        <w:numPr>
          <w:ilvl w:val="0"/>
          <w:numId w:val="0"/>
        </w:numPr>
        <w:spacing w:before="156" w:after="156"/>
        <w:rPr>
          <w:rFonts w:ascii="宋体" w:hAnsi="宋体" w:cs="宋体"/>
          <w:highlight w:val="none"/>
        </w:rPr>
      </w:pPr>
      <w:r>
        <w:rPr>
          <w:rFonts w:hint="eastAsia" w:ascii="宋体" w:hAnsi="宋体" w:cs="宋体"/>
          <w:highlight w:val="none"/>
        </w:rPr>
        <w:t>5.4.4  对需测量、计量的物资须用相应的计量器具进行验收，</w:t>
      </w:r>
      <w:r>
        <w:rPr>
          <w:rFonts w:hint="eastAsia" w:ascii="宋体" w:hAnsi="宋体" w:cs="宋体"/>
          <w:highlight w:val="none"/>
          <w:lang w:bidi="ar"/>
        </w:rPr>
        <w:t>计件物资应全部清点件数；带有附件或成套物资，须分别清查记录其主件及配套附件，并确保其物资说明中已按计量单位明确具体附件信息，同时粘贴“附件标签”（</w:t>
      </w:r>
      <w:r>
        <w:rPr>
          <w:rFonts w:hint="eastAsia" w:ascii="宋体" w:hAnsi="宋体" w:cs="宋体"/>
          <w:highlight w:val="none"/>
        </w:rPr>
        <w:t>见</w:t>
      </w:r>
      <w:r>
        <w:rPr>
          <w:rFonts w:hint="eastAsia" w:ascii="宋体" w:hAnsi="宋体" w:cs="宋体"/>
          <w:highlight w:val="none"/>
          <w:lang w:bidi="ar"/>
        </w:rPr>
        <w:t>附录F）。计重物资一律称量计算，带包装计重物资应过秤记录净重。计重验收时要保证称量准确，记录正确。</w:t>
      </w:r>
    </w:p>
    <w:p>
      <w:pPr>
        <w:pStyle w:val="79"/>
        <w:numPr>
          <w:ilvl w:val="0"/>
          <w:numId w:val="0"/>
        </w:numPr>
        <w:spacing w:before="0" w:beforeLines="0" w:after="0" w:afterLines="0"/>
        <w:rPr>
          <w:rFonts w:ascii="宋体" w:hAnsi="宋体" w:cs="宋体"/>
          <w:highlight w:val="none"/>
        </w:rPr>
      </w:pPr>
      <w:r>
        <w:rPr>
          <w:rFonts w:hint="eastAsia" w:ascii="宋体" w:hAnsi="宋体" w:cs="宋体"/>
          <w:highlight w:val="none"/>
        </w:rPr>
        <w:t>5.4.5  对于物资描述中明确通用类和选型类的，须结合物资编码描述以及按采购订单中标注的指定品牌、型号规格验收。</w:t>
      </w:r>
    </w:p>
    <w:p>
      <w:pPr>
        <w:pStyle w:val="79"/>
        <w:numPr>
          <w:ilvl w:val="0"/>
          <w:numId w:val="0"/>
        </w:numPr>
        <w:spacing w:before="156" w:after="156"/>
        <w:rPr>
          <w:rFonts w:ascii="宋体" w:hAnsi="宋体" w:cs="宋体"/>
          <w:highlight w:val="none"/>
        </w:rPr>
      </w:pPr>
      <w:r>
        <w:rPr>
          <w:rFonts w:hint="eastAsia" w:ascii="宋体" w:hAnsi="宋体" w:cs="宋体"/>
          <w:highlight w:val="none"/>
          <w:lang w:bidi="ar"/>
        </w:rPr>
        <w:t>5.4.6  到货清点过程中发现应到货项数少于送货单项数的，按照实际项数进行接收；单项物资数量少于送货单数量按照实际数量进行接收，</w:t>
      </w:r>
      <w:r>
        <w:rPr>
          <w:rFonts w:hint="eastAsia" w:ascii="宋体" w:hAnsi="宋体" w:cs="宋体"/>
          <w:highlight w:val="none"/>
        </w:rPr>
        <w:t>交货数量超过采购订单数量，除合同明确赠送的物资外，超交量应退回至供应商。</w:t>
      </w:r>
    </w:p>
    <w:p>
      <w:pPr>
        <w:pStyle w:val="79"/>
        <w:numPr>
          <w:ilvl w:val="0"/>
          <w:numId w:val="0"/>
        </w:numPr>
        <w:spacing w:before="156" w:after="156"/>
        <w:rPr>
          <w:rFonts w:ascii="宋体" w:hAnsi="宋体" w:cs="宋体"/>
          <w:highlight w:val="none"/>
        </w:rPr>
      </w:pPr>
      <w:r>
        <w:rPr>
          <w:rFonts w:hint="eastAsia" w:ascii="宋体" w:hAnsi="宋体" w:cs="宋体"/>
          <w:highlight w:val="none"/>
        </w:rPr>
        <w:t>5.4.7  合同内含有计量器具需送检的物资初验时，</w:t>
      </w:r>
      <w:r>
        <w:rPr>
          <w:rFonts w:hint="eastAsia" w:hAnsi="宋体" w:cs="宋体"/>
          <w:highlight w:val="none"/>
          <w:lang w:bidi="ar"/>
        </w:rPr>
        <w:t>外检类计量器具需注意合同内是否要求提供检测报告原件；自检类计量器具需注意合同内是否要求提供分公司检测机构检定报告原件并加盖分公司检测机构检定公章。</w:t>
      </w:r>
      <w:r>
        <w:rPr>
          <w:rFonts w:hint="eastAsia" w:ascii="宋体" w:hAnsi="宋体" w:cs="宋体"/>
          <w:highlight w:val="none"/>
        </w:rPr>
        <w:t>除常规初验外需注意运营自购类计量器具由分公司检测机构确定送检清单和检测单位，供应商负责送至指定检测单位检测，检测合格后将检测报告送至分公司检测机构备案。检测报告剩余有效期不得少于总效期的2/3；建设移交类计量器具到货后办理正常验收、入库，待需求部门/中心领用出库后，由需求部门自行送检。</w:t>
      </w:r>
    </w:p>
    <w:p>
      <w:pPr>
        <w:pStyle w:val="79"/>
        <w:numPr>
          <w:ilvl w:val="0"/>
          <w:numId w:val="0"/>
        </w:numPr>
        <w:spacing w:before="0" w:beforeLines="0" w:after="0" w:afterLines="0"/>
        <w:rPr>
          <w:rFonts w:ascii="宋体" w:hAnsi="宋体" w:cs="宋体"/>
          <w:highlight w:val="none"/>
        </w:rPr>
      </w:pPr>
      <w:r>
        <w:rPr>
          <w:rFonts w:hint="eastAsia" w:ascii="宋体" w:hAnsi="宋体" w:cs="宋体"/>
          <w:highlight w:val="none"/>
        </w:rPr>
        <w:t>5.4.8  合同内含有劳防劳保物资初验时，</w:t>
      </w:r>
      <w:r>
        <w:rPr>
          <w:rFonts w:hint="eastAsia" w:hAnsi="宋体" w:cs="宋体"/>
          <w:highlight w:val="none"/>
          <w:lang w:bidi="ar"/>
        </w:rPr>
        <w:t>劳防用品、消防用品中需注意合同内是否要求供应商提供送检类物资须提供中文版质检报告。</w:t>
      </w:r>
      <w:r>
        <w:rPr>
          <w:rFonts w:hint="eastAsia" w:ascii="宋体" w:hAnsi="宋体" w:cs="宋体"/>
          <w:highlight w:val="none"/>
        </w:rPr>
        <w:t>非送检类劳动防护用品应根据国家标准或行业标准（具有劳安标志、产品质检报告）进行验收，合格证明及检验报告须齐全有效。国家及行业标准明确要求须检测的特殊类劳动防护用品，须提供分公司检测机构认可的检测单位出具的检测报告。除常规初验外需注意到货时剩余有效期限标准：玻璃钢和ABS材质的安全帽应不少于2年；轻质安全帽应不少于3年；劳动防护鞋应不少于1.5年，其他效期类劳动防护用品、劳保用品需保证剩余有效期不得少于总效期的2/3。</w:t>
      </w:r>
    </w:p>
    <w:p>
      <w:pPr>
        <w:pStyle w:val="79"/>
        <w:numPr>
          <w:ilvl w:val="0"/>
          <w:numId w:val="0"/>
        </w:numPr>
        <w:spacing w:before="156" w:after="156"/>
        <w:rPr>
          <w:rFonts w:ascii="宋体" w:hAnsi="宋体" w:cs="宋体"/>
          <w:highlight w:val="none"/>
        </w:rPr>
      </w:pPr>
      <w:r>
        <w:rPr>
          <w:rFonts w:hint="eastAsia" w:ascii="宋体" w:hAnsi="宋体" w:cs="宋体"/>
          <w:highlight w:val="none"/>
        </w:rPr>
        <w:t>5.4.9  合同内含有化学品耗材物资初验时，除常规初验外需注意有毒性物资验收须佩戴劳动防护用品，在通风处进行；仓库保管员及需求部门</w:t>
      </w:r>
      <w:r>
        <w:rPr>
          <w:rFonts w:ascii="宋体" w:hAnsi="宋体" w:cs="宋体"/>
          <w:highlight w:val="none"/>
        </w:rPr>
        <w:t>/中心参与验收人员要严格按照《</w:t>
      </w:r>
      <w:r>
        <w:rPr>
          <w:rFonts w:hint="eastAsia" w:ascii="宋体" w:hAnsi="宋体" w:cs="宋体"/>
          <w:highlight w:val="none"/>
          <w:lang w:bidi="ar"/>
        </w:rPr>
        <w:t>生产性化学品安全管理规定</w:t>
      </w:r>
      <w:r>
        <w:rPr>
          <w:rFonts w:hint="eastAsia" w:ascii="宋体" w:hAnsi="宋体" w:cs="宋体"/>
          <w:highlight w:val="none"/>
        </w:rPr>
        <w:t>》相关规定执行验收工作，易燃类化学品包装容器上须标有商标、生产日期及保质期，无相关信息的须提供效期证明材料；效期物资到货时，国产物资的有效期在整个保质期的三分之二以上；进口类物资保质期在2年以上的，有效期在整个保质期的二分之一以上；进口类物资保质期在2年以下的，有效期在整个保质期的三分之二以上。</w:t>
      </w:r>
    </w:p>
    <w:p>
      <w:pPr>
        <w:pStyle w:val="79"/>
        <w:numPr>
          <w:ilvl w:val="0"/>
          <w:numId w:val="0"/>
        </w:numPr>
        <w:spacing w:before="156" w:after="156"/>
        <w:rPr>
          <w:rFonts w:ascii="宋体" w:hAnsi="宋体" w:cs="宋体"/>
          <w:highlight w:val="none"/>
        </w:rPr>
      </w:pPr>
      <w:r>
        <w:rPr>
          <w:rFonts w:hint="eastAsia" w:ascii="宋体" w:hAnsi="宋体" w:cs="宋体"/>
          <w:highlight w:val="none"/>
        </w:rPr>
        <w:t>5.4.10  参与运营自购物资验收的人员须在WMS系统验收界面中写明验收结论（即合格或不合格）；对于验收不合格的，须详细写明不合格原因。</w:t>
      </w:r>
    </w:p>
    <w:p>
      <w:pPr>
        <w:pStyle w:val="79"/>
        <w:numPr>
          <w:ilvl w:val="0"/>
          <w:numId w:val="0"/>
        </w:numPr>
        <w:spacing w:before="156" w:after="156"/>
        <w:rPr>
          <w:rFonts w:ascii="宋体" w:hAnsi="宋体" w:cs="宋体"/>
          <w:highlight w:val="none"/>
        </w:rPr>
      </w:pPr>
      <w:r>
        <w:rPr>
          <w:rFonts w:hint="eastAsia" w:ascii="宋体" w:hAnsi="宋体" w:cs="宋体"/>
          <w:highlight w:val="none"/>
        </w:rPr>
        <w:t>5.4.11  参与建设移交物资验收的人员须在《建设移交物资验收单》中写明验收结论（即合格或不合格）；对于验收不合格的，须详细写明不合格原因。</w:t>
      </w:r>
    </w:p>
    <w:p>
      <w:pPr>
        <w:pStyle w:val="79"/>
        <w:numPr>
          <w:ilvl w:val="0"/>
          <w:numId w:val="0"/>
        </w:numPr>
        <w:spacing w:before="156" w:after="156"/>
        <w:rPr>
          <w:rFonts w:ascii="宋体" w:hAnsi="宋体" w:cs="宋体"/>
          <w:highlight w:val="none"/>
          <w:lang w:bidi="ar"/>
        </w:rPr>
      </w:pPr>
      <w:r>
        <w:rPr>
          <w:rFonts w:hint="eastAsia" w:ascii="宋体" w:hAnsi="宋体" w:cs="宋体"/>
          <w:highlight w:val="none"/>
        </w:rPr>
        <w:t>5.4.12  供应商送货时须按照合同中要求的最小包装量进行包装，仓库经办人接收时在外包装右上角</w:t>
      </w:r>
      <w:r>
        <w:rPr>
          <w:rFonts w:hint="eastAsia" w:ascii="宋体" w:hAnsi="宋体" w:cs="宋体"/>
          <w:highlight w:val="none"/>
          <w:lang w:bidi="ar"/>
        </w:rPr>
        <w:t>粘贴物料标签（见附录D）；</w:t>
      </w:r>
    </w:p>
    <w:p>
      <w:pPr>
        <w:pStyle w:val="51"/>
        <w:numPr>
          <w:ilvl w:val="0"/>
          <w:numId w:val="0"/>
        </w:numPr>
        <w:spacing w:before="0" w:beforeLines="0" w:after="0" w:afterLines="0"/>
        <w:rPr>
          <w:rFonts w:ascii="黑体" w:eastAsia="黑体"/>
          <w:highlight w:val="none"/>
        </w:rPr>
      </w:pPr>
      <w:r>
        <w:rPr>
          <w:rFonts w:hint="eastAsia" w:ascii="黑体" w:eastAsia="黑体"/>
          <w:highlight w:val="none"/>
        </w:rPr>
        <w:t>5.5</w:t>
      </w:r>
      <w:r>
        <w:rPr>
          <w:rFonts w:ascii="黑体" w:eastAsia="黑体"/>
          <w:highlight w:val="none"/>
        </w:rPr>
        <w:t>　</w:t>
      </w:r>
      <w:r>
        <w:rPr>
          <w:rFonts w:hint="eastAsia" w:ascii="黑体" w:eastAsia="黑体"/>
          <w:highlight w:val="none"/>
        </w:rPr>
        <w:t xml:space="preserve"> 质量验收 </w:t>
      </w:r>
    </w:p>
    <w:p>
      <w:pPr>
        <w:pStyle w:val="79"/>
        <w:numPr>
          <w:ilvl w:val="0"/>
          <w:numId w:val="0"/>
        </w:numPr>
        <w:spacing w:before="156" w:after="156"/>
        <w:rPr>
          <w:rFonts w:ascii="宋体" w:hAnsi="宋体" w:cs="宋体"/>
          <w:highlight w:val="none"/>
          <w:lang w:bidi="ar"/>
        </w:rPr>
      </w:pPr>
      <w:r>
        <w:rPr>
          <w:rFonts w:hint="eastAsia" w:ascii="宋体" w:hAnsi="宋体" w:cs="宋体"/>
          <w:highlight w:val="none"/>
          <w:lang w:bidi="ar"/>
        </w:rPr>
        <w:t>5.5.1  运营自购及建设移交物资到货后，需求部门/中心按分公司质量验收标准开展质量验收工作。</w:t>
      </w:r>
    </w:p>
    <w:p>
      <w:pPr>
        <w:pStyle w:val="79"/>
        <w:numPr>
          <w:ilvl w:val="0"/>
          <w:numId w:val="0"/>
        </w:numPr>
        <w:spacing w:before="156" w:after="156"/>
        <w:rPr>
          <w:rFonts w:ascii="宋体" w:hAnsi="宋体" w:cs="宋体"/>
          <w:highlight w:val="none"/>
          <w:lang w:bidi="ar"/>
        </w:rPr>
      </w:pPr>
      <w:r>
        <w:rPr>
          <w:rFonts w:hint="eastAsia" w:ascii="宋体" w:hAnsi="宋体" w:cs="宋体"/>
          <w:highlight w:val="none"/>
          <w:lang w:bidi="ar"/>
        </w:rPr>
        <w:t>5.5.2  验收不合格的，需求部门</w:t>
      </w:r>
      <w:r>
        <w:rPr>
          <w:rFonts w:ascii="宋体" w:hAnsi="宋体" w:cs="宋体"/>
          <w:highlight w:val="none"/>
          <w:lang w:bidi="ar"/>
        </w:rPr>
        <w:t>/中心须出具明确的质量不合格原因。非质量问题却以质量不合格而拒收的，计入质量验收部门/中心季度物资管理考核。</w:t>
      </w:r>
    </w:p>
    <w:p>
      <w:pPr>
        <w:pStyle w:val="23"/>
        <w:ind w:firstLine="0" w:firstLineChars="0"/>
        <w:rPr>
          <w:rFonts w:hAnsi="Times New Roman" w:cs="Times New Roman"/>
          <w:highlight w:val="none"/>
          <w:lang w:bidi="ar"/>
        </w:rPr>
      </w:pPr>
      <w:r>
        <w:rPr>
          <w:rFonts w:hint="eastAsia" w:hAnsi="宋体" w:cs="宋体"/>
          <w:highlight w:val="none"/>
          <w:lang w:bidi="ar"/>
        </w:rPr>
        <w:t>5.5.3  捐赠物资质量验收按照《捐赠物资管理细则》执行。</w:t>
      </w:r>
    </w:p>
    <w:p>
      <w:pPr>
        <w:pStyle w:val="52"/>
        <w:numPr>
          <w:ilvl w:val="2"/>
          <w:numId w:val="0"/>
        </w:numPr>
        <w:spacing w:before="156" w:after="156"/>
        <w:rPr>
          <w:rFonts w:ascii="黑体" w:eastAsia="黑体"/>
          <w:highlight w:val="none"/>
        </w:rPr>
      </w:pPr>
      <w:r>
        <w:rPr>
          <w:rFonts w:hint="eastAsia" w:ascii="黑体" w:eastAsia="黑体"/>
          <w:highlight w:val="none"/>
        </w:rPr>
        <w:t>6　验收结果及入库管理</w:t>
      </w:r>
    </w:p>
    <w:p>
      <w:pPr>
        <w:pStyle w:val="51"/>
        <w:numPr>
          <w:ilvl w:val="3"/>
          <w:numId w:val="0"/>
        </w:numPr>
        <w:spacing w:before="156" w:after="156"/>
        <w:rPr>
          <w:rFonts w:ascii="黑体" w:eastAsia="黑体"/>
          <w:highlight w:val="none"/>
        </w:rPr>
      </w:pPr>
      <w:r>
        <w:rPr>
          <w:rFonts w:hint="eastAsia" w:ascii="黑体" w:eastAsia="黑体"/>
          <w:highlight w:val="none"/>
        </w:rPr>
        <w:t>6.1</w:t>
      </w:r>
      <w:r>
        <w:rPr>
          <w:rFonts w:ascii="黑体" w:eastAsia="黑体"/>
          <w:highlight w:val="none"/>
        </w:rPr>
        <w:t>　</w:t>
      </w:r>
      <w:r>
        <w:rPr>
          <w:rFonts w:hint="eastAsia" w:ascii="黑体" w:eastAsia="黑体"/>
          <w:highlight w:val="none"/>
        </w:rPr>
        <w:t>合格物资</w:t>
      </w:r>
    </w:p>
    <w:p>
      <w:pPr>
        <w:pStyle w:val="79"/>
        <w:numPr>
          <w:ilvl w:val="255"/>
          <w:numId w:val="0"/>
        </w:numPr>
        <w:spacing w:before="156" w:after="156"/>
        <w:rPr>
          <w:rFonts w:ascii="宋体" w:hAnsi="宋体" w:cs="宋体"/>
          <w:highlight w:val="none"/>
        </w:rPr>
      </w:pPr>
      <w:r>
        <w:rPr>
          <w:rFonts w:hint="eastAsia" w:ascii="宋体" w:hAnsi="宋体" w:cs="宋体"/>
          <w:highlight w:val="none"/>
          <w:lang w:bidi="ar"/>
        </w:rPr>
        <w:t>6.1.1  验收合格的存货及低值易耗品，仓库保管员须在</w:t>
      </w:r>
      <w:r>
        <w:rPr>
          <w:rFonts w:ascii="宋体" w:hAnsi="宋体" w:cs="宋体"/>
          <w:highlight w:val="none"/>
          <w:lang w:bidi="ar"/>
        </w:rPr>
        <w:t>1个工作日内完成物资上架和系统入库操作</w:t>
      </w:r>
      <w:r>
        <w:rPr>
          <w:rFonts w:hint="eastAsia" w:ascii="宋体" w:hAnsi="宋体" w:cs="宋体"/>
          <w:highlight w:val="none"/>
          <w:lang w:bidi="ar"/>
        </w:rPr>
        <w:t>，</w:t>
      </w:r>
      <w:r>
        <w:rPr>
          <w:rFonts w:hint="eastAsia" w:ascii="宋体" w:hAnsi="宋体" w:cs="宋体"/>
          <w:highlight w:val="none"/>
        </w:rPr>
        <w:t>经复核无误后推送审批完成系统入库（《物资入库单》（见附录M）），入库后需核对</w:t>
      </w:r>
      <w:r>
        <w:rPr>
          <w:rFonts w:ascii="宋体" w:hAnsi="宋体" w:cs="宋体"/>
          <w:highlight w:val="none"/>
        </w:rPr>
        <w:t>WMS入库数据与SCM入库数据是否一致</w:t>
      </w:r>
      <w:r>
        <w:rPr>
          <w:rFonts w:hint="eastAsia" w:ascii="宋体" w:hAnsi="宋体" w:cs="宋体"/>
          <w:highlight w:val="none"/>
        </w:rPr>
        <w:t>，若不一致及时反馈至工班长。</w:t>
      </w:r>
    </w:p>
    <w:p>
      <w:pPr>
        <w:pStyle w:val="79"/>
        <w:numPr>
          <w:ilvl w:val="255"/>
          <w:numId w:val="0"/>
        </w:numPr>
        <w:spacing w:before="156" w:after="156"/>
        <w:rPr>
          <w:rFonts w:ascii="宋体" w:hAnsi="宋体" w:cs="宋体"/>
          <w:lang w:bidi="ar"/>
        </w:rPr>
      </w:pPr>
      <w:r>
        <w:rPr>
          <w:rFonts w:hint="eastAsia" w:ascii="宋体" w:hAnsi="宋体" w:cs="宋体"/>
          <w:highlight w:val="none"/>
        </w:rPr>
        <w:t>6.1.2  验收合格的</w:t>
      </w:r>
      <w:r>
        <w:rPr>
          <w:rFonts w:hint="eastAsia" w:ascii="宋体" w:hAnsi="宋体" w:cs="宋体"/>
          <w:highlight w:val="none"/>
          <w:lang w:bidi="ar"/>
        </w:rPr>
        <w:t>固定资产在EAM系统创建“资产</w:t>
      </w:r>
      <w:r>
        <w:rPr>
          <w:rFonts w:hint="eastAsia" w:ascii="宋体" w:hAnsi="宋体" w:cs="宋体"/>
          <w:lang w:bidi="ar"/>
        </w:rPr>
        <w:t>验收单”（见附录I），须在验收后1个工作日内完成资产验收单的推送工作，并做好审批跟进。</w:t>
      </w:r>
    </w:p>
    <w:p>
      <w:pPr>
        <w:pStyle w:val="79"/>
        <w:numPr>
          <w:ilvl w:val="0"/>
          <w:numId w:val="0"/>
        </w:numPr>
        <w:spacing w:before="156" w:after="156"/>
        <w:rPr>
          <w:rFonts w:ascii="宋体" w:hAnsi="宋体" w:cs="宋体"/>
          <w:lang w:bidi="ar"/>
        </w:rPr>
      </w:pPr>
      <w:r>
        <w:rPr>
          <w:rFonts w:hint="eastAsia" w:ascii="宋体" w:hAnsi="宋体" w:cs="宋体"/>
          <w:lang w:bidi="ar"/>
        </w:rPr>
        <w:t>6.1.3  建设移交验收合格物资，仓库保管员须跟催使用部门/中心在10个工作日内完成正确物资编码的申请、确认及反馈工作。使用部门/中心反馈物资编码后，仓库保管员应在1个工作日内将《建设移交物资验收单》及对应物资编码信息反馈至运营分公司财务部资产管理室资产移交线路负责人，资产管理室应在2个工作日完成移交判定结果正确性的审核及反馈工作。</w:t>
      </w:r>
    </w:p>
    <w:p>
      <w:pPr>
        <w:pStyle w:val="51"/>
        <w:numPr>
          <w:ilvl w:val="3"/>
          <w:numId w:val="0"/>
        </w:numPr>
        <w:spacing w:before="156" w:after="156"/>
        <w:rPr>
          <w:rFonts w:ascii="黑体" w:eastAsia="黑体"/>
        </w:rPr>
      </w:pPr>
      <w:r>
        <w:rPr>
          <w:rFonts w:hint="eastAsia" w:ascii="黑体" w:eastAsia="黑体"/>
        </w:rPr>
        <w:t>6.2   不合格物资</w:t>
      </w:r>
    </w:p>
    <w:p>
      <w:pPr>
        <w:pStyle w:val="79"/>
        <w:numPr>
          <w:ilvl w:val="255"/>
          <w:numId w:val="0"/>
        </w:numPr>
        <w:spacing w:before="156" w:after="156"/>
        <w:rPr>
          <w:rFonts w:ascii="宋体" w:hAnsi="宋体" w:cs="宋体"/>
          <w:highlight w:val="yellow"/>
          <w:lang w:bidi="ar"/>
        </w:rPr>
      </w:pPr>
      <w:r>
        <w:rPr>
          <w:rFonts w:hint="eastAsia" w:ascii="宋体" w:hAnsi="宋体" w:cs="宋体"/>
          <w:lang w:bidi="ar"/>
        </w:rPr>
        <w:t xml:space="preserve">6.2.1  </w:t>
      </w:r>
      <w:r>
        <w:rPr>
          <w:rFonts w:hint="eastAsia" w:ascii="宋体" w:hAnsi="宋体" w:cs="宋体"/>
          <w:highlight w:val="none"/>
          <w:lang w:bidi="ar"/>
        </w:rPr>
        <w:t>验收不合格的物资，从待验区转移至不合格区，并粘贴不合格物资标签（见附录K），同时更新线下《验收不合格物资台账》（见附录L），与采购经办人沟通确认物资处理方式，采购经办人须配合协调完成相应处理，不涉及合同调整的不合格物资需在验收不合格之日起10个工作日内完成处理；涉及合同调整的物资需在验收不合格之日起20个工作日内完成处理；特殊情况下需要重新定制的物资处理周期按实际情况确定。</w:t>
      </w:r>
    </w:p>
    <w:p>
      <w:pPr>
        <w:pStyle w:val="79"/>
        <w:numPr>
          <w:ilvl w:val="255"/>
          <w:numId w:val="0"/>
        </w:numPr>
        <w:spacing w:before="156" w:after="156"/>
        <w:rPr>
          <w:rFonts w:ascii="宋体" w:hAnsi="宋体" w:cs="宋体"/>
          <w:lang w:bidi="ar"/>
        </w:rPr>
      </w:pPr>
      <w:r>
        <w:rPr>
          <w:rFonts w:hint="eastAsia" w:ascii="宋体" w:hAnsi="宋体" w:cs="宋体"/>
          <w:lang w:bidi="ar"/>
        </w:rPr>
        <w:t>6.2.2  运营自购不合格物资，除供应商主动要求拉走调换外，严禁将非质量原因产生的验收不合格物资在验收当场退至供应商。</w:t>
      </w:r>
    </w:p>
    <w:p>
      <w:pPr>
        <w:pStyle w:val="79"/>
        <w:numPr>
          <w:ilvl w:val="0"/>
          <w:numId w:val="0"/>
        </w:numPr>
        <w:spacing w:before="156" w:after="156"/>
        <w:rPr>
          <w:rFonts w:ascii="宋体" w:hAnsi="宋体" w:cs="宋体"/>
          <w:lang w:bidi="ar"/>
        </w:rPr>
      </w:pPr>
      <w:r>
        <w:rPr>
          <w:rFonts w:hint="eastAsia" w:ascii="宋体" w:hAnsi="宋体" w:cs="宋体"/>
          <w:lang w:bidi="ar"/>
        </w:rPr>
        <w:t>6.2.3  建设移交类不合格物资，现场退回至供应商，现场不能退回的，当场通知供应商在5个工作日内办理实物退回，仓库保管员须在验收完成后2个工作日内更新《建设移交物资不合格台账》（见附录O），并及时跟进实物退回进度。</w:t>
      </w:r>
    </w:p>
    <w:p>
      <w:pPr>
        <w:pStyle w:val="53"/>
        <w:numPr>
          <w:ilvl w:val="1"/>
          <w:numId w:val="0"/>
        </w:numPr>
        <w:spacing w:before="156" w:after="156"/>
      </w:pPr>
      <w:r>
        <w:rPr>
          <w:rFonts w:hint="eastAsia"/>
        </w:rPr>
        <w:t>6.3　入库管理</w:t>
      </w:r>
    </w:p>
    <w:p>
      <w:pPr>
        <w:pStyle w:val="52"/>
        <w:numPr>
          <w:ilvl w:val="2"/>
          <w:numId w:val="0"/>
        </w:numPr>
        <w:spacing w:before="156" w:after="156"/>
        <w:rPr>
          <w:rFonts w:hAnsi="宋体" w:cs="宋体"/>
          <w:highlight w:val="yellow"/>
          <w:lang w:bidi="ar"/>
        </w:rPr>
      </w:pPr>
      <w:r>
        <w:rPr>
          <w:rFonts w:hint="eastAsia" w:ascii="黑体" w:eastAsia="黑体"/>
        </w:rPr>
        <w:t xml:space="preserve">6.3.1  </w:t>
      </w:r>
      <w:r>
        <w:rPr>
          <w:rFonts w:hint="eastAsia" w:ascii="宋体" w:hAnsi="宋体" w:cs="宋体"/>
        </w:rPr>
        <w:t>办理WMS其它入库时，须根据运营自购和建设移交选择对应的系统子库存；</w:t>
      </w:r>
    </w:p>
    <w:p>
      <w:pPr>
        <w:pStyle w:val="51"/>
        <w:numPr>
          <w:ilvl w:val="3"/>
          <w:numId w:val="0"/>
        </w:numPr>
        <w:spacing w:before="0" w:beforeLines="0" w:after="0" w:afterLines="0"/>
        <w:rPr>
          <w:rFonts w:ascii="宋体" w:hAnsi="宋体" w:cs="宋体"/>
        </w:rPr>
      </w:pPr>
      <w:bookmarkStart w:id="27" w:name="_Toc28214"/>
      <w:r>
        <w:rPr>
          <w:rFonts w:hint="eastAsia" w:ascii="黑体" w:eastAsia="黑体" w:cs="宋体"/>
        </w:rPr>
        <w:t>6.3.2</w:t>
      </w:r>
      <w:r>
        <w:rPr>
          <w:rFonts w:ascii="黑体" w:eastAsia="黑体" w:cs="宋体"/>
        </w:rPr>
        <w:t>　</w:t>
      </w:r>
      <w:r>
        <w:rPr>
          <w:rFonts w:hint="eastAsia" w:ascii="宋体" w:hAnsi="宋体" w:cs="宋体"/>
        </w:rPr>
        <w:t>采购订单标记为送站/电商订单内含有物资类型为固定资产时，在创建资产验收单时，资产状态为“在用”，审批流程由需求部门/中心负责提交审批。类型为存货或低值易耗时，生产性耗材和备品备件入至需求部门/中心二级库中。</w:t>
      </w:r>
    </w:p>
    <w:p>
      <w:pPr>
        <w:pStyle w:val="51"/>
        <w:numPr>
          <w:ilvl w:val="3"/>
          <w:numId w:val="0"/>
        </w:numPr>
        <w:spacing w:before="0" w:beforeLines="0" w:after="0" w:afterLines="0"/>
        <w:rPr>
          <w:rFonts w:ascii="宋体" w:hAnsi="宋体" w:cs="宋体"/>
          <w:highlight w:val="yellow"/>
        </w:rPr>
      </w:pPr>
      <w:r>
        <w:rPr>
          <w:rFonts w:hint="eastAsia" w:ascii="黑体" w:eastAsia="黑体" w:cs="宋体"/>
        </w:rPr>
        <w:t>6.3.3　</w:t>
      </w:r>
      <w:r>
        <w:rPr>
          <w:rFonts w:hint="eastAsia" w:ascii="宋体" w:hAnsi="宋体" w:cs="宋体"/>
        </w:rPr>
        <w:t>已审批的紧急到货物资到货后，WMS系统已下达采购订单的，仓库保管员根据采购订单在WMS系统办理入库。</w:t>
      </w:r>
    </w:p>
    <w:p>
      <w:pPr>
        <w:pStyle w:val="51"/>
        <w:numPr>
          <w:ilvl w:val="3"/>
          <w:numId w:val="0"/>
        </w:numPr>
        <w:spacing w:before="0" w:beforeLines="0" w:after="0" w:afterLines="0"/>
        <w:rPr>
          <w:rFonts w:ascii="宋体" w:hAnsi="宋体" w:cs="宋体"/>
          <w:highlight w:val="yellow"/>
        </w:rPr>
      </w:pPr>
      <w:r>
        <w:rPr>
          <w:rFonts w:hint="eastAsia" w:ascii="黑体" w:eastAsia="黑体" w:cs="宋体"/>
        </w:rPr>
        <w:t>6.3.4</w:t>
      </w:r>
      <w:r>
        <w:rPr>
          <w:rFonts w:ascii="黑体" w:eastAsia="黑体" w:cs="宋体"/>
        </w:rPr>
        <w:t>　</w:t>
      </w:r>
      <w:r>
        <w:rPr>
          <w:rFonts w:hint="eastAsia" w:ascii="宋体" w:hAnsi="宋体" w:cs="宋体"/>
        </w:rPr>
        <w:t>已审批的紧急到货物资到货后，WMS系统未下达采购订单的，工班长在WMS系统创建紧急到货订单，仓库保管员根据紧急订单在WMS系统办理入库。后期采购订单下达后，根据已创建的紧急到货入库单关联采购订单信息，在WMS系统办理入库。</w:t>
      </w:r>
    </w:p>
    <w:p>
      <w:pPr>
        <w:pStyle w:val="23"/>
        <w:ind w:firstLine="0" w:firstLineChars="0"/>
        <w:rPr>
          <w:rFonts w:hAnsi="宋体" w:cs="宋体"/>
        </w:rPr>
      </w:pPr>
      <w:r>
        <w:rPr>
          <w:rFonts w:hint="eastAsia" w:hAnsi="宋体" w:cs="宋体"/>
        </w:rPr>
        <w:t>6.3.5  建设移交系统接管台账（备件）平台内，使用部门/中心填报物资编码后，仓库经办人接到系统通知后于2个工作日内完成备件/设备接管单“物料说明”（物资编码信息）的物资名称、品牌/厂家、型号及参数信息，与实物物资名称、规格型号及计量单位核对，并提交审批。</w:t>
      </w:r>
    </w:p>
    <w:p>
      <w:pPr>
        <w:pStyle w:val="23"/>
        <w:ind w:firstLine="0" w:firstLineChars="0"/>
        <w:rPr>
          <w:rFonts w:hAnsi="宋体" w:cs="宋体"/>
        </w:rPr>
      </w:pPr>
      <w:r>
        <w:rPr>
          <w:rFonts w:hint="eastAsia" w:hAnsi="宋体" w:cs="宋体"/>
        </w:rPr>
        <w:t>6.3.6  建设移交系统备品备件所属备件/设备接管单完成审批后，建设移交系统同步备件/设备接管单至WMS系统内生成建设移交送货单，仓库经办人需在2个工作日内完成WMS系统入库工作。</w:t>
      </w:r>
    </w:p>
    <w:p>
      <w:pPr>
        <w:pStyle w:val="107"/>
        <w:numPr>
          <w:ilvl w:val="0"/>
          <w:numId w:val="0"/>
        </w:numPr>
        <w:tabs>
          <w:tab w:val="left" w:pos="360"/>
        </w:tabs>
        <w:spacing w:before="312" w:after="312"/>
        <w:outlineLvl w:val="0"/>
        <w:rPr>
          <w:rFonts w:hAnsi="宋体" w:cs="宋体"/>
          <w:szCs w:val="21"/>
        </w:rPr>
      </w:pPr>
      <w:bookmarkStart w:id="28" w:name="_Toc9272"/>
      <w:bookmarkStart w:id="29" w:name="_Toc27685"/>
      <w:r>
        <w:rPr>
          <w:rFonts w:hint="eastAsia" w:cs="宋体"/>
          <w:szCs w:val="21"/>
        </w:rPr>
        <w:t>7　</w:t>
      </w:r>
      <w:r>
        <w:rPr>
          <w:rFonts w:hint="eastAsia" w:hAnsi="宋体" w:cs="宋体"/>
          <w:szCs w:val="21"/>
        </w:rPr>
        <w:t>物资验收入库资料档案管理</w:t>
      </w:r>
      <w:bookmarkEnd w:id="28"/>
      <w:bookmarkEnd w:id="29"/>
    </w:p>
    <w:p>
      <w:pPr>
        <w:pStyle w:val="53"/>
        <w:numPr>
          <w:ilvl w:val="1"/>
          <w:numId w:val="0"/>
        </w:numPr>
        <w:spacing w:before="156" w:beforeLines="0" w:after="156" w:afterLines="0"/>
      </w:pPr>
      <w:r>
        <w:rPr>
          <w:rFonts w:hint="eastAsia"/>
        </w:rPr>
        <w:t>7.1　基本要求</w:t>
      </w:r>
    </w:p>
    <w:p>
      <w:pPr>
        <w:pStyle w:val="52"/>
        <w:numPr>
          <w:ilvl w:val="2"/>
          <w:numId w:val="0"/>
        </w:numPr>
        <w:spacing w:before="156" w:after="156"/>
        <w:ind w:left="7" w:hanging="7"/>
        <w:rPr>
          <w:rFonts w:ascii="黑体" w:eastAsia="黑体"/>
        </w:rPr>
      </w:pPr>
      <w:r>
        <w:rPr>
          <w:rFonts w:hint="eastAsia" w:ascii="黑体" w:eastAsia="黑体"/>
        </w:rPr>
        <w:t>7.1.1　资料归档内容</w:t>
      </w:r>
    </w:p>
    <w:p>
      <w:pPr>
        <w:adjustRightInd w:val="0"/>
        <w:ind w:firstLine="420" w:firstLineChars="200"/>
        <w:rPr>
          <w:kern w:val="0"/>
        </w:rPr>
      </w:pPr>
      <w:r>
        <w:rPr>
          <w:rFonts w:hint="eastAsia" w:ascii="宋体" w:hAnsi="宋体" w:cs="宋体"/>
          <w:kern w:val="0"/>
          <w:szCs w:val="21"/>
        </w:rPr>
        <w:t>验收入库单据一般由系统留存归档，证明类资料原件随物资。但验收过程资料必须按要求归档，归档时以送货单为单位按验收流程顺序归档，验收入库过程资料归档顺序</w:t>
      </w:r>
      <w:r>
        <w:rPr>
          <w:kern w:val="0"/>
        </w:rPr>
        <w:t xml:space="preserve">: </w:t>
      </w:r>
      <w:r>
        <w:rPr>
          <w:rFonts w:hint="eastAsia"/>
          <w:kern w:val="0"/>
        </w:rPr>
        <w:t>送货单、批次证明（如有）、检验报告（如有）、质检报告（如有）、化学品安全技术说明书（如有）复印件、物资验收单（系统留存）、</w:t>
      </w:r>
      <w:r>
        <w:rPr>
          <w:kern w:val="0"/>
        </w:rPr>
        <w:t>物资退货单</w:t>
      </w:r>
      <w:r>
        <w:rPr>
          <w:rFonts w:hint="eastAsia"/>
          <w:kern w:val="0"/>
        </w:rPr>
        <w:t>（如有）</w:t>
      </w:r>
      <w:r>
        <w:rPr>
          <w:kern w:val="0"/>
        </w:rPr>
        <w:t>、</w:t>
      </w:r>
      <w:r>
        <w:rPr>
          <w:rFonts w:hint="eastAsia"/>
          <w:kern w:val="0"/>
        </w:rPr>
        <w:t>入库单（系统留存）；物资证明资料包含：产品合格证明、计量器具检测报告、说明书等单独证明物资质量的随物资存放</w:t>
      </w:r>
      <w:r>
        <w:rPr>
          <w:kern w:val="0"/>
        </w:rPr>
        <w:t>。</w:t>
      </w:r>
    </w:p>
    <w:p>
      <w:pPr>
        <w:adjustRightInd w:val="0"/>
        <w:ind w:firstLine="420" w:firstLineChars="200"/>
        <w:rPr>
          <w:kern w:val="0"/>
        </w:rPr>
      </w:pPr>
      <w:r>
        <w:rPr>
          <w:rFonts w:hint="eastAsia"/>
          <w:kern w:val="0"/>
        </w:rPr>
        <w:t>建设移交验收过程资料以纸质版留存归档，</w:t>
      </w:r>
      <w:r>
        <w:rPr>
          <w:rFonts w:hint="eastAsia" w:ascii="宋体" w:hAnsi="宋体" w:cs="宋体"/>
          <w:kern w:val="0"/>
          <w:szCs w:val="21"/>
        </w:rPr>
        <w:t>证明类资料原件随物资。验收过程资料必须按要求归档，归档时以备品备件整改复核单创建时间顺序归档，归档顺序</w:t>
      </w:r>
      <w:r>
        <w:rPr>
          <w:kern w:val="0"/>
        </w:rPr>
        <w:t xml:space="preserve">: </w:t>
      </w:r>
      <w:r>
        <w:rPr>
          <w:rFonts w:hint="eastAsia"/>
          <w:kern w:val="0"/>
        </w:rPr>
        <w:t>《建设移交物资验收单》、批次证明（如有）、检验报告（如有）、质检报告（如有）、化学品安全技术说明书（如有）复印件；物资证明资料包含：产品合格证明、说明书等单独证明物资质量的随物资存放；新线资产移交表签字盖章完毕后，由科室统一归档。</w:t>
      </w:r>
    </w:p>
    <w:p>
      <w:pPr>
        <w:pStyle w:val="52"/>
        <w:numPr>
          <w:ilvl w:val="2"/>
          <w:numId w:val="0"/>
        </w:numPr>
        <w:spacing w:before="156" w:after="156"/>
        <w:ind w:left="7" w:hanging="7"/>
        <w:rPr>
          <w:rFonts w:ascii="黑体" w:eastAsia="黑体"/>
        </w:rPr>
      </w:pPr>
      <w:r>
        <w:rPr>
          <w:rFonts w:hint="eastAsia" w:ascii="黑体" w:eastAsia="黑体"/>
        </w:rPr>
        <w:t>7.1.2　档案编号规则</w:t>
      </w:r>
    </w:p>
    <w:p>
      <w:pPr>
        <w:ind w:firstLine="420" w:firstLineChars="200"/>
        <w:rPr>
          <w:kern w:val="0"/>
        </w:rPr>
      </w:pPr>
      <w:r>
        <w:t>依据单据名称，将各类单据</w:t>
      </w:r>
      <w:r>
        <w:rPr>
          <w:rFonts w:hint="eastAsia"/>
        </w:rPr>
        <w:t>档案盒</w:t>
      </w:r>
      <w:r>
        <w:t>分别以各自名称首字母为代码组合编辑。</w:t>
      </w:r>
      <w:r>
        <w:rPr>
          <w:rFonts w:hint="eastAsia"/>
        </w:rPr>
        <w:t>运营自购</w:t>
      </w:r>
      <w:r>
        <w:t>标识举例示意：ZD</w:t>
      </w:r>
      <w:r>
        <w:rPr>
          <w:rFonts w:hint="eastAsia"/>
        </w:rPr>
        <w:t>-Y1</w:t>
      </w:r>
      <w:r>
        <w:t>-20</w:t>
      </w:r>
      <w:r>
        <w:rPr>
          <w:rFonts w:hint="eastAsia"/>
        </w:rPr>
        <w:t>23-ZGYS</w:t>
      </w:r>
      <w:r>
        <w:t>-01</w:t>
      </w:r>
      <w:r>
        <w:rPr>
          <w:rFonts w:hint="eastAsia"/>
        </w:rPr>
        <w:t>；</w:t>
      </w:r>
      <w:r>
        <w:rPr>
          <w:rFonts w:hint="eastAsia"/>
          <w:kern w:val="0"/>
        </w:rPr>
        <w:t>建设移交标识举例示意：ZD-Y1-2023-JSYS-01。</w:t>
      </w:r>
      <w:r>
        <w:rPr>
          <w:kern w:val="0"/>
        </w:rPr>
        <w:t>ZD：郑东</w:t>
      </w:r>
      <w:r>
        <w:rPr>
          <w:rFonts w:hint="eastAsia"/>
          <w:kern w:val="0"/>
        </w:rPr>
        <w:t>物资调配</w:t>
      </w:r>
      <w:r>
        <w:rPr>
          <w:kern w:val="0"/>
        </w:rPr>
        <w:t>工班；</w:t>
      </w:r>
      <w:r>
        <w:rPr>
          <w:rFonts w:hint="eastAsia"/>
          <w:kern w:val="0"/>
        </w:rPr>
        <w:t>Y1：1号线；</w:t>
      </w:r>
      <w:r>
        <w:rPr>
          <w:kern w:val="0"/>
        </w:rPr>
        <w:t>20</w:t>
      </w:r>
      <w:r>
        <w:rPr>
          <w:rFonts w:hint="eastAsia"/>
          <w:kern w:val="0"/>
        </w:rPr>
        <w:t>23</w:t>
      </w:r>
      <w:r>
        <w:rPr>
          <w:kern w:val="0"/>
        </w:rPr>
        <w:t>:20</w:t>
      </w:r>
      <w:r>
        <w:rPr>
          <w:rFonts w:hint="eastAsia"/>
          <w:kern w:val="0"/>
        </w:rPr>
        <w:t>23</w:t>
      </w:r>
      <w:r>
        <w:rPr>
          <w:kern w:val="0"/>
        </w:rPr>
        <w:t>年度；</w:t>
      </w:r>
      <w:r>
        <w:rPr>
          <w:rFonts w:hint="eastAsia"/>
          <w:kern w:val="0"/>
        </w:rPr>
        <w:t>ZGYS</w:t>
      </w:r>
      <w:r>
        <w:rPr>
          <w:kern w:val="0"/>
        </w:rPr>
        <w:t>：</w:t>
      </w:r>
      <w:r>
        <w:rPr>
          <w:rFonts w:hint="eastAsia"/>
          <w:kern w:val="0"/>
        </w:rPr>
        <w:t>运营自购物资验收入库</w:t>
      </w:r>
      <w:r>
        <w:rPr>
          <w:kern w:val="0"/>
        </w:rPr>
        <w:t>；</w:t>
      </w:r>
      <w:r>
        <w:rPr>
          <w:rFonts w:hint="eastAsia"/>
          <w:kern w:val="0"/>
        </w:rPr>
        <w:t>JSYS：建议移交物资验收入库；</w:t>
      </w:r>
      <w:r>
        <w:rPr>
          <w:kern w:val="0"/>
        </w:rPr>
        <w:t>01：</w:t>
      </w:r>
      <w:r>
        <w:rPr>
          <w:rFonts w:hint="eastAsia"/>
          <w:kern w:val="0"/>
        </w:rPr>
        <w:t>月份</w:t>
      </w:r>
      <w:r>
        <w:rPr>
          <w:kern w:val="0"/>
        </w:rPr>
        <w:t>。</w:t>
      </w:r>
    </w:p>
    <w:p>
      <w:pPr>
        <w:pStyle w:val="52"/>
        <w:numPr>
          <w:ilvl w:val="2"/>
          <w:numId w:val="0"/>
        </w:numPr>
        <w:spacing w:before="156" w:after="156"/>
        <w:ind w:left="7" w:hanging="7"/>
        <w:rPr>
          <w:rFonts w:ascii="黑体" w:eastAsia="黑体"/>
        </w:rPr>
      </w:pPr>
      <w:r>
        <w:rPr>
          <w:rFonts w:hint="eastAsia" w:ascii="黑体" w:eastAsia="黑体"/>
        </w:rPr>
        <w:t>7.1.3　归档方法</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.1.3.1　</w:t>
      </w:r>
      <w:r>
        <w:rPr>
          <w:rFonts w:hint="eastAsia" w:hAnsi="宋体" w:cs="宋体"/>
          <w:lang w:bidi="ar"/>
        </w:rPr>
        <w:t>归档文件应遵循档案文件的自然形成规律，便于文件的完整保存和利用。</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.1.3.2　</w:t>
      </w:r>
      <w:r>
        <w:rPr>
          <w:rFonts w:hint="eastAsia" w:hAnsi="宋体" w:cs="宋体"/>
          <w:lang w:bidi="ar"/>
        </w:rPr>
        <w:t>单据类目录应与归档内容相符，序号按照单据顺序依次填写，单据编号填写单据对应号码，责任人填写单据经办人。</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.1.3.</w:t>
      </w:r>
      <w:r>
        <w:rPr>
          <w:rFonts w:hint="eastAsia" w:ascii="黑体" w:eastAsia="黑体" w:cs="宋体"/>
          <w:lang w:bidi="ar"/>
        </w:rPr>
        <w:t>3</w:t>
      </w:r>
      <w:r>
        <w:rPr>
          <w:rFonts w:ascii="黑体" w:eastAsia="黑体" w:cs="宋体"/>
          <w:lang w:bidi="ar"/>
        </w:rPr>
        <w:t>　</w:t>
      </w:r>
      <w:r>
        <w:rPr>
          <w:rFonts w:hint="eastAsia" w:hAnsi="宋体" w:cs="宋体"/>
          <w:lang w:bidi="ar"/>
        </w:rPr>
        <w:t>基础台帐类档案以月度为单位用档案盒归档，同类型台账按照时间先后顺序依次放置于同层档案架。</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.1.3.</w:t>
      </w:r>
      <w:r>
        <w:rPr>
          <w:rFonts w:hint="eastAsia" w:ascii="黑体" w:eastAsia="黑体" w:cs="宋体"/>
          <w:lang w:bidi="ar"/>
        </w:rPr>
        <w:t>4</w:t>
      </w:r>
      <w:r>
        <w:rPr>
          <w:rFonts w:ascii="黑体" w:eastAsia="黑体" w:cs="宋体"/>
          <w:lang w:bidi="ar"/>
        </w:rPr>
        <w:t>　</w:t>
      </w:r>
      <w:r>
        <w:rPr>
          <w:rFonts w:hint="eastAsia" w:hAnsi="宋体" w:cs="宋体"/>
          <w:lang w:bidi="ar"/>
        </w:rPr>
        <w:t>档案文件按照线路、年份、种类有序存放于档案室档案架。存放于档案室的档案，任何人不得随意更改档案盒信息。</w:t>
      </w:r>
    </w:p>
    <w:p>
      <w:pPr>
        <w:pStyle w:val="53"/>
        <w:numPr>
          <w:ilvl w:val="1"/>
          <w:numId w:val="0"/>
        </w:numPr>
        <w:spacing w:before="156" w:beforeLines="0" w:after="156" w:afterLines="0"/>
      </w:pPr>
      <w:r>
        <w:rPr>
          <w:rFonts w:hint="eastAsia"/>
        </w:rPr>
        <w:t>7.2　管理要求</w:t>
      </w:r>
    </w:p>
    <w:p>
      <w:pPr>
        <w:pStyle w:val="52"/>
        <w:numPr>
          <w:ilvl w:val="2"/>
          <w:numId w:val="0"/>
        </w:numPr>
        <w:spacing w:beforeLines="0" w:afterLines="0"/>
        <w:ind w:left="7" w:hanging="7"/>
        <w:rPr>
          <w:rFonts w:hAnsi="宋体" w:cs="宋体"/>
          <w:lang w:bidi="ar"/>
        </w:rPr>
      </w:pPr>
      <w:r>
        <w:rPr>
          <w:rFonts w:hint="eastAsia" w:ascii="黑体" w:eastAsia="黑体" w:cs="宋体"/>
          <w:lang w:bidi="ar"/>
        </w:rPr>
        <w:t>7.2.1　</w:t>
      </w:r>
      <w:r>
        <w:rPr>
          <w:rFonts w:hint="eastAsia" w:ascii="黑体" w:eastAsia="黑体"/>
        </w:rPr>
        <w:t>运</w:t>
      </w:r>
      <w:r>
        <w:rPr>
          <w:rFonts w:hint="eastAsia" w:hAnsi="宋体" w:cs="宋体"/>
          <w:lang w:bidi="ar"/>
        </w:rPr>
        <w:t>营自购类单据由工班资料管理员按照办结的时间顺序整理存放，以月度为单位，于月度结束之前完成本月度单据归档。</w:t>
      </w:r>
    </w:p>
    <w:p>
      <w:pPr>
        <w:pStyle w:val="52"/>
        <w:numPr>
          <w:ilvl w:val="2"/>
          <w:numId w:val="0"/>
        </w:numPr>
        <w:spacing w:beforeLines="0" w:afterLines="0"/>
        <w:ind w:left="7" w:hanging="7"/>
        <w:rPr>
          <w:rFonts w:ascii="黑体" w:eastAsia="黑体"/>
        </w:rPr>
      </w:pPr>
      <w:r>
        <w:rPr>
          <w:rFonts w:hint="eastAsia" w:ascii="黑体" w:eastAsia="黑体"/>
        </w:rPr>
        <w:t>7.2.2　建设移交物资相关单据归档要求：</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.2.2.1　</w:t>
      </w:r>
      <w:r>
        <w:rPr>
          <w:rFonts w:hint="eastAsia" w:hAnsi="宋体" w:cs="宋体"/>
          <w:lang w:bidi="ar"/>
        </w:rPr>
        <w:t>档案盒内单据归档顺序：新线资产移交表-备品备件及工器具，建设移交物资验收单及其他验收过程材料。</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.2.2.2　</w:t>
      </w:r>
      <w:r>
        <w:rPr>
          <w:rFonts w:hint="eastAsia" w:hAnsi="宋体" w:cs="宋体"/>
          <w:lang w:bidi="ar"/>
        </w:rPr>
        <w:t>建设移交物资相关单据，待竣工结算完成后，工班将</w:t>
      </w:r>
      <w:r>
        <w:rPr>
          <w:rFonts w:hint="eastAsia"/>
          <w:szCs w:val="24"/>
        </w:rPr>
        <w:t>《建设移交物资验收单》、批次证明（如有）、检验报告（如有）、质检报告（如有）、化学品安全技术说明书（如有）复印件等材料</w:t>
      </w:r>
      <w:r>
        <w:rPr>
          <w:rFonts w:hint="eastAsia" w:hAnsi="宋体" w:cs="宋体"/>
          <w:lang w:bidi="ar"/>
        </w:rPr>
        <w:t>上交归档，并以线路、建设合同标段为单位归档存放在独立档案盒内。</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.2.2.3　</w:t>
      </w:r>
      <w:r>
        <w:rPr>
          <w:rFonts w:hint="eastAsia" w:hAnsi="宋体" w:cs="宋体"/>
          <w:lang w:bidi="ar"/>
        </w:rPr>
        <w:t>工班上交归档单据时，需附归档移交清单，由移交、接收人员双方签字确认。</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.2.2.5　</w:t>
      </w:r>
      <w:r>
        <w:rPr>
          <w:rFonts w:hint="eastAsia" w:hAnsi="宋体" w:cs="宋体"/>
          <w:lang w:bidi="ar"/>
        </w:rPr>
        <w:t>工班负责确认归档资料的完整性，由经办人整理个人单据后交付工班资料管理员归档，按照实际交接档案填写交接清单，接收人员依据档案归档交接清单对档案进行接收。</w:t>
      </w:r>
    </w:p>
    <w:p>
      <w:pPr>
        <w:pStyle w:val="53"/>
        <w:numPr>
          <w:ilvl w:val="1"/>
          <w:numId w:val="0"/>
        </w:numPr>
        <w:spacing w:before="156" w:beforeLines="0" w:after="156" w:afterLines="0"/>
      </w:pPr>
      <w:r>
        <w:rPr>
          <w:rFonts w:hint="eastAsia"/>
        </w:rPr>
        <w:t>7.3　档案保管</w:t>
      </w:r>
    </w:p>
    <w:p>
      <w:pPr>
        <w:pStyle w:val="51"/>
        <w:numPr>
          <w:ilvl w:val="255"/>
          <w:numId w:val="0"/>
        </w:numPr>
        <w:spacing w:before="156" w:after="156"/>
        <w:ind w:firstLine="420" w:firstLineChars="200"/>
        <w:rPr>
          <w:rFonts w:hAnsi="宋体" w:cs="宋体"/>
          <w:lang w:bidi="ar"/>
        </w:rPr>
      </w:pPr>
      <w:r>
        <w:rPr>
          <w:rFonts w:hint="eastAsia" w:hAnsi="宋体" w:cs="宋体"/>
          <w:lang w:bidi="ar"/>
        </w:rPr>
        <w:t>单据类档案根据分公司及部门相关规定自行留存或移交，基础台账类档案经部门研究确定各类台账保存年限后统一标准，对于到达保存年限的台账集中销毁。</w:t>
      </w:r>
    </w:p>
    <w:p>
      <w:pPr>
        <w:pStyle w:val="107"/>
        <w:numPr>
          <w:ilvl w:val="0"/>
          <w:numId w:val="0"/>
        </w:numPr>
        <w:tabs>
          <w:tab w:val="left" w:pos="360"/>
        </w:tabs>
        <w:spacing w:before="312" w:after="312"/>
        <w:outlineLvl w:val="0"/>
        <w:rPr>
          <w:rFonts w:hAnsi="宋体" w:cs="宋体"/>
          <w:szCs w:val="21"/>
          <w:highlight w:val="yellow"/>
        </w:rPr>
      </w:pPr>
      <w:bookmarkStart w:id="30" w:name="_Toc17778"/>
      <w:bookmarkStart w:id="31" w:name="_Toc29934"/>
      <w:r>
        <w:rPr>
          <w:rFonts w:hint="eastAsia" w:cs="宋体"/>
          <w:szCs w:val="21"/>
        </w:rPr>
        <w:t>8　</w:t>
      </w:r>
      <w:r>
        <w:rPr>
          <w:rFonts w:hint="eastAsia" w:hAnsi="宋体" w:cs="宋体"/>
          <w:szCs w:val="21"/>
        </w:rPr>
        <w:t>考核管理及结果运用</w:t>
      </w:r>
      <w:bookmarkEnd w:id="27"/>
      <w:bookmarkEnd w:id="30"/>
      <w:bookmarkEnd w:id="31"/>
    </w:p>
    <w:p>
      <w:pPr>
        <w:pStyle w:val="53"/>
        <w:numPr>
          <w:ilvl w:val="1"/>
          <w:numId w:val="0"/>
        </w:numPr>
        <w:tabs>
          <w:tab w:val="left" w:pos="360"/>
        </w:tabs>
        <w:spacing w:before="156" w:after="156"/>
      </w:pPr>
      <w:r>
        <w:rPr>
          <w:rFonts w:hint="eastAsia"/>
        </w:rPr>
        <w:t>8.1　月度检查</w:t>
      </w:r>
    </w:p>
    <w:p>
      <w:pPr>
        <w:pStyle w:val="23"/>
        <w:tabs>
          <w:tab w:val="left" w:pos="360"/>
          <w:tab w:val="clear" w:pos="4201"/>
          <w:tab w:val="clear" w:pos="9298"/>
        </w:tabs>
      </w:pPr>
      <w:r>
        <w:rPr>
          <w:rFonts w:hint="eastAsia"/>
        </w:rPr>
        <w:t>每月对各线路物资总库物资验收情况进行检查，包含但不限于库存物资账实相符情况检查，验收流程检查、验收结果检查等。</w:t>
      </w:r>
    </w:p>
    <w:p>
      <w:pPr>
        <w:pStyle w:val="53"/>
        <w:numPr>
          <w:ilvl w:val="1"/>
          <w:numId w:val="0"/>
        </w:numPr>
        <w:tabs>
          <w:tab w:val="left" w:pos="360"/>
        </w:tabs>
        <w:spacing w:before="156" w:after="156"/>
      </w:pPr>
      <w:r>
        <w:rPr>
          <w:rFonts w:hint="eastAsia"/>
        </w:rPr>
        <w:t>8.2　检查结果运用</w:t>
      </w:r>
    </w:p>
    <w:p>
      <w:pPr>
        <w:pStyle w:val="23"/>
        <w:tabs>
          <w:tab w:val="left" w:pos="360"/>
          <w:tab w:val="clear" w:pos="4201"/>
          <w:tab w:val="clear" w:pos="9298"/>
        </w:tabs>
      </w:pPr>
      <w:r>
        <w:rPr>
          <w:rFonts w:hint="eastAsia"/>
        </w:rPr>
        <w:t>对检查中发现的问题明确整改时限及责任人并进行整改，检查结果依据《物资管理考核细则》执行。</w:t>
      </w:r>
    </w:p>
    <w:p>
      <w:pPr>
        <w:pStyle w:val="107"/>
        <w:numPr>
          <w:ilvl w:val="0"/>
          <w:numId w:val="0"/>
        </w:numPr>
        <w:spacing w:before="312" w:after="312"/>
        <w:outlineLvl w:val="0"/>
      </w:pPr>
      <w:bookmarkStart w:id="32" w:name="_Toc29468"/>
      <w:bookmarkStart w:id="33" w:name="_Toc16468"/>
      <w:bookmarkStart w:id="34" w:name="_Toc5922"/>
      <w:r>
        <w:rPr>
          <w:rFonts w:hint="eastAsia"/>
          <w:szCs w:val="21"/>
        </w:rPr>
        <w:t>9　</w:t>
      </w:r>
      <w:r>
        <w:rPr>
          <w:rFonts w:hint="eastAsia"/>
        </w:rPr>
        <w:t>报告和记录</w:t>
      </w:r>
      <w:bookmarkEnd w:id="32"/>
      <w:bookmarkEnd w:id="33"/>
      <w:bookmarkEnd w:id="34"/>
    </w:p>
    <w:p>
      <w:pPr>
        <w:pStyle w:val="23"/>
      </w:pPr>
      <w:r>
        <w:rPr>
          <w:rFonts w:hint="eastAsia" w:hAnsi="宋体"/>
        </w:rPr>
        <w:t>本规定所形成的报告和记录的要求</w:t>
      </w:r>
      <w:r>
        <w:rPr>
          <w:rFonts w:hint="eastAsia"/>
        </w:rPr>
        <w:t>见下表。</w:t>
      </w:r>
    </w:p>
    <w:p>
      <w:pPr>
        <w:pStyle w:val="23"/>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3118"/>
        <w:gridCol w:w="2269"/>
        <w:gridCol w:w="1134"/>
        <w:gridCol w:w="1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7" w:hRule="atLeast"/>
        </w:trPr>
        <w:tc>
          <w:tcPr>
            <w:tcW w:w="766" w:type="dxa"/>
          </w:tcPr>
          <w:p>
            <w:pPr>
              <w:pStyle w:val="23"/>
              <w:widowControl w:val="0"/>
              <w:ind w:firstLine="0" w:firstLineChars="0"/>
              <w:jc w:val="center"/>
              <w:rPr>
                <w:sz w:val="18"/>
                <w:szCs w:val="18"/>
              </w:rPr>
            </w:pPr>
            <w:r>
              <w:rPr>
                <w:rFonts w:hint="eastAsia"/>
                <w:sz w:val="18"/>
                <w:szCs w:val="18"/>
              </w:rPr>
              <w:t>序号</w:t>
            </w:r>
          </w:p>
        </w:tc>
        <w:tc>
          <w:tcPr>
            <w:tcW w:w="3118" w:type="dxa"/>
          </w:tcPr>
          <w:p>
            <w:pPr>
              <w:pStyle w:val="23"/>
              <w:widowControl w:val="0"/>
              <w:ind w:firstLine="0" w:firstLineChars="0"/>
              <w:jc w:val="center"/>
              <w:rPr>
                <w:sz w:val="18"/>
                <w:szCs w:val="18"/>
              </w:rPr>
            </w:pPr>
            <w:r>
              <w:rPr>
                <w:rFonts w:hint="eastAsia"/>
                <w:sz w:val="18"/>
                <w:szCs w:val="18"/>
              </w:rPr>
              <w:t>记录名称</w:t>
            </w:r>
          </w:p>
        </w:tc>
        <w:tc>
          <w:tcPr>
            <w:tcW w:w="2269" w:type="dxa"/>
          </w:tcPr>
          <w:p>
            <w:pPr>
              <w:pStyle w:val="23"/>
              <w:widowControl w:val="0"/>
              <w:ind w:firstLine="0" w:firstLineChars="0"/>
              <w:jc w:val="center"/>
              <w:rPr>
                <w:sz w:val="18"/>
                <w:szCs w:val="18"/>
              </w:rPr>
            </w:pPr>
            <w:r>
              <w:rPr>
                <w:rFonts w:hint="eastAsia"/>
                <w:sz w:val="18"/>
                <w:szCs w:val="18"/>
              </w:rPr>
              <w:t>记录编号</w:t>
            </w:r>
          </w:p>
        </w:tc>
        <w:tc>
          <w:tcPr>
            <w:tcW w:w="1134" w:type="dxa"/>
          </w:tcPr>
          <w:p>
            <w:pPr>
              <w:pStyle w:val="23"/>
              <w:widowControl w:val="0"/>
              <w:ind w:firstLine="0" w:firstLineChars="0"/>
              <w:jc w:val="center"/>
              <w:rPr>
                <w:sz w:val="18"/>
                <w:szCs w:val="18"/>
              </w:rPr>
            </w:pPr>
            <w:r>
              <w:rPr>
                <w:rFonts w:hint="eastAsia"/>
                <w:sz w:val="18"/>
                <w:szCs w:val="18"/>
              </w:rPr>
              <w:t>保存期限</w:t>
            </w:r>
          </w:p>
        </w:tc>
        <w:tc>
          <w:tcPr>
            <w:tcW w:w="1942" w:type="dxa"/>
          </w:tcPr>
          <w:p>
            <w:pPr>
              <w:pStyle w:val="23"/>
              <w:widowControl w:val="0"/>
              <w:ind w:firstLine="0" w:firstLineChars="0"/>
              <w:jc w:val="center"/>
              <w:rPr>
                <w:sz w:val="18"/>
                <w:szCs w:val="18"/>
              </w:rPr>
            </w:pPr>
            <w:r>
              <w:rPr>
                <w:rFonts w:hint="eastAsia"/>
                <w:sz w:val="18"/>
                <w:szCs w:val="18"/>
              </w:rPr>
              <w:t>保存部门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66" w:type="dxa"/>
          </w:tcPr>
          <w:p>
            <w:pPr>
              <w:pStyle w:val="23"/>
              <w:widowControl w:val="0"/>
              <w:ind w:firstLine="0" w:firstLineChars="0"/>
              <w:jc w:val="center"/>
              <w:rPr>
                <w:sz w:val="18"/>
                <w:szCs w:val="18"/>
              </w:rPr>
            </w:pPr>
            <w:r>
              <w:rPr>
                <w:rFonts w:hint="eastAsia"/>
                <w:sz w:val="18"/>
                <w:szCs w:val="18"/>
              </w:rPr>
              <w:t>1</w:t>
            </w:r>
          </w:p>
        </w:tc>
        <w:tc>
          <w:tcPr>
            <w:tcW w:w="3118" w:type="dxa"/>
          </w:tcPr>
          <w:p>
            <w:pPr>
              <w:pStyle w:val="23"/>
              <w:widowControl w:val="0"/>
              <w:ind w:firstLine="0" w:firstLineChars="0"/>
              <w:jc w:val="center"/>
              <w:rPr>
                <w:sz w:val="18"/>
                <w:szCs w:val="18"/>
              </w:rPr>
            </w:pPr>
            <w:r>
              <w:rPr>
                <w:rFonts w:hint="eastAsia"/>
                <w:sz w:val="18"/>
                <w:szCs w:val="18"/>
              </w:rPr>
              <w:t>送货单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--CCH-GD-05-01</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2</w:t>
            </w:r>
          </w:p>
        </w:tc>
        <w:tc>
          <w:tcPr>
            <w:tcW w:w="3118" w:type="dxa"/>
          </w:tcPr>
          <w:p>
            <w:pPr>
              <w:pStyle w:val="23"/>
              <w:widowControl w:val="0"/>
              <w:ind w:firstLine="0" w:firstLineChars="0"/>
              <w:jc w:val="center"/>
              <w:rPr>
                <w:sz w:val="18"/>
                <w:szCs w:val="18"/>
              </w:rPr>
            </w:pPr>
            <w:r>
              <w:rPr>
                <w:rFonts w:hint="eastAsia"/>
                <w:sz w:val="18"/>
                <w:szCs w:val="18"/>
              </w:rPr>
              <w:t>预约超限提示单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--CCH-GD-05-02</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3</w:t>
            </w:r>
          </w:p>
        </w:tc>
        <w:tc>
          <w:tcPr>
            <w:tcW w:w="3118" w:type="dxa"/>
          </w:tcPr>
          <w:p>
            <w:pPr>
              <w:pStyle w:val="23"/>
              <w:widowControl w:val="0"/>
              <w:ind w:firstLine="0" w:firstLineChars="0"/>
              <w:jc w:val="center"/>
              <w:rPr>
                <w:sz w:val="18"/>
                <w:szCs w:val="18"/>
              </w:rPr>
            </w:pPr>
            <w:r>
              <w:rPr>
                <w:rFonts w:hint="eastAsia"/>
                <w:sz w:val="18"/>
                <w:szCs w:val="18"/>
                <w:lang w:bidi="ar"/>
              </w:rPr>
              <w:t>装箱单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--CCH-GD-05-03</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66" w:type="dxa"/>
          </w:tcPr>
          <w:p>
            <w:pPr>
              <w:pStyle w:val="23"/>
              <w:widowControl w:val="0"/>
              <w:ind w:firstLine="0" w:firstLineChars="0"/>
              <w:jc w:val="center"/>
              <w:rPr>
                <w:sz w:val="18"/>
                <w:szCs w:val="18"/>
              </w:rPr>
            </w:pPr>
            <w:r>
              <w:rPr>
                <w:rFonts w:hint="eastAsia"/>
                <w:sz w:val="18"/>
                <w:szCs w:val="18"/>
              </w:rPr>
              <w:t>4</w:t>
            </w:r>
          </w:p>
        </w:tc>
        <w:tc>
          <w:tcPr>
            <w:tcW w:w="3118" w:type="dxa"/>
          </w:tcPr>
          <w:p>
            <w:pPr>
              <w:pStyle w:val="23"/>
              <w:widowControl w:val="0"/>
              <w:ind w:firstLine="0" w:firstLineChars="0"/>
              <w:jc w:val="center"/>
              <w:rPr>
                <w:sz w:val="18"/>
                <w:szCs w:val="18"/>
              </w:rPr>
            </w:pPr>
            <w:r>
              <w:rPr>
                <w:rFonts w:hint="eastAsia"/>
                <w:sz w:val="18"/>
                <w:szCs w:val="18"/>
                <w:lang w:bidi="ar"/>
              </w:rPr>
              <w:t>物料标签</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--CCH-GD-05-04</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766" w:type="dxa"/>
          </w:tcPr>
          <w:p>
            <w:pPr>
              <w:pStyle w:val="23"/>
              <w:widowControl w:val="0"/>
              <w:ind w:firstLine="0" w:firstLineChars="0"/>
              <w:jc w:val="center"/>
              <w:rPr>
                <w:sz w:val="18"/>
                <w:szCs w:val="18"/>
              </w:rPr>
            </w:pPr>
            <w:r>
              <w:rPr>
                <w:rFonts w:hint="eastAsia"/>
                <w:sz w:val="18"/>
                <w:szCs w:val="18"/>
              </w:rPr>
              <w:t>5</w:t>
            </w:r>
          </w:p>
        </w:tc>
        <w:tc>
          <w:tcPr>
            <w:tcW w:w="3118" w:type="dxa"/>
          </w:tcPr>
          <w:p>
            <w:pPr>
              <w:pStyle w:val="23"/>
              <w:widowControl w:val="0"/>
              <w:ind w:firstLine="0" w:firstLineChars="0"/>
              <w:jc w:val="center"/>
              <w:rPr>
                <w:sz w:val="18"/>
                <w:szCs w:val="18"/>
              </w:rPr>
            </w:pPr>
            <w:r>
              <w:rPr>
                <w:rFonts w:hint="eastAsia"/>
                <w:sz w:val="18"/>
                <w:szCs w:val="18"/>
                <w:lang w:bidi="ar"/>
              </w:rPr>
              <w:t>物资验收单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--CCH-GD-05-05</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766" w:type="dxa"/>
          </w:tcPr>
          <w:p>
            <w:pPr>
              <w:pStyle w:val="23"/>
              <w:widowControl w:val="0"/>
              <w:ind w:firstLine="0" w:firstLineChars="0"/>
              <w:jc w:val="center"/>
              <w:rPr>
                <w:sz w:val="18"/>
                <w:szCs w:val="18"/>
              </w:rPr>
            </w:pPr>
            <w:r>
              <w:rPr>
                <w:rFonts w:hint="eastAsia"/>
                <w:sz w:val="18"/>
                <w:szCs w:val="18"/>
              </w:rPr>
              <w:t>6</w:t>
            </w:r>
          </w:p>
        </w:tc>
        <w:tc>
          <w:tcPr>
            <w:tcW w:w="3118" w:type="dxa"/>
          </w:tcPr>
          <w:p>
            <w:pPr>
              <w:pStyle w:val="23"/>
              <w:widowControl w:val="0"/>
              <w:ind w:firstLine="0" w:firstLineChars="0"/>
              <w:jc w:val="center"/>
              <w:rPr>
                <w:sz w:val="18"/>
                <w:szCs w:val="18"/>
              </w:rPr>
            </w:pPr>
            <w:r>
              <w:rPr>
                <w:rFonts w:hint="eastAsia"/>
                <w:sz w:val="18"/>
                <w:szCs w:val="18"/>
              </w:rPr>
              <w:t>附件标签</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--CCH-GD-05-06</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7</w:t>
            </w:r>
          </w:p>
        </w:tc>
        <w:tc>
          <w:tcPr>
            <w:tcW w:w="3118" w:type="dxa"/>
          </w:tcPr>
          <w:p>
            <w:pPr>
              <w:pStyle w:val="23"/>
              <w:widowControl w:val="0"/>
              <w:ind w:firstLine="0" w:firstLineChars="0"/>
              <w:jc w:val="center"/>
              <w:rPr>
                <w:sz w:val="18"/>
                <w:szCs w:val="18"/>
              </w:rPr>
            </w:pPr>
            <w:r>
              <w:rPr>
                <w:rFonts w:hint="eastAsia"/>
                <w:sz w:val="18"/>
                <w:szCs w:val="18"/>
                <w:lang w:bidi="ar"/>
              </w:rPr>
              <w:t>送站物资接收单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--CCH-GD-05-07</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8</w:t>
            </w:r>
          </w:p>
        </w:tc>
        <w:tc>
          <w:tcPr>
            <w:tcW w:w="3118" w:type="dxa"/>
          </w:tcPr>
          <w:p>
            <w:pPr>
              <w:pStyle w:val="23"/>
              <w:widowControl w:val="0"/>
              <w:ind w:firstLine="0" w:firstLineChars="0"/>
              <w:jc w:val="center"/>
              <w:rPr>
                <w:sz w:val="18"/>
                <w:szCs w:val="18"/>
              </w:rPr>
            </w:pPr>
            <w:r>
              <w:rPr>
                <w:rFonts w:hint="eastAsia"/>
                <w:sz w:val="18"/>
                <w:szCs w:val="18"/>
                <w:lang w:bidi="ar"/>
              </w:rPr>
              <w:t>送站物资签认单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--CCH-GD-05-08</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9</w:t>
            </w:r>
          </w:p>
        </w:tc>
        <w:tc>
          <w:tcPr>
            <w:tcW w:w="3118" w:type="dxa"/>
          </w:tcPr>
          <w:p>
            <w:pPr>
              <w:pStyle w:val="23"/>
              <w:widowControl w:val="0"/>
              <w:ind w:firstLine="0" w:firstLineChars="0"/>
              <w:jc w:val="center"/>
              <w:rPr>
                <w:sz w:val="18"/>
                <w:szCs w:val="18"/>
              </w:rPr>
            </w:pPr>
            <w:r>
              <w:rPr>
                <w:rFonts w:hint="eastAsia"/>
                <w:sz w:val="18"/>
                <w:szCs w:val="18"/>
              </w:rPr>
              <w:t>资产验收单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--CCH-GD-05-09</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10</w:t>
            </w:r>
          </w:p>
        </w:tc>
        <w:tc>
          <w:tcPr>
            <w:tcW w:w="3118" w:type="dxa"/>
          </w:tcPr>
          <w:p>
            <w:pPr>
              <w:pStyle w:val="23"/>
              <w:widowControl w:val="0"/>
              <w:ind w:firstLine="0" w:firstLineChars="0"/>
              <w:jc w:val="center"/>
              <w:rPr>
                <w:sz w:val="18"/>
                <w:szCs w:val="18"/>
              </w:rPr>
            </w:pPr>
            <w:r>
              <w:rPr>
                <w:rFonts w:hint="eastAsia"/>
                <w:sz w:val="18"/>
                <w:szCs w:val="18"/>
              </w:rPr>
              <w:t>物资退货单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--CCH-GD-05-10</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11</w:t>
            </w:r>
          </w:p>
        </w:tc>
        <w:tc>
          <w:tcPr>
            <w:tcW w:w="3118" w:type="dxa"/>
          </w:tcPr>
          <w:p>
            <w:pPr>
              <w:pStyle w:val="23"/>
              <w:widowControl w:val="0"/>
              <w:ind w:firstLine="0" w:firstLineChars="0"/>
              <w:jc w:val="center"/>
              <w:rPr>
                <w:sz w:val="18"/>
                <w:szCs w:val="18"/>
              </w:rPr>
            </w:pPr>
            <w:r>
              <w:rPr>
                <w:rFonts w:hint="eastAsia"/>
                <w:sz w:val="18"/>
                <w:szCs w:val="18"/>
              </w:rPr>
              <w:t>不合格物资标签</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--CCH-GD-05-11</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12</w:t>
            </w:r>
          </w:p>
        </w:tc>
        <w:tc>
          <w:tcPr>
            <w:tcW w:w="3118" w:type="dxa"/>
          </w:tcPr>
          <w:p>
            <w:pPr>
              <w:pStyle w:val="23"/>
              <w:widowControl w:val="0"/>
              <w:ind w:firstLine="0" w:firstLineChars="0"/>
              <w:jc w:val="center"/>
              <w:rPr>
                <w:sz w:val="18"/>
                <w:szCs w:val="18"/>
              </w:rPr>
            </w:pPr>
            <w:r>
              <w:rPr>
                <w:rFonts w:hint="eastAsia"/>
                <w:sz w:val="18"/>
                <w:szCs w:val="18"/>
              </w:rPr>
              <w:t>验收不合格物资台账</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--CCH-GD-05-12</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13</w:t>
            </w:r>
          </w:p>
        </w:tc>
        <w:tc>
          <w:tcPr>
            <w:tcW w:w="3118" w:type="dxa"/>
          </w:tcPr>
          <w:p>
            <w:pPr>
              <w:pStyle w:val="23"/>
              <w:widowControl w:val="0"/>
              <w:ind w:firstLine="0" w:firstLineChars="0"/>
              <w:jc w:val="center"/>
              <w:rPr>
                <w:sz w:val="18"/>
                <w:szCs w:val="18"/>
              </w:rPr>
            </w:pPr>
            <w:r>
              <w:rPr>
                <w:rFonts w:hint="eastAsia"/>
                <w:sz w:val="18"/>
                <w:szCs w:val="18"/>
              </w:rPr>
              <w:t>物资入库单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--CCH-GD-05-13</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14</w:t>
            </w:r>
          </w:p>
        </w:tc>
        <w:tc>
          <w:tcPr>
            <w:tcW w:w="3118" w:type="dxa"/>
          </w:tcPr>
          <w:p>
            <w:pPr>
              <w:pStyle w:val="23"/>
              <w:widowControl w:val="0"/>
              <w:ind w:firstLine="0" w:firstLineChars="0"/>
              <w:jc w:val="center"/>
              <w:rPr>
                <w:sz w:val="18"/>
                <w:szCs w:val="18"/>
              </w:rPr>
            </w:pPr>
            <w:r>
              <w:rPr>
                <w:rFonts w:hint="eastAsia"/>
                <w:sz w:val="18"/>
                <w:szCs w:val="18"/>
              </w:rPr>
              <w:t>建设移交物资验收单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--CCH-GD-05-14</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15</w:t>
            </w:r>
          </w:p>
        </w:tc>
        <w:tc>
          <w:tcPr>
            <w:tcW w:w="3118" w:type="dxa"/>
          </w:tcPr>
          <w:p>
            <w:pPr>
              <w:pStyle w:val="23"/>
              <w:widowControl w:val="0"/>
              <w:ind w:firstLine="0" w:firstLineChars="0"/>
              <w:jc w:val="center"/>
              <w:rPr>
                <w:sz w:val="18"/>
                <w:szCs w:val="18"/>
              </w:rPr>
            </w:pPr>
            <w:r>
              <w:rPr>
                <w:rFonts w:hint="eastAsia"/>
                <w:sz w:val="18"/>
                <w:szCs w:val="18"/>
              </w:rPr>
              <w:t>建设移交物资不合格台账</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--CCH-GD-05-15</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bl>
    <w:p>
      <w:pPr>
        <w:pStyle w:val="85"/>
        <w:jc w:val="both"/>
        <w:rPr>
          <w:color w:val="auto"/>
        </w:rPr>
      </w:pPr>
      <w:bookmarkStart w:id="35" w:name="_Toc6007"/>
      <w:bookmarkEnd w:id="35"/>
      <w:bookmarkStart w:id="36" w:name="_Toc13139"/>
      <w:bookmarkEnd w:id="36"/>
      <w:bookmarkStart w:id="37" w:name="_Toc26753"/>
      <w:bookmarkEnd w:id="37"/>
    </w:p>
    <w:p>
      <w:pPr>
        <w:pStyle w:val="139"/>
        <w:sectPr>
          <w:footerReference r:id="rId6" w:type="default"/>
          <w:pgSz w:w="11906" w:h="16838"/>
          <w:pgMar w:top="2098" w:right="1474" w:bottom="1984" w:left="1587" w:header="1418" w:footer="1134" w:gutter="0"/>
          <w:pgNumType w:fmt="numberInDash" w:start="1"/>
          <w:cols w:space="720" w:num="1"/>
          <w:docGrid w:type="lines" w:linePitch="312" w:charSpace="0"/>
        </w:sectPr>
      </w:pPr>
      <w:bookmarkStart w:id="38" w:name="_Toc29269"/>
      <w:bookmarkStart w:id="39" w:name="_Toc16959"/>
      <w:bookmarkStart w:id="40" w:name="_Toc451"/>
      <w:bookmarkStart w:id="41" w:name="_Toc26480"/>
      <w:bookmarkStart w:id="42" w:name="_Toc13668"/>
      <w:bookmarkStart w:id="43" w:name="_Toc16539"/>
      <w:bookmarkStart w:id="44" w:name="_Toc16114"/>
      <w:bookmarkStart w:id="45" w:name="_Toc31198"/>
      <w:bookmarkStart w:id="46" w:name="_Toc21141"/>
      <w:bookmarkStart w:id="47" w:name="_Toc16337"/>
    </w:p>
    <w:bookmarkEnd w:id="38"/>
    <w:bookmarkEnd w:id="39"/>
    <w:bookmarkEnd w:id="40"/>
    <w:bookmarkEnd w:id="41"/>
    <w:bookmarkEnd w:id="42"/>
    <w:bookmarkEnd w:id="43"/>
    <w:bookmarkEnd w:id="44"/>
    <w:bookmarkEnd w:id="45"/>
    <w:bookmarkEnd w:id="46"/>
    <w:bookmarkEnd w:id="47"/>
    <w:p>
      <w:pPr>
        <w:pStyle w:val="139"/>
      </w:pPr>
      <w:r>
        <w:rPr>
          <w:rFonts w:hint="eastAsia"/>
        </w:rPr>
        <w:t xml:space="preserve">                                                                                                                                                     </w:t>
      </w:r>
      <w:bookmarkStart w:id="48" w:name="_Toc32387"/>
      <w:bookmarkStart w:id="49" w:name="_Toc8853"/>
      <w:bookmarkStart w:id="50" w:name="_Toc19059"/>
      <w:r>
        <w:rPr>
          <w:rFonts w:hint="eastAsia"/>
        </w:rPr>
        <w:t>送货单</w:t>
      </w:r>
      <w:bookmarkEnd w:id="48"/>
      <w:bookmarkEnd w:id="49"/>
      <w:bookmarkEnd w:id="50"/>
    </w:p>
    <w:p>
      <w:pPr>
        <w:pStyle w:val="23"/>
        <w:ind w:firstLine="0" w:firstLineChars="0"/>
        <w:jc w:val="right"/>
        <w:rPr>
          <w:rFonts w:hAnsi="宋体" w:cs="宋体"/>
          <w:b/>
          <w:sz w:val="32"/>
          <w:szCs w:val="32"/>
          <w:lang w:bidi="ar"/>
        </w:rPr>
      </w:pPr>
      <w:r>
        <w:rPr>
          <w:sz w:val="18"/>
          <w:szCs w:val="18"/>
        </w:rPr>
        <w:t>JL/Z</w:t>
      </w:r>
      <w:r>
        <w:rPr>
          <w:rFonts w:hint="eastAsia"/>
          <w:sz w:val="18"/>
          <w:szCs w:val="18"/>
        </w:rPr>
        <w:t>D</w:t>
      </w:r>
      <w:r>
        <w:rPr>
          <w:sz w:val="18"/>
          <w:szCs w:val="18"/>
        </w:rPr>
        <w:t>YY</w:t>
      </w:r>
      <w:r>
        <w:rPr>
          <w:rFonts w:hint="eastAsia"/>
          <w:sz w:val="18"/>
          <w:szCs w:val="18"/>
        </w:rPr>
        <w:t>--CCH-GD-05-01</w:t>
      </w:r>
    </w:p>
    <w:p>
      <w:pPr>
        <w:pStyle w:val="23"/>
        <w:ind w:firstLine="0" w:firstLineChars="0"/>
        <w:jc w:val="center"/>
        <w:rPr>
          <w:rFonts w:hAnsi="宋体" w:cs="宋体"/>
          <w:b/>
          <w:sz w:val="32"/>
          <w:szCs w:val="32"/>
          <w:lang w:bidi="ar"/>
        </w:rPr>
      </w:pPr>
      <w:r>
        <w:rPr>
          <w:rFonts w:hint="eastAsia" w:hAnsi="宋体" w:cs="宋体"/>
          <w:b/>
          <w:sz w:val="32"/>
          <w:szCs w:val="32"/>
          <w:lang w:bidi="ar"/>
        </w:rPr>
        <w:t>送货单</w:t>
      </w:r>
    </w:p>
    <w:tbl>
      <w:tblPr>
        <w:tblStyle w:val="32"/>
        <w:tblW w:w="13941" w:type="dxa"/>
        <w:tblInd w:w="0" w:type="dxa"/>
        <w:tblLayout w:type="fixed"/>
        <w:tblCellMar>
          <w:top w:w="15" w:type="dxa"/>
          <w:left w:w="15" w:type="dxa"/>
          <w:bottom w:w="15" w:type="dxa"/>
          <w:right w:w="15" w:type="dxa"/>
        </w:tblCellMar>
      </w:tblPr>
      <w:tblGrid>
        <w:gridCol w:w="579"/>
        <w:gridCol w:w="882"/>
        <w:gridCol w:w="1680"/>
        <w:gridCol w:w="1560"/>
        <w:gridCol w:w="2370"/>
        <w:gridCol w:w="765"/>
        <w:gridCol w:w="1080"/>
        <w:gridCol w:w="1380"/>
        <w:gridCol w:w="1335"/>
        <w:gridCol w:w="705"/>
        <w:gridCol w:w="1605"/>
      </w:tblGrid>
      <w:tr>
        <w:tblPrEx>
          <w:tblCellMar>
            <w:top w:w="15" w:type="dxa"/>
            <w:left w:w="15" w:type="dxa"/>
            <w:bottom w:w="15" w:type="dxa"/>
            <w:right w:w="15" w:type="dxa"/>
          </w:tblCellMar>
        </w:tblPrEx>
        <w:trPr>
          <w:trHeight w:val="340" w:hRule="atLeast"/>
        </w:trPr>
        <w:tc>
          <w:tcPr>
            <w:tcW w:w="13941" w:type="dxa"/>
            <w:gridSpan w:val="11"/>
            <w:tcBorders>
              <w:top w:val="single" w:color="000000" w:sz="4" w:space="0"/>
              <w:left w:val="single" w:color="000000" w:sz="4" w:space="0"/>
              <w:bottom w:val="single" w:color="000000" w:sz="4" w:space="0"/>
              <w:right w:val="single" w:color="000000" w:sz="4" w:space="0"/>
            </w:tcBorders>
            <w:vAlign w:val="center"/>
          </w:tcPr>
          <w:p>
            <w:pPr>
              <w:widowControl/>
              <w:spacing w:line="200" w:lineRule="exact"/>
              <w:jc w:val="left"/>
              <w:textAlignment w:val="center"/>
              <w:rPr>
                <w:rFonts w:ascii="宋体" w:hAnsi="宋体" w:cs="宋体"/>
                <w:b/>
                <w:kern w:val="0"/>
                <w:sz w:val="20"/>
                <w:szCs w:val="20"/>
                <w:lang w:bidi="ar"/>
              </w:rPr>
            </w:pPr>
            <w:r>
              <w:rPr>
                <w:rFonts w:hint="eastAsia" w:ascii="宋体" w:hAnsi="宋体" w:cs="宋体"/>
                <w:b/>
                <w:kern w:val="0"/>
                <w:sz w:val="20"/>
                <w:szCs w:val="20"/>
                <w:lang w:bidi="ar"/>
              </w:rPr>
              <w:t>合同名称：                                                       采购订单编号：                           采购经办人：</w:t>
            </w:r>
          </w:p>
        </w:tc>
      </w:tr>
      <w:tr>
        <w:tblPrEx>
          <w:tblCellMar>
            <w:top w:w="15" w:type="dxa"/>
            <w:left w:w="15" w:type="dxa"/>
            <w:bottom w:w="15" w:type="dxa"/>
            <w:right w:w="15" w:type="dxa"/>
          </w:tblCellMar>
        </w:tblPrEx>
        <w:trPr>
          <w:trHeight w:val="292" w:hRule="atLeast"/>
        </w:trPr>
        <w:tc>
          <w:tcPr>
            <w:tcW w:w="13941" w:type="dxa"/>
            <w:gridSpan w:val="11"/>
            <w:tcBorders>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sz w:val="24"/>
              </w:rPr>
            </w:pPr>
            <w:r>
              <w:rPr>
                <w:rFonts w:hint="eastAsia" w:ascii="宋体" w:hAnsi="宋体" w:cs="宋体"/>
                <w:b/>
                <w:kern w:val="0"/>
                <w:sz w:val="20"/>
                <w:szCs w:val="20"/>
                <w:lang w:bidi="ar"/>
              </w:rPr>
              <w:t>供 应 商：                                                       联系人及联络电话：</w:t>
            </w:r>
          </w:p>
        </w:tc>
      </w:tr>
      <w:tr>
        <w:tblPrEx>
          <w:tblCellMar>
            <w:top w:w="15" w:type="dxa"/>
            <w:left w:w="15" w:type="dxa"/>
            <w:bottom w:w="15" w:type="dxa"/>
            <w:right w:w="15" w:type="dxa"/>
          </w:tblCellMar>
        </w:tblPrEx>
        <w:trPr>
          <w:trHeight w:val="442" w:hRule="atLeast"/>
        </w:trPr>
        <w:tc>
          <w:tcPr>
            <w:tcW w:w="1461" w:type="dxa"/>
            <w:gridSpan w:val="2"/>
            <w:tcBorders>
              <w:top w:val="single" w:color="000000" w:sz="4" w:space="0"/>
              <w:left w:val="single" w:color="000000" w:sz="4" w:space="0"/>
              <w:bottom w:val="single" w:color="000000" w:sz="4" w:space="0"/>
              <w:right w:val="single" w:color="000000" w:sz="4" w:space="0"/>
            </w:tcBorders>
            <w:vAlign w:val="center"/>
          </w:tcPr>
          <w:p>
            <w:pPr>
              <w:widowControl/>
              <w:spacing w:line="240" w:lineRule="exact"/>
              <w:jc w:val="left"/>
              <w:textAlignment w:val="center"/>
              <w:rPr>
                <w:rFonts w:ascii="宋体" w:hAnsi="宋体" w:cs="宋体"/>
                <w:b/>
                <w:sz w:val="20"/>
                <w:szCs w:val="20"/>
              </w:rPr>
            </w:pPr>
            <w:r>
              <w:rPr>
                <w:rFonts w:hint="eastAsia" w:ascii="宋体" w:hAnsi="宋体" w:cs="宋体"/>
                <w:b/>
                <w:kern w:val="0"/>
                <w:sz w:val="20"/>
                <w:szCs w:val="20"/>
                <w:lang w:bidi="ar"/>
              </w:rPr>
              <w:t xml:space="preserve">收货单位名称：   </w:t>
            </w:r>
          </w:p>
        </w:tc>
        <w:tc>
          <w:tcPr>
            <w:tcW w:w="3240" w:type="dxa"/>
            <w:gridSpan w:val="2"/>
            <w:tcBorders>
              <w:top w:val="single" w:color="000000" w:sz="4" w:space="0"/>
              <w:left w:val="single" w:color="000000" w:sz="4" w:space="0"/>
              <w:bottom w:val="single" w:color="000000" w:sz="4" w:space="0"/>
              <w:right w:val="single" w:color="000000" w:sz="4" w:space="0"/>
            </w:tcBorders>
            <w:vAlign w:val="center"/>
          </w:tcPr>
          <w:p>
            <w:pPr>
              <w:widowControl/>
              <w:spacing w:line="240" w:lineRule="exact"/>
              <w:jc w:val="left"/>
              <w:textAlignment w:val="center"/>
              <w:rPr>
                <w:rFonts w:ascii="宋体" w:hAnsi="宋体" w:cs="宋体"/>
                <w:b/>
                <w:sz w:val="20"/>
                <w:szCs w:val="20"/>
              </w:rPr>
            </w:pPr>
            <w:r>
              <w:rPr>
                <w:rFonts w:hint="eastAsia" w:ascii="宋体" w:hAnsi="宋体" w:cs="宋体"/>
                <w:b/>
                <w:kern w:val="0"/>
                <w:sz w:val="20"/>
                <w:szCs w:val="20"/>
                <w:lang w:bidi="ar"/>
              </w:rPr>
              <w:t>郑州地铁集团有限公司运营分公司</w:t>
            </w:r>
          </w:p>
        </w:tc>
        <w:tc>
          <w:tcPr>
            <w:tcW w:w="2370" w:type="dxa"/>
            <w:tcBorders>
              <w:top w:val="single" w:color="000000" w:sz="4" w:space="0"/>
              <w:left w:val="single" w:color="000000" w:sz="4" w:space="0"/>
              <w:bottom w:val="single" w:color="000000" w:sz="4" w:space="0"/>
              <w:right w:val="single" w:color="000000" w:sz="4" w:space="0"/>
            </w:tcBorders>
            <w:vAlign w:val="center"/>
          </w:tcPr>
          <w:p>
            <w:pPr>
              <w:widowControl/>
              <w:spacing w:line="180" w:lineRule="exact"/>
              <w:jc w:val="right"/>
              <w:textAlignment w:val="center"/>
              <w:rPr>
                <w:rFonts w:ascii="宋体" w:hAnsi="宋体" w:cs="宋体"/>
                <w:b/>
                <w:sz w:val="20"/>
                <w:szCs w:val="20"/>
              </w:rPr>
            </w:pPr>
            <w:r>
              <w:rPr>
                <w:rFonts w:hint="eastAsia" w:ascii="宋体" w:hAnsi="宋体" w:cs="宋体"/>
                <w:b/>
                <w:kern w:val="0"/>
                <w:sz w:val="20"/>
                <w:szCs w:val="20"/>
                <w:lang w:bidi="ar"/>
              </w:rPr>
              <w:t>送货联系人（预约供货）</w:t>
            </w:r>
          </w:p>
        </w:tc>
        <w:tc>
          <w:tcPr>
            <w:tcW w:w="6870" w:type="dxa"/>
            <w:gridSpan w:val="6"/>
            <w:tcBorders>
              <w:top w:val="single" w:color="000000" w:sz="4" w:space="0"/>
              <w:left w:val="single" w:color="000000" w:sz="4" w:space="0"/>
              <w:bottom w:val="single" w:color="000000" w:sz="4" w:space="0"/>
              <w:right w:val="single" w:color="000000" w:sz="4" w:space="0"/>
            </w:tcBorders>
            <w:vAlign w:val="center"/>
          </w:tcPr>
          <w:p>
            <w:pPr>
              <w:widowControl/>
              <w:spacing w:line="180" w:lineRule="exact"/>
              <w:jc w:val="center"/>
              <w:textAlignment w:val="center"/>
              <w:rPr>
                <w:rFonts w:ascii="宋体" w:hAnsi="宋体" w:cs="宋体"/>
                <w:b/>
                <w:sz w:val="20"/>
                <w:szCs w:val="20"/>
              </w:rPr>
            </w:pPr>
            <w:r>
              <w:rPr>
                <w:rFonts w:hint="eastAsia" w:ascii="宋体" w:hAnsi="宋体" w:cs="宋体"/>
                <w:b/>
                <w:kern w:val="0"/>
                <w:sz w:val="20"/>
                <w:szCs w:val="20"/>
                <w:lang w:bidi="ar"/>
              </w:rPr>
              <w:t>各线路工班（由采购员提供）</w:t>
            </w:r>
          </w:p>
        </w:tc>
      </w:tr>
      <w:tr>
        <w:tblPrEx>
          <w:tblCellMar>
            <w:top w:w="15" w:type="dxa"/>
            <w:left w:w="15" w:type="dxa"/>
            <w:bottom w:w="15" w:type="dxa"/>
            <w:right w:w="15" w:type="dxa"/>
          </w:tblCellMar>
        </w:tblPrEx>
        <w:trPr>
          <w:trHeight w:val="170" w:hRule="atLeast"/>
        </w:trPr>
        <w:tc>
          <w:tcPr>
            <w:tcW w:w="1461"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sz w:val="20"/>
                <w:szCs w:val="20"/>
              </w:rPr>
            </w:pPr>
            <w:r>
              <w:rPr>
                <w:rFonts w:hint="eastAsia" w:ascii="宋体" w:hAnsi="宋体" w:cs="宋体"/>
                <w:b/>
                <w:kern w:val="0"/>
                <w:sz w:val="20"/>
                <w:szCs w:val="20"/>
                <w:lang w:bidi="ar"/>
              </w:rPr>
              <w:t>地       址：</w:t>
            </w:r>
          </w:p>
        </w:tc>
        <w:tc>
          <w:tcPr>
            <w:tcW w:w="8835" w:type="dxa"/>
            <w:gridSpan w:val="6"/>
            <w:tcBorders>
              <w:top w:val="single" w:color="000000" w:sz="4" w:space="0"/>
              <w:left w:val="single" w:color="000000" w:sz="4" w:space="0"/>
              <w:bottom w:val="single" w:color="000000" w:sz="4" w:space="0"/>
              <w:right w:val="single" w:color="000000" w:sz="4" w:space="0"/>
            </w:tcBorders>
            <w:vAlign w:val="center"/>
          </w:tcPr>
          <w:p>
            <w:pPr>
              <w:widowControl/>
              <w:spacing w:line="240" w:lineRule="exact"/>
              <w:jc w:val="left"/>
              <w:textAlignment w:val="center"/>
              <w:rPr>
                <w:rFonts w:ascii="宋体" w:hAnsi="宋体" w:cs="宋体"/>
                <w:b/>
                <w:sz w:val="20"/>
                <w:szCs w:val="20"/>
              </w:rPr>
            </w:pPr>
            <w:r>
              <w:rPr>
                <w:rFonts w:hint="eastAsia" w:ascii="宋体" w:hAnsi="宋体" w:cs="宋体"/>
                <w:b/>
                <w:kern w:val="0"/>
                <w:sz w:val="20"/>
                <w:szCs w:val="20"/>
                <w:lang w:bidi="ar"/>
              </w:rPr>
              <w:t>各线路车辆段物资总库（由采购员提供 ）</w:t>
            </w:r>
          </w:p>
        </w:tc>
        <w:tc>
          <w:tcPr>
            <w:tcW w:w="3645" w:type="dxa"/>
            <w:gridSpan w:val="3"/>
            <w:tcBorders>
              <w:top w:val="single" w:color="000000" w:sz="4" w:space="0"/>
              <w:left w:val="single" w:color="000000" w:sz="4" w:space="0"/>
              <w:bottom w:val="single" w:color="000000" w:sz="4" w:space="0"/>
              <w:right w:val="single" w:color="000000" w:sz="4" w:space="0"/>
            </w:tcBorders>
            <w:vAlign w:val="center"/>
          </w:tcPr>
          <w:p>
            <w:pPr>
              <w:widowControl/>
              <w:spacing w:line="240" w:lineRule="exact"/>
              <w:jc w:val="center"/>
              <w:textAlignment w:val="center"/>
              <w:rPr>
                <w:ins w:id="0" w:author="董文静" w:date="2024-07-04T14:44:34Z"/>
                <w:rFonts w:hint="eastAsia" w:ascii="宋体" w:hAnsi="宋体" w:eastAsia="宋体" w:cs="宋体"/>
                <w:b/>
                <w:kern w:val="0"/>
                <w:sz w:val="20"/>
                <w:szCs w:val="20"/>
                <w:lang w:eastAsia="zh-CN" w:bidi="ar"/>
              </w:rPr>
            </w:pPr>
            <w:r>
              <w:rPr>
                <w:rFonts w:hint="eastAsia" w:ascii="宋体" w:hAnsi="宋体" w:cs="宋体"/>
                <w:b/>
                <w:kern w:val="0"/>
                <w:sz w:val="20"/>
                <w:szCs w:val="20"/>
                <w:lang w:bidi="ar"/>
              </w:rPr>
              <w:t>上午9:30-11:00</w:t>
            </w:r>
            <w:del w:id="1" w:author="董文静" w:date="2024-07-04T14:44:34Z">
              <w:r>
                <w:rPr>
                  <w:rFonts w:hint="eastAsia" w:ascii="宋体" w:hAnsi="宋体" w:cs="宋体"/>
                  <w:b/>
                  <w:kern w:val="0"/>
                  <w:sz w:val="20"/>
                  <w:szCs w:val="20"/>
                  <w:lang w:bidi="ar"/>
                </w:rPr>
                <w:br w:type="textWrapping"/>
              </w:r>
            </w:del>
          </w:p>
          <w:p>
            <w:pPr>
              <w:widowControl/>
              <w:spacing w:line="240" w:lineRule="exact"/>
              <w:jc w:val="center"/>
              <w:textAlignment w:val="center"/>
              <w:rPr>
                <w:rFonts w:ascii="宋体" w:hAnsi="宋体" w:cs="宋体"/>
                <w:b/>
                <w:sz w:val="20"/>
                <w:szCs w:val="20"/>
              </w:rPr>
            </w:pPr>
            <w:r>
              <w:rPr>
                <w:rFonts w:hint="eastAsia" w:ascii="宋体" w:hAnsi="宋体" w:cs="宋体"/>
                <w:b/>
                <w:kern w:val="0"/>
                <w:sz w:val="20"/>
                <w:szCs w:val="20"/>
                <w:lang w:bidi="ar"/>
              </w:rPr>
              <w:t>下午13:00-15:00</w:t>
            </w:r>
          </w:p>
        </w:tc>
      </w:tr>
      <w:tr>
        <w:tblPrEx>
          <w:tblCellMar>
            <w:top w:w="15" w:type="dxa"/>
            <w:left w:w="15" w:type="dxa"/>
            <w:bottom w:w="15" w:type="dxa"/>
            <w:right w:w="15" w:type="dxa"/>
          </w:tblCellMar>
        </w:tblPrEx>
        <w:trPr>
          <w:trHeight w:val="170" w:hRule="atLeast"/>
        </w:trPr>
        <w:tc>
          <w:tcPr>
            <w:tcW w:w="579"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序号</w:t>
            </w:r>
          </w:p>
        </w:tc>
        <w:tc>
          <w:tcPr>
            <w:tcW w:w="8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线路</w:t>
            </w:r>
          </w:p>
        </w:tc>
        <w:tc>
          <w:tcPr>
            <w:tcW w:w="168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需求部门/中心</w:t>
            </w:r>
          </w:p>
        </w:tc>
        <w:tc>
          <w:tcPr>
            <w:tcW w:w="156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物资编码</w:t>
            </w:r>
          </w:p>
        </w:tc>
        <w:tc>
          <w:tcPr>
            <w:tcW w:w="23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物资说明</w:t>
            </w:r>
          </w:p>
        </w:tc>
        <w:tc>
          <w:tcPr>
            <w:tcW w:w="76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单位</w:t>
            </w:r>
          </w:p>
        </w:tc>
        <w:tc>
          <w:tcPr>
            <w:tcW w:w="108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到货数量</w:t>
            </w:r>
          </w:p>
        </w:tc>
        <w:tc>
          <w:tcPr>
            <w:tcW w:w="138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单价（含税）</w:t>
            </w:r>
          </w:p>
        </w:tc>
        <w:tc>
          <w:tcPr>
            <w:tcW w:w="13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sz w:val="20"/>
                <w:szCs w:val="20"/>
              </w:rPr>
            </w:pPr>
            <w:r>
              <w:rPr>
                <w:rFonts w:hint="eastAsia" w:ascii="宋体" w:hAnsi="宋体" w:cs="宋体"/>
                <w:b/>
                <w:kern w:val="0"/>
                <w:sz w:val="20"/>
                <w:szCs w:val="20"/>
                <w:lang w:bidi="ar"/>
              </w:rPr>
              <w:t>总价（含税）</w:t>
            </w:r>
          </w:p>
        </w:tc>
        <w:tc>
          <w:tcPr>
            <w:tcW w:w="70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税率</w:t>
            </w:r>
          </w:p>
        </w:tc>
        <w:tc>
          <w:tcPr>
            <w:tcW w:w="160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备注</w:t>
            </w:r>
          </w:p>
        </w:tc>
      </w:tr>
      <w:tr>
        <w:tblPrEx>
          <w:tblCellMar>
            <w:top w:w="15" w:type="dxa"/>
            <w:left w:w="15" w:type="dxa"/>
            <w:bottom w:w="15" w:type="dxa"/>
            <w:right w:w="15" w:type="dxa"/>
          </w:tblCellMar>
        </w:tblPrEx>
        <w:trPr>
          <w:trHeight w:val="170" w:hRule="atLeast"/>
        </w:trPr>
        <w:tc>
          <w:tcPr>
            <w:tcW w:w="579"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18"/>
                <w:szCs w:val="18"/>
              </w:rPr>
            </w:pPr>
            <w:r>
              <w:rPr>
                <w:rFonts w:hint="eastAsia" w:ascii="宋体" w:hAnsi="宋体" w:cs="宋体"/>
                <w:b/>
                <w:kern w:val="0"/>
                <w:sz w:val="18"/>
                <w:szCs w:val="18"/>
                <w:lang w:bidi="ar"/>
              </w:rPr>
              <w:t>1</w:t>
            </w:r>
          </w:p>
        </w:tc>
        <w:tc>
          <w:tcPr>
            <w:tcW w:w="88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68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56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2370" w:type="dxa"/>
            <w:tcBorders>
              <w:top w:val="single" w:color="000000" w:sz="4" w:space="0"/>
              <w:left w:val="single" w:color="000000" w:sz="4" w:space="0"/>
              <w:bottom w:val="single" w:color="000000" w:sz="4" w:space="0"/>
              <w:right w:val="single" w:color="000000" w:sz="4" w:space="0"/>
            </w:tcBorders>
            <w:vAlign w:val="center"/>
          </w:tcPr>
          <w:p>
            <w:pPr>
              <w:rPr>
                <w:rFonts w:ascii="宋体" w:hAnsi="宋体" w:cs="宋体"/>
                <w:sz w:val="18"/>
                <w:szCs w:val="18"/>
              </w:rPr>
            </w:pPr>
          </w:p>
        </w:tc>
        <w:tc>
          <w:tcPr>
            <w:tcW w:w="76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08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38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33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70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60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r>
      <w:tr>
        <w:tblPrEx>
          <w:tblCellMar>
            <w:top w:w="15" w:type="dxa"/>
            <w:left w:w="15" w:type="dxa"/>
            <w:bottom w:w="15" w:type="dxa"/>
            <w:right w:w="15" w:type="dxa"/>
          </w:tblCellMar>
        </w:tblPrEx>
        <w:trPr>
          <w:trHeight w:val="170" w:hRule="atLeast"/>
        </w:trPr>
        <w:tc>
          <w:tcPr>
            <w:tcW w:w="3141"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sz w:val="20"/>
                <w:szCs w:val="20"/>
              </w:rPr>
            </w:pPr>
            <w:r>
              <w:rPr>
                <w:rFonts w:hint="eastAsia" w:ascii="宋体" w:hAnsi="宋体" w:cs="宋体"/>
                <w:b/>
                <w:kern w:val="0"/>
                <w:sz w:val="20"/>
                <w:szCs w:val="20"/>
                <w:lang w:bidi="ar"/>
              </w:rPr>
              <w:t>金额合计（含税）：</w:t>
            </w:r>
          </w:p>
        </w:tc>
        <w:tc>
          <w:tcPr>
            <w:tcW w:w="8490"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sz w:val="20"/>
                <w:szCs w:val="20"/>
              </w:rPr>
            </w:pPr>
            <w:r>
              <w:rPr>
                <w:rFonts w:hint="eastAsia" w:ascii="宋体" w:hAnsi="宋体" w:cs="宋体"/>
                <w:b/>
                <w:sz w:val="20"/>
                <w:szCs w:val="20"/>
              </w:rPr>
              <w:t>人民币：（大写）</w:t>
            </w:r>
          </w:p>
        </w:tc>
        <w:tc>
          <w:tcPr>
            <w:tcW w:w="2310" w:type="dxa"/>
            <w:gridSpan w:val="2"/>
            <w:tcBorders>
              <w:top w:val="single" w:color="000000" w:sz="4" w:space="0"/>
              <w:left w:val="single" w:color="000000" w:sz="4" w:space="0"/>
              <w:bottom w:val="single" w:color="000000" w:sz="4" w:space="0"/>
              <w:right w:val="single" w:color="000000" w:sz="4" w:space="0"/>
            </w:tcBorders>
            <w:vAlign w:val="center"/>
          </w:tcPr>
          <w:p>
            <w:pPr>
              <w:jc w:val="left"/>
              <w:rPr>
                <w:rFonts w:ascii="宋体" w:hAnsi="宋体" w:cs="宋体"/>
                <w:sz w:val="20"/>
                <w:szCs w:val="20"/>
              </w:rPr>
            </w:pPr>
          </w:p>
        </w:tc>
      </w:tr>
    </w:tbl>
    <w:p>
      <w:pPr>
        <w:pStyle w:val="23"/>
        <w:spacing w:line="240" w:lineRule="exact"/>
        <w:ind w:firstLine="0" w:firstLineChars="0"/>
        <w:rPr>
          <w:b/>
          <w:bCs/>
          <w:sz w:val="16"/>
          <w:szCs w:val="16"/>
        </w:rPr>
      </w:pPr>
      <w:r>
        <w:rPr>
          <w:rFonts w:hint="eastAsia"/>
          <w:b/>
          <w:bCs/>
          <w:sz w:val="16"/>
          <w:szCs w:val="16"/>
        </w:rPr>
        <w:t>备注：1.供货前，将送货单盖章扫描件、excel电子版发相应线路送货邮箱并抄送采购员，之后电话核实预约情况（更多信息可关注左下微信公众号“郑轨物资”）；供货时请供货单位人员现场交接，卸货至指定地点，由仓库接收人员签收送货单，作为交货凭证；约定验收时间，进行开箱验收；供货、验收等规定详见《关于采购类物资供货、接收的约定》。</w:t>
      </w:r>
    </w:p>
    <w:p>
      <w:pPr>
        <w:pStyle w:val="23"/>
        <w:spacing w:line="240" w:lineRule="exact"/>
        <w:ind w:firstLine="0" w:firstLineChars="0"/>
        <w:rPr>
          <w:b/>
          <w:bCs/>
          <w:sz w:val="16"/>
          <w:szCs w:val="16"/>
        </w:rPr>
      </w:pPr>
      <w:r>
        <w:rPr>
          <w:rFonts w:hint="eastAsia"/>
          <w:b/>
          <w:bCs/>
          <w:sz w:val="16"/>
          <w:szCs w:val="16"/>
        </w:rPr>
        <w:t xml:space="preserve">      2.供货前，须确保产品合格证、效期证明、化学品安全技术说明书等材料齐全，并将物资按最小单位做好包装，粘贴相应物资标识，确保到货物资可追溯。</w:t>
      </w:r>
    </w:p>
    <w:p>
      <w:pPr>
        <w:pStyle w:val="23"/>
        <w:spacing w:line="320" w:lineRule="exact"/>
        <w:ind w:firstLine="422" w:firstLineChars="0"/>
        <w:rPr>
          <w:b/>
          <w:bCs/>
          <w:sz w:val="20"/>
        </w:rPr>
      </w:pPr>
      <w:r>
        <w:rPr>
          <w:rFonts w:hint="eastAsia"/>
          <w:b/>
          <w:bCs/>
          <w:sz w:val="20"/>
        </w:rPr>
        <w:t>发货单位：                                              收货单位(签署)：</w:t>
      </w:r>
    </w:p>
    <w:p>
      <w:pPr>
        <w:pStyle w:val="23"/>
        <w:spacing w:line="320" w:lineRule="exact"/>
        <w:ind w:firstLine="602" w:firstLineChars="300"/>
        <w:rPr>
          <w:b/>
          <w:bCs/>
          <w:szCs w:val="22"/>
        </w:rPr>
      </w:pPr>
      <w:r>
        <w:rPr>
          <w:rFonts w:hint="eastAsia"/>
          <w:b/>
          <w:bCs/>
          <w:sz w:val="20"/>
        </w:rPr>
        <mc:AlternateContent>
          <mc:Choice Requires="wps">
            <w:drawing>
              <wp:anchor distT="0" distB="0" distL="114300" distR="114300" simplePos="0" relativeHeight="251662336" behindDoc="0" locked="0" layoutInCell="1" allowOverlap="1">
                <wp:simplePos x="0" y="0"/>
                <wp:positionH relativeFrom="column">
                  <wp:posOffset>135255</wp:posOffset>
                </wp:positionH>
                <wp:positionV relativeFrom="paragraph">
                  <wp:posOffset>36195</wp:posOffset>
                </wp:positionV>
                <wp:extent cx="180975" cy="142875"/>
                <wp:effectExtent l="4445" t="5080" r="5080" b="4445"/>
                <wp:wrapNone/>
                <wp:docPr id="4" name="矩形 7"/>
                <wp:cNvGraphicFramePr/>
                <a:graphic xmlns:a="http://schemas.openxmlformats.org/drawingml/2006/main">
                  <a:graphicData uri="http://schemas.microsoft.com/office/word/2010/wordprocessingShape">
                    <wps:wsp>
                      <wps:cNvSpPr/>
                      <wps:spPr>
                        <a:xfrm>
                          <a:off x="0" y="0"/>
                          <a:ext cx="180975" cy="142875"/>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矩形 7" o:spid="_x0000_s1026" o:spt="1" style="position:absolute;left:0pt;margin-left:10.65pt;margin-top:2.85pt;height:11.25pt;width:14.25pt;z-index:251662336;mso-width-relative:page;mso-height-relative:page;" fillcolor="#FFFFFF" filled="t" stroked="t" coordsize="21600,21600" o:gfxdata="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1deIdYAAAAGAQAADwAAAAAAAAABACAAAAAiAAAAZHJzL2Rv&#10;d25yZXYueG1sUEsBAhQAFAAAAAgAh07iQBa0Af8DAgAAKwQAAA4AAAAAAAAAAQAgAAAAJQEAAGRy&#10;cy9lMm9Eb2MueG1sUEsFBgAAAAAGAAYAWQEAAJoFAAAAAA==&#10;">
                <v:fill on="t" focussize="0,0"/>
                <v:stroke color="#000000" joinstyle="miter"/>
                <v:imagedata o:title=""/>
                <o:lock v:ext="edit" aspectratio="f"/>
              </v:rect>
            </w:pict>
          </mc:Fallback>
        </mc:AlternateContent>
      </w:r>
      <w:r>
        <w:rPr>
          <w:rFonts w:hint="eastAsia"/>
          <w:b/>
          <w:bCs/>
          <w:sz w:val="20"/>
          <w:szCs w:val="21"/>
        </w:rPr>
        <mc:AlternateContent>
          <mc:Choice Requires="wps">
            <w:drawing>
              <wp:anchor distT="0" distB="0" distL="114300" distR="114300" simplePos="0" relativeHeight="251663360" behindDoc="0" locked="0" layoutInCell="1" allowOverlap="1">
                <wp:simplePos x="0" y="0"/>
                <wp:positionH relativeFrom="column">
                  <wp:posOffset>4878705</wp:posOffset>
                </wp:positionH>
                <wp:positionV relativeFrom="paragraph">
                  <wp:posOffset>36195</wp:posOffset>
                </wp:positionV>
                <wp:extent cx="180975" cy="142875"/>
                <wp:effectExtent l="4445" t="5080" r="5080" b="4445"/>
                <wp:wrapNone/>
                <wp:docPr id="5" name="矩形 6"/>
                <wp:cNvGraphicFramePr/>
                <a:graphic xmlns:a="http://schemas.openxmlformats.org/drawingml/2006/main">
                  <a:graphicData uri="http://schemas.microsoft.com/office/word/2010/wordprocessingShape">
                    <wps:wsp>
                      <wps:cNvSpPr/>
                      <wps:spPr>
                        <a:xfrm>
                          <a:off x="0" y="0"/>
                          <a:ext cx="180975" cy="142875"/>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矩形 6" o:spid="_x0000_s1026" o:spt="1" style="position:absolute;left:0pt;margin-left:384.15pt;margin-top:2.85pt;height:11.25pt;width:14.25pt;z-index:251663360;mso-width-relative:page;mso-height-relative:page;" fillcolor="#FFFFFF" filled="t" stroked="t" coordsize="21600,21600" o:gfxdata="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e9QLdcAAAAIAQAADwAAAAAAAAABACAAAAAiAAAAZHJzL2Rv&#10;d25yZXYueG1sUEsBAhQAFAAAAAgAh07iQOA9/6ACAgAAKwQAAA4AAAAAAAAAAQAgAAAAJgEAAGRy&#10;cy9lMm9Eb2MueG1sUEsFBgAAAAAGAAYAWQEAAJoFAAAAAA==&#10;">
                <v:fill on="t" focussize="0,0"/>
                <v:stroke color="#000000" joinstyle="miter"/>
                <v:imagedata o:title=""/>
                <o:lock v:ext="edit" aspectratio="f"/>
              </v:rect>
            </w:pict>
          </mc:Fallback>
        </mc:AlternateContent>
      </w:r>
      <w:r>
        <w:rPr>
          <w:rFonts w:hint="eastAsia"/>
          <w:b/>
          <w:bCs/>
          <w:sz w:val="20"/>
          <w:szCs w:val="21"/>
        </w:rPr>
        <w:t xml:space="preserve">已按送货单明细清点送货物资型号、数量  </w:t>
      </w:r>
      <w:r>
        <w:rPr>
          <w:rFonts w:hint="eastAsia"/>
          <w:b/>
          <w:bCs/>
          <w:szCs w:val="22"/>
        </w:rPr>
        <w:t xml:space="preserve">                                </w:t>
      </w:r>
      <w:r>
        <w:rPr>
          <w:rFonts w:hint="eastAsia"/>
          <w:b/>
          <w:bCs/>
          <w:sz w:val="20"/>
          <w:szCs w:val="21"/>
        </w:rPr>
        <w:t xml:space="preserve">   未按送货单清点明细，仅签收货物箱/件，具体清点以开项检验为准。</w:t>
      </w:r>
    </w:p>
    <w:p>
      <w:pPr>
        <w:pStyle w:val="23"/>
        <w:pBdr>
          <w:right w:val="single" w:color="auto" w:sz="4" w:space="0"/>
        </w:pBdr>
        <w:spacing w:line="320" w:lineRule="exact"/>
        <w:ind w:firstLine="422" w:firstLineChars="0"/>
        <w:rPr>
          <w:b/>
          <w:bCs/>
          <w:sz w:val="20"/>
          <w:szCs w:val="21"/>
        </w:rPr>
      </w:pPr>
      <w:r>
        <w:rPr>
          <w:rFonts w:hint="eastAsia"/>
          <w:b/>
          <w:bCs/>
          <w:sz w:val="20"/>
        </w:rPr>
        <w:t xml:space="preserve">发货人：             日期：  </w:t>
      </w:r>
      <w:r>
        <w:rPr>
          <w:rFonts w:hint="eastAsia"/>
          <w:b/>
          <w:bCs/>
          <w:szCs w:val="22"/>
        </w:rPr>
        <w:t xml:space="preserve">                                                  </w:t>
      </w:r>
      <w:r>
        <w:rPr>
          <w:rFonts w:hint="eastAsia"/>
          <w:b/>
          <w:bCs/>
          <w:sz w:val="20"/>
          <w:szCs w:val="21"/>
        </w:rPr>
        <w:t xml:space="preserve">   收货人：                              日期：</w:t>
      </w:r>
    </w:p>
    <w:p>
      <w:pPr>
        <w:pStyle w:val="23"/>
        <w:pBdr>
          <w:right w:val="single" w:color="auto" w:sz="4" w:space="0"/>
        </w:pBdr>
        <w:spacing w:line="320" w:lineRule="exact"/>
        <w:ind w:firstLine="422" w:firstLineChars="0"/>
        <w:rPr>
          <w:b/>
          <w:bCs/>
          <w:sz w:val="20"/>
          <w:szCs w:val="21"/>
        </w:rPr>
      </w:pPr>
    </w:p>
    <w:p>
      <w:pPr>
        <w:pStyle w:val="23"/>
        <w:pBdr>
          <w:right w:val="single" w:color="auto" w:sz="4" w:space="0"/>
        </w:pBdr>
        <w:spacing w:line="320" w:lineRule="exact"/>
        <w:ind w:firstLine="422" w:firstLineChars="0"/>
        <w:rPr>
          <w:b/>
          <w:bCs/>
          <w:sz w:val="20"/>
          <w:szCs w:val="21"/>
        </w:rPr>
      </w:pPr>
    </w:p>
    <w:p>
      <w:pPr>
        <w:pStyle w:val="23"/>
        <w:jc w:val="right"/>
      </w:pPr>
    </w:p>
    <w:p>
      <w:pPr>
        <w:pStyle w:val="23"/>
        <w:jc w:val="right"/>
      </w:pPr>
    </w:p>
    <w:p>
      <w:pPr>
        <w:pStyle w:val="23"/>
        <w:jc w:val="right"/>
      </w:pPr>
    </w:p>
    <w:p>
      <w:pPr>
        <w:pStyle w:val="23"/>
        <w:ind w:firstLine="0" w:firstLineChars="0"/>
      </w:pPr>
    </w:p>
    <w:p>
      <w:pPr>
        <w:pStyle w:val="23"/>
        <w:ind w:firstLine="0" w:firstLineChars="0"/>
      </w:pPr>
    </w:p>
    <w:p>
      <w:pPr>
        <w:pStyle w:val="23"/>
        <w:jc w:val="right"/>
      </w:pPr>
    </w:p>
    <w:p>
      <w:pPr>
        <w:pStyle w:val="23"/>
        <w:jc w:val="right"/>
      </w:pPr>
    </w:p>
    <w:p>
      <w:pPr>
        <w:pStyle w:val="139"/>
        <w:spacing w:before="0" w:after="0"/>
      </w:pPr>
      <w:r>
        <w:rPr>
          <w:rFonts w:hint="eastAsia"/>
        </w:rPr>
        <w:t xml:space="preserve">                                                                                                                                      </w:t>
      </w:r>
      <w:bookmarkStart w:id="51" w:name="_Toc15306"/>
      <w:bookmarkStart w:id="52" w:name="_Toc845"/>
      <w:bookmarkStart w:id="53" w:name="_Toc6764"/>
      <w:r>
        <w:rPr>
          <w:rFonts w:hint="eastAsia"/>
        </w:rPr>
        <w:t>预约超限提示单</w:t>
      </w:r>
      <w:bookmarkEnd w:id="51"/>
      <w:bookmarkEnd w:id="52"/>
      <w:bookmarkEnd w:id="53"/>
      <w:r>
        <w:rPr>
          <w:rFonts w:hint="eastAsia"/>
        </w:rPr>
        <w:t xml:space="preserve">                                                                                                                                    </w:t>
      </w:r>
    </w:p>
    <w:p>
      <w:pPr>
        <w:pStyle w:val="139"/>
        <w:numPr>
          <w:ilvl w:val="0"/>
          <w:numId w:val="0"/>
        </w:numPr>
        <w:spacing w:before="0" w:after="0"/>
        <w:jc w:val="both"/>
        <w:outlineLvl w:val="9"/>
      </w:pPr>
    </w:p>
    <w:p>
      <w:pPr>
        <w:pStyle w:val="23"/>
        <w:ind w:firstLine="0" w:firstLineChars="0"/>
        <w:jc w:val="right"/>
        <w:rPr>
          <w:sz w:val="18"/>
          <w:szCs w:val="18"/>
        </w:rPr>
      </w:pPr>
      <w:r>
        <w:rPr>
          <w:sz w:val="18"/>
          <w:szCs w:val="18"/>
        </w:rPr>
        <w:t>JL/Z</w:t>
      </w:r>
      <w:r>
        <w:rPr>
          <w:rFonts w:hint="eastAsia"/>
          <w:sz w:val="18"/>
          <w:szCs w:val="18"/>
        </w:rPr>
        <w:t>D</w:t>
      </w:r>
      <w:r>
        <w:rPr>
          <w:sz w:val="18"/>
          <w:szCs w:val="18"/>
        </w:rPr>
        <w:t>YY</w:t>
      </w:r>
      <w:r>
        <w:rPr>
          <w:rFonts w:hint="eastAsia"/>
          <w:sz w:val="18"/>
          <w:szCs w:val="18"/>
        </w:rPr>
        <w:t>--CCH-GD-05-02</w:t>
      </w:r>
    </w:p>
    <w:p>
      <w:pPr>
        <w:pStyle w:val="23"/>
        <w:ind w:firstLine="0" w:firstLineChars="0"/>
        <w:jc w:val="center"/>
        <w:rPr>
          <w:rFonts w:hAnsi="宋体"/>
          <w:b/>
          <w:bCs/>
          <w:sz w:val="32"/>
          <w:szCs w:val="32"/>
        </w:rPr>
      </w:pPr>
      <w:r>
        <w:rPr>
          <w:rFonts w:hint="eastAsia" w:hAnsi="宋体"/>
          <w:b/>
          <w:bCs/>
          <w:sz w:val="32"/>
          <w:szCs w:val="32"/>
        </w:rPr>
        <w:t>预约超限提示单</w:t>
      </w:r>
    </w:p>
    <w:p>
      <w:pPr>
        <w:pStyle w:val="23"/>
        <w:spacing w:line="480" w:lineRule="auto"/>
        <w:ind w:firstLine="0" w:firstLineChars="0"/>
        <w:jc w:val="left"/>
      </w:pPr>
      <w:r>
        <w:rPr>
          <w:rFonts w:hint="eastAsia"/>
          <w:u w:val="single"/>
        </w:rPr>
        <w:t xml:space="preserve">            </w:t>
      </w:r>
      <w:r>
        <w:rPr>
          <w:rFonts w:hint="eastAsia"/>
        </w:rPr>
        <w:t>公司：</w:t>
      </w:r>
    </w:p>
    <w:p>
      <w:pPr>
        <w:pStyle w:val="23"/>
        <w:spacing w:line="480" w:lineRule="auto"/>
        <w:jc w:val="left"/>
      </w:pPr>
      <w:r>
        <w:rPr>
          <w:rFonts w:hint="eastAsia"/>
        </w:rPr>
        <w:t>截止</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月，合同名称</w:t>
      </w:r>
      <w:r>
        <w:rPr>
          <w:rFonts w:hint="eastAsia"/>
          <w:u w:val="single"/>
        </w:rPr>
        <w:t xml:space="preserve">                                          </w:t>
      </w:r>
      <w:r>
        <w:rPr>
          <w:rFonts w:hint="eastAsia"/>
        </w:rPr>
        <w:t>，采购订单号</w:t>
      </w:r>
      <w:r>
        <w:rPr>
          <w:rFonts w:hint="eastAsia"/>
          <w:u w:val="single"/>
        </w:rPr>
        <w:t xml:space="preserve">                                          </w:t>
      </w:r>
      <w:r>
        <w:rPr>
          <w:rFonts w:hint="eastAsia"/>
        </w:rPr>
        <w:t xml:space="preserve"> ，贵公司该订单送货批次已超过五批，且未完成该采购订单全都物资到货，特此告知。</w:t>
      </w:r>
    </w:p>
    <w:p>
      <w:pPr>
        <w:pStyle w:val="23"/>
        <w:ind w:right="840" w:rightChars="400"/>
        <w:jc w:val="center"/>
      </w:pPr>
      <w:r>
        <w:rPr>
          <w:rFonts w:hint="eastAsia"/>
        </w:rPr>
        <w:t xml:space="preserve">                                                                                                                    </w:t>
      </w:r>
    </w:p>
    <w:p>
      <w:pPr>
        <w:pStyle w:val="23"/>
        <w:ind w:right="840" w:rightChars="400"/>
        <w:jc w:val="center"/>
      </w:pPr>
    </w:p>
    <w:p>
      <w:pPr>
        <w:pStyle w:val="23"/>
        <w:ind w:right="840" w:rightChars="400"/>
        <w:jc w:val="center"/>
      </w:pPr>
    </w:p>
    <w:p>
      <w:pPr>
        <w:pStyle w:val="23"/>
        <w:ind w:right="840" w:rightChars="400"/>
        <w:jc w:val="center"/>
      </w:pPr>
      <w:r>
        <w:rPr>
          <w:rFonts w:hint="eastAsia"/>
        </w:rPr>
        <w:t xml:space="preserve">                                                                                                  物资管理部物资调配室</w:t>
      </w:r>
    </w:p>
    <w:p>
      <w:pPr>
        <w:pStyle w:val="23"/>
        <w:ind w:right="840" w:rightChars="400"/>
        <w:jc w:val="center"/>
      </w:pPr>
      <w:r>
        <w:rPr>
          <w:rFonts w:hint="eastAsia"/>
        </w:rPr>
        <w:t xml:space="preserve">                                                                                                        年   月    日</w:t>
      </w:r>
      <w:r>
        <w:rPr>
          <w:rFonts w:hint="eastAsia"/>
        </w:rPr>
        <w:br w:type="page"/>
      </w:r>
    </w:p>
    <w:p>
      <w:pPr>
        <w:pStyle w:val="23"/>
        <w:jc w:val="right"/>
      </w:pPr>
    </w:p>
    <w:p>
      <w:pPr>
        <w:pStyle w:val="139"/>
        <w:spacing w:before="0" w:after="0"/>
      </w:pPr>
      <w:r>
        <w:rPr>
          <w:rFonts w:hint="eastAsia"/>
        </w:rPr>
        <w:t xml:space="preserve">                                                                                                                                      </w:t>
      </w:r>
      <w:bookmarkStart w:id="54" w:name="_Toc26174"/>
      <w:bookmarkStart w:id="55" w:name="_Toc13858"/>
      <w:r>
        <w:rPr>
          <w:rFonts w:hint="eastAsia" w:hAnsi="宋体" w:cs="宋体"/>
          <w:lang w:bidi="ar"/>
        </w:rPr>
        <w:t>装箱单</w:t>
      </w:r>
      <w:bookmarkEnd w:id="54"/>
      <w:bookmarkEnd w:id="55"/>
      <w:r>
        <w:rPr>
          <w:rFonts w:hint="eastAsia"/>
        </w:rPr>
        <w:t xml:space="preserve">                                                                                                                                    </w:t>
      </w:r>
    </w:p>
    <w:p>
      <w:pPr>
        <w:pStyle w:val="139"/>
        <w:numPr>
          <w:ilvl w:val="0"/>
          <w:numId w:val="0"/>
        </w:numPr>
        <w:spacing w:before="0" w:after="0"/>
        <w:jc w:val="both"/>
        <w:outlineLvl w:val="9"/>
      </w:pPr>
    </w:p>
    <w:p>
      <w:pPr>
        <w:pStyle w:val="23"/>
        <w:ind w:firstLine="0" w:firstLineChars="0"/>
        <w:jc w:val="right"/>
        <w:rPr>
          <w:sz w:val="18"/>
          <w:szCs w:val="18"/>
        </w:rPr>
      </w:pPr>
      <w:r>
        <w:rPr>
          <w:sz w:val="18"/>
          <w:szCs w:val="18"/>
        </w:rPr>
        <w:t>JL/Z</w:t>
      </w:r>
      <w:r>
        <w:rPr>
          <w:rFonts w:hint="eastAsia"/>
          <w:sz w:val="18"/>
          <w:szCs w:val="18"/>
        </w:rPr>
        <w:t>D</w:t>
      </w:r>
      <w:r>
        <w:rPr>
          <w:sz w:val="18"/>
          <w:szCs w:val="18"/>
        </w:rPr>
        <w:t>YY</w:t>
      </w:r>
      <w:r>
        <w:rPr>
          <w:rFonts w:hint="eastAsia"/>
          <w:sz w:val="18"/>
          <w:szCs w:val="18"/>
        </w:rPr>
        <w:t>--CCH-GD-05-03</w:t>
      </w:r>
    </w:p>
    <w:tbl>
      <w:tblPr>
        <w:tblStyle w:val="32"/>
        <w:tblpPr w:leftFromText="180" w:rightFromText="180" w:vertAnchor="text" w:horzAnchor="page" w:tblpX="4147" w:tblpY="3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9200" w:type="dxa"/>
            <w:gridSpan w:val="2"/>
            <w:tcBorders>
              <w:top w:val="nil"/>
              <w:left w:val="nil"/>
              <w:right w:val="nil"/>
            </w:tcBorders>
            <w:vAlign w:val="center"/>
          </w:tcPr>
          <w:p>
            <w:pPr>
              <w:pStyle w:val="23"/>
              <w:ind w:firstLine="0" w:firstLineChars="0"/>
              <w:jc w:val="center"/>
              <w:rPr>
                <w:sz w:val="18"/>
                <w:szCs w:val="18"/>
              </w:rPr>
            </w:pPr>
            <w:r>
              <w:rPr>
                <w:rFonts w:hint="eastAsia"/>
                <w:b/>
                <w:bCs/>
                <w:sz w:val="32"/>
                <w:szCs w:val="32"/>
              </w:rPr>
              <w:t>装箱单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4600" w:type="dxa"/>
            <w:vAlign w:val="center"/>
          </w:tcPr>
          <w:p>
            <w:pPr>
              <w:pStyle w:val="23"/>
              <w:ind w:firstLine="0" w:firstLineChars="0"/>
              <w:jc w:val="left"/>
              <w:rPr>
                <w:sz w:val="18"/>
                <w:szCs w:val="18"/>
              </w:rPr>
            </w:pPr>
            <w:r>
              <w:rPr>
                <w:rFonts w:hint="eastAsia" w:hAnsi="宋体" w:cs="宋体"/>
                <w:b/>
                <w:bCs/>
                <w:sz w:val="32"/>
                <w:szCs w:val="32"/>
                <w:lang w:bidi="ar"/>
              </w:rPr>
              <w:t>线路：</w:t>
            </w:r>
          </w:p>
        </w:tc>
        <w:tc>
          <w:tcPr>
            <w:tcW w:w="4600" w:type="dxa"/>
            <w:vAlign w:val="center"/>
          </w:tcPr>
          <w:p>
            <w:pPr>
              <w:pStyle w:val="23"/>
              <w:ind w:firstLine="0" w:firstLineChars="0"/>
              <w:jc w:val="left"/>
              <w:rPr>
                <w:sz w:val="18"/>
                <w:szCs w:val="18"/>
              </w:rPr>
            </w:pPr>
            <w:r>
              <w:rPr>
                <w:rFonts w:hint="eastAsia" w:hAnsi="宋体" w:cs="宋体"/>
                <w:b/>
                <w:bCs/>
                <w:sz w:val="32"/>
                <w:szCs w:val="32"/>
                <w:lang w:bidi="ar"/>
              </w:rPr>
              <w:t>送货单号：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4600" w:type="dxa"/>
            <w:vAlign w:val="center"/>
          </w:tcPr>
          <w:p>
            <w:pPr>
              <w:pStyle w:val="23"/>
              <w:ind w:firstLine="0" w:firstLineChars="0"/>
              <w:jc w:val="left"/>
              <w:rPr>
                <w:sz w:val="18"/>
                <w:szCs w:val="18"/>
              </w:rPr>
            </w:pPr>
            <w:r>
              <w:rPr>
                <w:rFonts w:hint="eastAsia" w:hAnsi="宋体" w:cs="宋体"/>
                <w:b/>
                <w:bCs/>
                <w:sz w:val="32"/>
                <w:szCs w:val="32"/>
                <w:lang w:bidi="ar"/>
              </w:rPr>
              <w:t>总箱数量：</w:t>
            </w:r>
          </w:p>
        </w:tc>
        <w:tc>
          <w:tcPr>
            <w:tcW w:w="4600" w:type="dxa"/>
            <w:vMerge w:val="restart"/>
            <w:vAlign w:val="center"/>
          </w:tcPr>
          <w:p>
            <w:pPr>
              <w:pStyle w:val="23"/>
              <w:ind w:firstLine="0" w:firstLineChars="0"/>
              <w:jc w:val="left"/>
              <w:rPr>
                <w:rFonts w:hAnsi="宋体" w:cs="宋体"/>
                <w:b/>
                <w:bCs/>
                <w:sz w:val="32"/>
                <w:szCs w:val="32"/>
                <w:lang w:bidi="ar"/>
              </w:rPr>
            </w:pPr>
            <w:r>
              <w:rPr>
                <w:rFonts w:hint="eastAsia" w:hAnsi="宋体" w:cs="宋体"/>
                <w:b/>
                <w:bCs/>
                <w:sz w:val="32"/>
                <w:szCs w:val="32"/>
                <w:lang w:bidi="ar"/>
              </w:rPr>
              <w:t>文件所在箱号：</w:t>
            </w:r>
          </w:p>
          <w:p>
            <w:pPr>
              <w:pStyle w:val="23"/>
              <w:ind w:firstLine="0" w:firstLineChars="0"/>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4600" w:type="dxa"/>
            <w:vAlign w:val="center"/>
          </w:tcPr>
          <w:p>
            <w:pPr>
              <w:pStyle w:val="23"/>
              <w:ind w:firstLine="0" w:firstLineChars="0"/>
              <w:jc w:val="left"/>
              <w:rPr>
                <w:sz w:val="18"/>
                <w:szCs w:val="18"/>
              </w:rPr>
            </w:pPr>
            <w:r>
              <w:rPr>
                <w:rFonts w:hint="eastAsia" w:hAnsi="宋体" w:cs="宋体"/>
                <w:b/>
                <w:bCs/>
                <w:sz w:val="32"/>
                <w:szCs w:val="32"/>
                <w:lang w:bidi="ar"/>
              </w:rPr>
              <w:t>当前箱号：</w:t>
            </w:r>
          </w:p>
        </w:tc>
        <w:tc>
          <w:tcPr>
            <w:tcW w:w="4600" w:type="dxa"/>
            <w:vMerge w:val="continue"/>
            <w:vAlign w:val="center"/>
          </w:tcPr>
          <w:p>
            <w:pPr>
              <w:pStyle w:val="23"/>
              <w:ind w:firstLine="0" w:firstLineChars="0"/>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4600" w:type="dxa"/>
            <w:vAlign w:val="center"/>
          </w:tcPr>
          <w:p>
            <w:pPr>
              <w:pStyle w:val="23"/>
              <w:ind w:firstLine="0" w:firstLineChars="0"/>
              <w:jc w:val="left"/>
              <w:rPr>
                <w:sz w:val="18"/>
                <w:szCs w:val="18"/>
              </w:rPr>
            </w:pPr>
            <w:r>
              <w:rPr>
                <w:rFonts w:hint="eastAsia" w:hAnsi="宋体" w:cs="宋体"/>
                <w:b/>
                <w:bCs/>
                <w:sz w:val="32"/>
                <w:szCs w:val="32"/>
                <w:lang w:bidi="ar"/>
              </w:rPr>
              <w:t>供应商：</w:t>
            </w:r>
          </w:p>
        </w:tc>
        <w:tc>
          <w:tcPr>
            <w:tcW w:w="4600" w:type="dxa"/>
            <w:vAlign w:val="center"/>
          </w:tcPr>
          <w:p>
            <w:pPr>
              <w:pStyle w:val="23"/>
              <w:ind w:firstLine="0" w:firstLineChars="0"/>
              <w:jc w:val="left"/>
              <w:rPr>
                <w:sz w:val="18"/>
                <w:szCs w:val="18"/>
              </w:rPr>
            </w:pPr>
            <w:r>
              <w:rPr>
                <w:rFonts w:hint="eastAsia" w:hAnsi="宋体" w:cs="宋体"/>
                <w:b/>
                <w:bCs/>
                <w:sz w:val="32"/>
                <w:szCs w:val="32"/>
                <w:lang w:bidi="ar"/>
              </w:rPr>
              <w:t>预约到货日期：</w:t>
            </w:r>
          </w:p>
        </w:tc>
      </w:tr>
    </w:tbl>
    <w:p>
      <w:pPr>
        <w:pStyle w:val="139"/>
        <w:numPr>
          <w:ilvl w:val="0"/>
          <w:numId w:val="0"/>
        </w:numPr>
        <w:spacing w:before="0" w:after="0"/>
        <w:jc w:val="both"/>
        <w:outlineLvl w:val="9"/>
      </w:pPr>
      <w:r>
        <w:rPr>
          <w:rFonts w:hint="eastAsia"/>
        </w:rPr>
        <w:br w:type="page"/>
      </w:r>
    </w:p>
    <w:p>
      <w:pPr>
        <w:pStyle w:val="139"/>
        <w:spacing w:before="0" w:after="0"/>
        <w:sectPr>
          <w:pgSz w:w="16838" w:h="11906" w:orient="landscape"/>
          <w:pgMar w:top="1800" w:right="1440" w:bottom="1800" w:left="1440" w:header="851" w:footer="992" w:gutter="0"/>
          <w:pgNumType w:fmt="numberInDash"/>
          <w:cols w:space="720" w:num="1"/>
          <w:docGrid w:type="lines" w:linePitch="312" w:charSpace="0"/>
        </w:sectPr>
      </w:pPr>
    </w:p>
    <w:p>
      <w:pPr>
        <w:pStyle w:val="139"/>
        <w:spacing w:before="0" w:after="0"/>
      </w:pPr>
      <w:r>
        <w:rPr>
          <w:rFonts w:hint="eastAsia" w:hAnsi="宋体" w:cs="宋体"/>
          <w:lang w:bidi="ar"/>
        </w:rPr>
        <w:t xml:space="preserve">                                                                                                                                </w:t>
      </w:r>
      <w:bookmarkStart w:id="56" w:name="_Toc28485"/>
      <w:bookmarkStart w:id="57" w:name="_Toc26615"/>
      <w:bookmarkStart w:id="58" w:name="_Toc9814"/>
      <w:r>
        <w:rPr>
          <w:rFonts w:hint="eastAsia"/>
        </w:rPr>
        <w:t>物料</w:t>
      </w:r>
      <w:r>
        <w:rPr>
          <w:rFonts w:hint="eastAsia"/>
          <w:lang w:bidi="ar"/>
        </w:rPr>
        <w:t>标签</w:t>
      </w:r>
      <w:bookmarkEnd w:id="56"/>
      <w:bookmarkEnd w:id="57"/>
      <w:bookmarkEnd w:id="58"/>
    </w:p>
    <w:p>
      <w:pPr>
        <w:pStyle w:val="23"/>
        <w:ind w:firstLine="0" w:firstLineChars="0"/>
        <w:jc w:val="right"/>
        <w:rPr>
          <w:sz w:val="18"/>
          <w:szCs w:val="18"/>
        </w:rPr>
      </w:pPr>
      <w:r>
        <w:rPr>
          <w:sz w:val="18"/>
          <w:szCs w:val="18"/>
        </w:rPr>
        <w:t>JL/Z</w:t>
      </w:r>
      <w:r>
        <w:rPr>
          <w:rFonts w:hint="eastAsia"/>
          <w:sz w:val="18"/>
          <w:szCs w:val="18"/>
        </w:rPr>
        <w:t>D</w:t>
      </w:r>
      <w:r>
        <w:rPr>
          <w:sz w:val="18"/>
          <w:szCs w:val="18"/>
        </w:rPr>
        <w:t>YY</w:t>
      </w:r>
      <w:r>
        <w:rPr>
          <w:rFonts w:hint="eastAsia"/>
          <w:sz w:val="18"/>
          <w:szCs w:val="18"/>
        </w:rPr>
        <w:t>--CCH-GD-05-04</w:t>
      </w:r>
    </w:p>
    <w:p>
      <w:pPr>
        <w:pStyle w:val="23"/>
        <w:ind w:firstLine="0" w:firstLineChars="0"/>
        <w:jc w:val="center"/>
        <w:rPr>
          <w:rFonts w:hAnsi="宋体" w:cs="宋体"/>
          <w:b/>
          <w:bCs/>
          <w:sz w:val="32"/>
          <w:szCs w:val="32"/>
          <w:lang w:bidi="ar"/>
        </w:rPr>
      </w:pPr>
      <w:r>
        <w:rPr>
          <w:rFonts w:hint="eastAsia" w:hAnsi="宋体" w:cs="宋体"/>
          <w:b/>
          <w:bCs/>
          <w:sz w:val="32"/>
          <w:szCs w:val="32"/>
          <w:lang w:bidi="ar"/>
        </w:rPr>
        <w:t>物料标签</w:t>
      </w:r>
    </w:p>
    <w:tbl>
      <w:tblPr>
        <w:tblStyle w:val="32"/>
        <w:tblW w:w="3233" w:type="pct"/>
        <w:tblInd w:w="2709" w:type="dxa"/>
        <w:tblLayout w:type="autofit"/>
        <w:tblCellMar>
          <w:top w:w="0" w:type="dxa"/>
          <w:left w:w="108" w:type="dxa"/>
          <w:bottom w:w="0" w:type="dxa"/>
          <w:right w:w="108" w:type="dxa"/>
        </w:tblCellMar>
      </w:tblPr>
      <w:tblGrid>
        <w:gridCol w:w="1254"/>
        <w:gridCol w:w="2927"/>
        <w:gridCol w:w="2619"/>
        <w:gridCol w:w="2365"/>
      </w:tblGrid>
      <w:tr>
        <w:tblPrEx>
          <w:tblCellMar>
            <w:top w:w="0" w:type="dxa"/>
            <w:left w:w="108" w:type="dxa"/>
            <w:bottom w:w="0" w:type="dxa"/>
            <w:right w:w="108" w:type="dxa"/>
          </w:tblCellMar>
        </w:tblPrEx>
        <w:trPr>
          <w:trHeight w:val="449"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物资信息标签</w:t>
            </w:r>
          </w:p>
        </w:tc>
      </w:tr>
      <w:tr>
        <w:tblPrEx>
          <w:tblCellMar>
            <w:top w:w="0" w:type="dxa"/>
            <w:left w:w="108" w:type="dxa"/>
            <w:bottom w:w="0" w:type="dxa"/>
            <w:right w:w="108" w:type="dxa"/>
          </w:tblCellMar>
        </w:tblPrEx>
        <w:trPr>
          <w:trHeight w:val="654"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库存组织：</w:t>
            </w:r>
          </w:p>
        </w:tc>
        <w:tc>
          <w:tcPr>
            <w:tcW w:w="1597"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c>
          <w:tcPr>
            <w:tcW w:w="142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物资编码：</w:t>
            </w: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r>
      <w:tr>
        <w:tblPrEx>
          <w:tblCellMar>
            <w:top w:w="0" w:type="dxa"/>
            <w:left w:w="108" w:type="dxa"/>
            <w:bottom w:w="0" w:type="dxa"/>
            <w:right w:w="108" w:type="dxa"/>
          </w:tblCellMar>
        </w:tblPrEx>
        <w:trPr>
          <w:trHeight w:val="1628"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物资名称：</w:t>
            </w:r>
          </w:p>
        </w:tc>
        <w:tc>
          <w:tcPr>
            <w:tcW w:w="4315"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r>
      <w:tr>
        <w:tblPrEx>
          <w:tblCellMar>
            <w:top w:w="0" w:type="dxa"/>
            <w:left w:w="108" w:type="dxa"/>
            <w:bottom w:w="0" w:type="dxa"/>
            <w:right w:w="108" w:type="dxa"/>
          </w:tblCellMar>
        </w:tblPrEx>
        <w:trPr>
          <w:trHeight w:val="724"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采购单号：</w:t>
            </w:r>
          </w:p>
        </w:tc>
        <w:tc>
          <w:tcPr>
            <w:tcW w:w="3026" w:type="pct"/>
            <w:gridSpan w:val="2"/>
            <w:tcBorders>
              <w:top w:val="single" w:color="000000" w:sz="4" w:space="0"/>
              <w:left w:val="single" w:color="000000" w:sz="4" w:space="0"/>
              <w:bottom w:val="single" w:color="000000" w:sz="4" w:space="0"/>
              <w:right w:val="single" w:color="000000" w:sz="4" w:space="0"/>
            </w:tcBorders>
            <w:shd w:val="clear" w:color="auto" w:fill="auto"/>
          </w:tcPr>
          <w:p>
            <w:pPr>
              <w:jc w:val="left"/>
              <w:rPr>
                <w:rFonts w:ascii="Arial" w:hAnsi="Arial" w:cs="Arial"/>
                <w:sz w:val="22"/>
                <w:szCs w:val="22"/>
              </w:rPr>
            </w:pPr>
          </w:p>
        </w:tc>
        <w:tc>
          <w:tcPr>
            <w:tcW w:w="128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szCs w:val="22"/>
              </w:rPr>
            </w:pPr>
            <w:r>
              <w:rPr>
                <w:rStyle w:val="146"/>
                <w:color w:val="auto"/>
              </w:rPr>
              <w:t>物资二维码</w:t>
            </w:r>
          </w:p>
        </w:tc>
      </w:tr>
      <w:tr>
        <w:tblPrEx>
          <w:tblCellMar>
            <w:top w:w="0" w:type="dxa"/>
            <w:left w:w="108" w:type="dxa"/>
            <w:bottom w:w="0" w:type="dxa"/>
            <w:right w:w="108" w:type="dxa"/>
          </w:tblCellMar>
        </w:tblPrEx>
        <w:trPr>
          <w:trHeight w:val="724"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来源类型：</w:t>
            </w:r>
          </w:p>
        </w:tc>
        <w:tc>
          <w:tcPr>
            <w:tcW w:w="302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c>
          <w:tcPr>
            <w:tcW w:w="128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724"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品牌型号：</w:t>
            </w:r>
          </w:p>
        </w:tc>
        <w:tc>
          <w:tcPr>
            <w:tcW w:w="3026" w:type="pct"/>
            <w:gridSpan w:val="2"/>
            <w:tcBorders>
              <w:top w:val="single" w:color="000000" w:sz="4" w:space="0"/>
              <w:left w:val="single" w:color="000000" w:sz="4" w:space="0"/>
              <w:bottom w:val="single" w:color="000000" w:sz="4" w:space="0"/>
              <w:right w:val="single" w:color="000000" w:sz="4" w:space="0"/>
            </w:tcBorders>
            <w:shd w:val="clear" w:color="auto" w:fill="auto"/>
          </w:tcPr>
          <w:p>
            <w:pPr>
              <w:jc w:val="left"/>
              <w:rPr>
                <w:rFonts w:ascii="Arial" w:hAnsi="Arial" w:cs="Arial"/>
                <w:sz w:val="22"/>
                <w:szCs w:val="22"/>
              </w:rPr>
            </w:pPr>
          </w:p>
        </w:tc>
        <w:tc>
          <w:tcPr>
            <w:tcW w:w="128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705"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初验时间：</w:t>
            </w:r>
          </w:p>
        </w:tc>
        <w:tc>
          <w:tcPr>
            <w:tcW w:w="302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c>
          <w:tcPr>
            <w:tcW w:w="128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r>
    </w:tbl>
    <w:p>
      <w:pPr>
        <w:pStyle w:val="23"/>
        <w:ind w:firstLine="0" w:firstLineChars="0"/>
        <w:jc w:val="left"/>
      </w:pPr>
      <w:r>
        <w:rPr>
          <w:rFonts w:hint="eastAsia"/>
          <w:lang w:bidi="ar"/>
        </w:rPr>
        <w:t xml:space="preserve">                                                          </w:t>
      </w:r>
    </w:p>
    <w:p>
      <w:pPr>
        <w:pStyle w:val="139"/>
      </w:pPr>
      <w:r>
        <w:rPr>
          <w:rFonts w:hint="eastAsia"/>
        </w:rPr>
        <w:t xml:space="preserve">                                                                                                                                      </w:t>
      </w:r>
      <w:bookmarkStart w:id="59" w:name="_Toc7956"/>
      <w:bookmarkStart w:id="60" w:name="_Toc10175"/>
      <w:bookmarkStart w:id="61" w:name="_Toc30395"/>
      <w:r>
        <w:rPr>
          <w:rFonts w:hint="eastAsia"/>
        </w:rPr>
        <w:t>物资验收单</w:t>
      </w:r>
      <w:bookmarkEnd w:id="59"/>
      <w:bookmarkEnd w:id="60"/>
      <w:r>
        <w:rPr>
          <w:rFonts w:hint="eastAsia"/>
        </w:rPr>
        <w:t xml:space="preserve"> </w:t>
      </w:r>
      <w:bookmarkEnd w:id="61"/>
    </w:p>
    <w:p>
      <w:pPr>
        <w:pStyle w:val="23"/>
        <w:ind w:firstLine="0" w:firstLineChars="0"/>
        <w:jc w:val="right"/>
        <w:rPr>
          <w:rFonts w:hAnsi="宋体" w:cs="宋体"/>
          <w:b/>
          <w:bCs/>
          <w:sz w:val="32"/>
          <w:szCs w:val="32"/>
          <w:lang w:bidi="ar"/>
        </w:rPr>
      </w:pPr>
      <w:r>
        <w:rPr>
          <w:sz w:val="18"/>
          <w:szCs w:val="18"/>
        </w:rPr>
        <w:t>JL/Z</w:t>
      </w:r>
      <w:r>
        <w:rPr>
          <w:rFonts w:hint="eastAsia"/>
          <w:sz w:val="18"/>
          <w:szCs w:val="18"/>
        </w:rPr>
        <w:t>D</w:t>
      </w:r>
      <w:r>
        <w:rPr>
          <w:sz w:val="18"/>
          <w:szCs w:val="18"/>
        </w:rPr>
        <w:t>YY</w:t>
      </w:r>
      <w:r>
        <w:rPr>
          <w:rFonts w:hint="eastAsia"/>
          <w:sz w:val="18"/>
          <w:szCs w:val="18"/>
        </w:rPr>
        <w:t>--CCH-GD-05-05</w:t>
      </w:r>
    </w:p>
    <w:p>
      <w:pPr>
        <w:pStyle w:val="23"/>
        <w:ind w:firstLine="0" w:firstLineChars="0"/>
        <w:jc w:val="center"/>
        <w:rPr>
          <w:rFonts w:hAnsi="宋体" w:cs="宋体"/>
          <w:b/>
          <w:bCs/>
          <w:sz w:val="32"/>
          <w:szCs w:val="32"/>
          <w:lang w:bidi="ar"/>
        </w:rPr>
      </w:pPr>
    </w:p>
    <w:tbl>
      <w:tblPr>
        <w:tblStyle w:val="32"/>
        <w:tblW w:w="13973" w:type="dxa"/>
        <w:jc w:val="center"/>
        <w:tblLayout w:type="fixed"/>
        <w:tblCellMar>
          <w:top w:w="15" w:type="dxa"/>
          <w:left w:w="15" w:type="dxa"/>
          <w:bottom w:w="15" w:type="dxa"/>
          <w:right w:w="15" w:type="dxa"/>
        </w:tblCellMar>
      </w:tblPr>
      <w:tblGrid>
        <w:gridCol w:w="524"/>
        <w:gridCol w:w="978"/>
        <w:gridCol w:w="2175"/>
        <w:gridCol w:w="735"/>
        <w:gridCol w:w="252"/>
        <w:gridCol w:w="648"/>
        <w:gridCol w:w="960"/>
        <w:gridCol w:w="930"/>
        <w:gridCol w:w="930"/>
        <w:gridCol w:w="1587"/>
        <w:gridCol w:w="991"/>
        <w:gridCol w:w="482"/>
        <w:gridCol w:w="1630"/>
        <w:gridCol w:w="1151"/>
      </w:tblGrid>
      <w:tr>
        <w:tblPrEx>
          <w:tblCellMar>
            <w:top w:w="15" w:type="dxa"/>
            <w:left w:w="15" w:type="dxa"/>
            <w:bottom w:w="15" w:type="dxa"/>
            <w:right w:w="15" w:type="dxa"/>
          </w:tblCellMar>
        </w:tblPrEx>
        <w:trPr>
          <w:trHeight w:val="624" w:hRule="atLeast"/>
          <w:jc w:val="center"/>
        </w:trPr>
        <w:tc>
          <w:tcPr>
            <w:tcW w:w="13973" w:type="dxa"/>
            <w:gridSpan w:val="14"/>
            <w:tcBorders>
              <w:bottom w:val="single" w:color="auto" w:sz="4" w:space="0"/>
            </w:tcBorders>
            <w:vAlign w:val="center"/>
          </w:tcPr>
          <w:p>
            <w:pPr>
              <w:widowControl/>
              <w:jc w:val="center"/>
              <w:rPr>
                <w:rFonts w:ascii="宋体" w:hAnsi="宋体"/>
                <w:b/>
                <w:bCs/>
                <w:kern w:val="0"/>
                <w:sz w:val="36"/>
                <w:szCs w:val="36"/>
              </w:rPr>
            </w:pPr>
            <w:r>
              <w:rPr>
                <w:rFonts w:hint="eastAsia" w:ascii="宋体" w:hAnsi="宋体"/>
                <w:b/>
                <w:bCs/>
                <w:kern w:val="0"/>
                <w:sz w:val="32"/>
                <w:szCs w:val="32"/>
              </w:rPr>
              <w:t>物资验收单</w:t>
            </w:r>
          </w:p>
        </w:tc>
      </w:tr>
      <w:tr>
        <w:tblPrEx>
          <w:tblCellMar>
            <w:top w:w="15" w:type="dxa"/>
            <w:left w:w="15" w:type="dxa"/>
            <w:bottom w:w="15" w:type="dxa"/>
            <w:right w:w="15" w:type="dxa"/>
          </w:tblCellMar>
        </w:tblPrEx>
        <w:trPr>
          <w:trHeight w:val="450" w:hRule="atLeast"/>
          <w:jc w:val="center"/>
        </w:trPr>
        <w:tc>
          <w:tcPr>
            <w:tcW w:w="10710" w:type="dxa"/>
            <w:gridSpan w:val="11"/>
            <w:tcBorders>
              <w:top w:val="nil"/>
              <w:left w:val="single" w:color="auto" w:sz="4" w:space="0"/>
              <w:bottom w:val="single" w:color="auto" w:sz="4" w:space="0"/>
              <w:right w:val="single" w:color="auto" w:sz="4" w:space="0"/>
            </w:tcBorders>
            <w:vAlign w:val="center"/>
          </w:tcPr>
          <w:p>
            <w:pPr>
              <w:widowControl/>
              <w:jc w:val="left"/>
              <w:rPr>
                <w:rFonts w:ascii="宋体" w:hAnsi="宋体"/>
                <w:b/>
                <w:bCs/>
                <w:kern w:val="0"/>
                <w:sz w:val="20"/>
                <w:szCs w:val="20"/>
              </w:rPr>
            </w:pPr>
            <w:r>
              <w:rPr>
                <w:rFonts w:hint="eastAsia" w:ascii="宋体" w:hAnsi="宋体"/>
                <w:b/>
                <w:bCs/>
                <w:kern w:val="0"/>
                <w:sz w:val="20"/>
                <w:szCs w:val="20"/>
              </w:rPr>
              <w:t>合同/订单号：</w:t>
            </w:r>
          </w:p>
        </w:tc>
        <w:tc>
          <w:tcPr>
            <w:tcW w:w="2112" w:type="dxa"/>
            <w:gridSpan w:val="2"/>
            <w:tcBorders>
              <w:top w:val="single" w:color="auto" w:sz="4" w:space="0"/>
              <w:left w:val="nil"/>
              <w:right w:val="single" w:color="auto" w:sz="4" w:space="0"/>
            </w:tcBorders>
            <w:vAlign w:val="center"/>
          </w:tcPr>
          <w:p>
            <w:pPr>
              <w:jc w:val="center"/>
              <w:rPr>
                <w:rFonts w:ascii="宋体" w:hAnsi="宋体"/>
                <w:b/>
                <w:bCs/>
                <w:kern w:val="0"/>
                <w:sz w:val="20"/>
                <w:szCs w:val="20"/>
              </w:rPr>
            </w:pPr>
            <w:r>
              <w:rPr>
                <w:rFonts w:hint="eastAsia" w:ascii="宋体" w:hAnsi="宋体"/>
                <w:b/>
                <w:bCs/>
                <w:kern w:val="0"/>
                <w:sz w:val="20"/>
                <w:szCs w:val="20"/>
              </w:rPr>
              <w:t>来源类别</w:t>
            </w:r>
          </w:p>
        </w:tc>
        <w:tc>
          <w:tcPr>
            <w:tcW w:w="1151" w:type="dxa"/>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r>
              <w:rPr>
                <w:rFonts w:hint="eastAsia" w:ascii="宋体" w:hAnsi="宋体"/>
                <w:b/>
                <w:bCs/>
                <w:kern w:val="0"/>
                <w:sz w:val="20"/>
                <w:szCs w:val="20"/>
              </w:rPr>
              <w:t>线路信息：</w:t>
            </w:r>
          </w:p>
        </w:tc>
      </w:tr>
      <w:tr>
        <w:tblPrEx>
          <w:tblCellMar>
            <w:top w:w="15" w:type="dxa"/>
            <w:left w:w="15" w:type="dxa"/>
            <w:bottom w:w="15" w:type="dxa"/>
            <w:right w:w="15" w:type="dxa"/>
          </w:tblCellMar>
        </w:tblPrEx>
        <w:trPr>
          <w:trHeight w:val="300" w:hRule="atLeast"/>
          <w:jc w:val="center"/>
        </w:trPr>
        <w:tc>
          <w:tcPr>
            <w:tcW w:w="10710" w:type="dxa"/>
            <w:gridSpan w:val="11"/>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b/>
                <w:bCs/>
                <w:kern w:val="0"/>
                <w:sz w:val="20"/>
                <w:szCs w:val="20"/>
              </w:rPr>
            </w:pPr>
            <w:r>
              <w:rPr>
                <w:rFonts w:hint="eastAsia" w:ascii="宋体" w:hAnsi="宋体"/>
                <w:b/>
                <w:bCs/>
                <w:kern w:val="0"/>
                <w:sz w:val="20"/>
                <w:szCs w:val="20"/>
              </w:rPr>
              <w:t>合同名称：</w:t>
            </w:r>
          </w:p>
        </w:tc>
        <w:tc>
          <w:tcPr>
            <w:tcW w:w="2112" w:type="dxa"/>
            <w:gridSpan w:val="2"/>
            <w:tcBorders>
              <w:top w:val="single" w:color="auto" w:sz="4" w:space="0"/>
              <w:left w:val="nil"/>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□运营自购</w:t>
            </w:r>
          </w:p>
        </w:tc>
        <w:tc>
          <w:tcPr>
            <w:tcW w:w="1151" w:type="dxa"/>
            <w:vMerge w:val="restart"/>
            <w:tcBorders>
              <w:top w:val="nil"/>
              <w:left w:val="nil"/>
              <w:bottom w:val="single" w:color="auto" w:sz="4" w:space="0"/>
              <w:right w:val="single" w:color="auto" w:sz="4" w:space="0"/>
            </w:tcBorders>
            <w:vAlign w:val="center"/>
          </w:tcPr>
          <w:p>
            <w:pPr>
              <w:widowControl/>
              <w:jc w:val="left"/>
              <w:rPr>
                <w:rFonts w:ascii="宋体" w:hAnsi="宋体"/>
                <w:b/>
                <w:bCs/>
                <w:kern w:val="0"/>
                <w:sz w:val="20"/>
                <w:szCs w:val="20"/>
              </w:rPr>
            </w:pPr>
            <w:r>
              <w:rPr>
                <w:rFonts w:hint="eastAsia" w:ascii="宋体" w:hAnsi="宋体"/>
                <w:b/>
                <w:bCs/>
                <w:kern w:val="0"/>
                <w:sz w:val="20"/>
                <w:szCs w:val="20"/>
              </w:rPr>
              <w:t>采 购 员：</w:t>
            </w:r>
          </w:p>
        </w:tc>
      </w:tr>
      <w:tr>
        <w:tblPrEx>
          <w:tblCellMar>
            <w:top w:w="15" w:type="dxa"/>
            <w:left w:w="15" w:type="dxa"/>
            <w:bottom w:w="15" w:type="dxa"/>
            <w:right w:w="15" w:type="dxa"/>
          </w:tblCellMar>
        </w:tblPrEx>
        <w:trPr>
          <w:trHeight w:val="172" w:hRule="atLeast"/>
          <w:jc w:val="center"/>
        </w:trPr>
        <w:tc>
          <w:tcPr>
            <w:tcW w:w="10710" w:type="dxa"/>
            <w:gridSpan w:val="11"/>
            <w:vMerge w:val="continue"/>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b/>
                <w:bCs/>
                <w:kern w:val="0"/>
                <w:sz w:val="20"/>
                <w:szCs w:val="20"/>
              </w:rPr>
            </w:pPr>
          </w:p>
        </w:tc>
        <w:tc>
          <w:tcPr>
            <w:tcW w:w="2112" w:type="dxa"/>
            <w:gridSpan w:val="2"/>
            <w:tcBorders>
              <w:left w:val="nil"/>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□建设移交</w:t>
            </w:r>
          </w:p>
        </w:tc>
        <w:tc>
          <w:tcPr>
            <w:tcW w:w="1151" w:type="dxa"/>
            <w:vMerge w:val="continue"/>
            <w:tcBorders>
              <w:top w:val="nil"/>
              <w:left w:val="nil"/>
              <w:bottom w:val="single" w:color="auto" w:sz="4" w:space="0"/>
              <w:right w:val="single" w:color="auto" w:sz="4" w:space="0"/>
            </w:tcBorders>
            <w:vAlign w:val="center"/>
          </w:tcPr>
          <w:p>
            <w:pPr>
              <w:widowControl/>
              <w:jc w:val="left"/>
              <w:rPr>
                <w:rFonts w:ascii="宋体" w:hAnsi="宋体"/>
                <w:b/>
                <w:bCs/>
                <w:kern w:val="0"/>
                <w:sz w:val="20"/>
                <w:szCs w:val="20"/>
              </w:rPr>
            </w:pPr>
          </w:p>
        </w:tc>
      </w:tr>
      <w:tr>
        <w:tblPrEx>
          <w:tblCellMar>
            <w:top w:w="15" w:type="dxa"/>
            <w:left w:w="15" w:type="dxa"/>
            <w:bottom w:w="15" w:type="dxa"/>
            <w:right w:w="15" w:type="dxa"/>
          </w:tblCellMar>
        </w:tblPrEx>
        <w:trPr>
          <w:trHeight w:val="300" w:hRule="atLeast"/>
          <w:jc w:val="center"/>
        </w:trPr>
        <w:tc>
          <w:tcPr>
            <w:tcW w:w="10710" w:type="dxa"/>
            <w:gridSpan w:val="11"/>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b/>
                <w:bCs/>
                <w:kern w:val="0"/>
                <w:sz w:val="20"/>
                <w:szCs w:val="20"/>
              </w:rPr>
            </w:pPr>
            <w:r>
              <w:rPr>
                <w:rFonts w:hint="eastAsia" w:ascii="宋体" w:hAnsi="宋体"/>
                <w:b/>
                <w:bCs/>
                <w:kern w:val="0"/>
                <w:sz w:val="20"/>
                <w:szCs w:val="20"/>
              </w:rPr>
              <w:t>供 应 商：</w:t>
            </w:r>
          </w:p>
        </w:tc>
        <w:tc>
          <w:tcPr>
            <w:tcW w:w="2112" w:type="dxa"/>
            <w:gridSpan w:val="2"/>
            <w:tcBorders>
              <w:left w:val="nil"/>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□退    库</w:t>
            </w:r>
          </w:p>
        </w:tc>
        <w:tc>
          <w:tcPr>
            <w:tcW w:w="1151" w:type="dxa"/>
            <w:vMerge w:val="restart"/>
            <w:tcBorders>
              <w:top w:val="nil"/>
              <w:left w:val="nil"/>
              <w:bottom w:val="single" w:color="auto" w:sz="4" w:space="0"/>
              <w:right w:val="single" w:color="auto" w:sz="4" w:space="0"/>
            </w:tcBorders>
            <w:vAlign w:val="center"/>
          </w:tcPr>
          <w:p>
            <w:pPr>
              <w:widowControl/>
              <w:jc w:val="left"/>
              <w:rPr>
                <w:rFonts w:ascii="宋体" w:hAnsi="宋体"/>
                <w:b/>
                <w:bCs/>
                <w:kern w:val="0"/>
                <w:sz w:val="20"/>
                <w:szCs w:val="20"/>
              </w:rPr>
            </w:pPr>
            <w:r>
              <w:rPr>
                <w:rFonts w:hint="eastAsia" w:ascii="宋体" w:hAnsi="宋体"/>
                <w:b/>
                <w:bCs/>
                <w:kern w:val="0"/>
                <w:sz w:val="20"/>
                <w:szCs w:val="20"/>
              </w:rPr>
              <w:t>验收单号：</w:t>
            </w:r>
          </w:p>
        </w:tc>
      </w:tr>
      <w:tr>
        <w:tblPrEx>
          <w:tblCellMar>
            <w:top w:w="15" w:type="dxa"/>
            <w:left w:w="15" w:type="dxa"/>
            <w:bottom w:w="15" w:type="dxa"/>
            <w:right w:w="15" w:type="dxa"/>
          </w:tblCellMar>
        </w:tblPrEx>
        <w:trPr>
          <w:trHeight w:val="300" w:hRule="atLeast"/>
          <w:jc w:val="center"/>
        </w:trPr>
        <w:tc>
          <w:tcPr>
            <w:tcW w:w="10710" w:type="dxa"/>
            <w:gridSpan w:val="11"/>
            <w:vMerge w:val="continue"/>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b/>
                <w:bCs/>
                <w:kern w:val="0"/>
                <w:sz w:val="20"/>
                <w:szCs w:val="20"/>
              </w:rPr>
            </w:pPr>
          </w:p>
        </w:tc>
        <w:tc>
          <w:tcPr>
            <w:tcW w:w="2112" w:type="dxa"/>
            <w:gridSpan w:val="2"/>
            <w:tcBorders>
              <w:left w:val="nil"/>
              <w:bottom w:val="single" w:color="auto" w:sz="4" w:space="0"/>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□其    他</w:t>
            </w:r>
          </w:p>
        </w:tc>
        <w:tc>
          <w:tcPr>
            <w:tcW w:w="1151" w:type="dxa"/>
            <w:vMerge w:val="continue"/>
            <w:tcBorders>
              <w:top w:val="nil"/>
              <w:left w:val="nil"/>
              <w:bottom w:val="single" w:color="auto" w:sz="4" w:space="0"/>
              <w:right w:val="single" w:color="auto" w:sz="4" w:space="0"/>
            </w:tcBorders>
            <w:vAlign w:val="center"/>
          </w:tcPr>
          <w:p>
            <w:pPr>
              <w:widowControl/>
              <w:jc w:val="left"/>
              <w:rPr>
                <w:rFonts w:ascii="宋体" w:hAnsi="宋体"/>
                <w:b/>
                <w:bCs/>
                <w:kern w:val="0"/>
                <w:sz w:val="20"/>
                <w:szCs w:val="20"/>
              </w:rPr>
            </w:pPr>
          </w:p>
        </w:tc>
      </w:tr>
      <w:tr>
        <w:tblPrEx>
          <w:tblCellMar>
            <w:top w:w="15" w:type="dxa"/>
            <w:left w:w="15" w:type="dxa"/>
            <w:bottom w:w="15" w:type="dxa"/>
            <w:right w:w="15" w:type="dxa"/>
          </w:tblCellMar>
        </w:tblPrEx>
        <w:trPr>
          <w:trHeight w:val="315" w:hRule="atLeast"/>
          <w:jc w:val="center"/>
        </w:trPr>
        <w:tc>
          <w:tcPr>
            <w:tcW w:w="524" w:type="dxa"/>
            <w:vMerge w:val="restart"/>
            <w:tcBorders>
              <w:top w:val="nil"/>
              <w:left w:val="single" w:color="auto" w:sz="4" w:space="0"/>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序号</w:t>
            </w:r>
          </w:p>
        </w:tc>
        <w:tc>
          <w:tcPr>
            <w:tcW w:w="978" w:type="dxa"/>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物资编码</w:t>
            </w:r>
          </w:p>
        </w:tc>
        <w:tc>
          <w:tcPr>
            <w:tcW w:w="2175" w:type="dxa"/>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物资说明</w:t>
            </w:r>
          </w:p>
        </w:tc>
        <w:tc>
          <w:tcPr>
            <w:tcW w:w="735" w:type="dxa"/>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单位　</w:t>
            </w:r>
          </w:p>
        </w:tc>
        <w:tc>
          <w:tcPr>
            <w:tcW w:w="900" w:type="dxa"/>
            <w:gridSpan w:val="2"/>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单价</w:t>
            </w:r>
          </w:p>
        </w:tc>
        <w:tc>
          <w:tcPr>
            <w:tcW w:w="960" w:type="dxa"/>
            <w:vMerge w:val="restart"/>
            <w:tcBorders>
              <w:top w:val="single" w:color="auto" w:sz="4" w:space="0"/>
              <w:left w:val="nil"/>
              <w:bottom w:val="single" w:color="auto" w:sz="4" w:space="0"/>
              <w:right w:val="single" w:color="auto" w:sz="4" w:space="0"/>
            </w:tcBorders>
            <w:vAlign w:val="center"/>
          </w:tcPr>
          <w:p>
            <w:pPr>
              <w:widowControl/>
              <w:jc w:val="center"/>
              <w:rPr>
                <w:ins w:id="2" w:author="董文静" w:date="2024-07-04T14:44:34Z"/>
                <w:rFonts w:hint="eastAsia" w:ascii="宋体" w:hAnsi="宋体" w:eastAsia="宋体"/>
                <w:b/>
                <w:bCs/>
                <w:kern w:val="0"/>
                <w:sz w:val="20"/>
                <w:szCs w:val="20"/>
                <w:lang w:eastAsia="zh-CN"/>
              </w:rPr>
            </w:pPr>
            <w:r>
              <w:rPr>
                <w:rFonts w:hint="eastAsia" w:ascii="宋体" w:hAnsi="宋体"/>
                <w:b/>
                <w:bCs/>
                <w:kern w:val="0"/>
                <w:sz w:val="20"/>
                <w:szCs w:val="20"/>
              </w:rPr>
              <w:t>送货</w:t>
            </w:r>
            <w:del w:id="3" w:author="董文静" w:date="2024-07-04T14:44:34Z">
              <w:r>
                <w:rPr>
                  <w:rFonts w:hint="eastAsia" w:ascii="宋体" w:hAnsi="宋体"/>
                  <w:b/>
                  <w:bCs/>
                  <w:kern w:val="0"/>
                  <w:sz w:val="20"/>
                  <w:szCs w:val="20"/>
                </w:rPr>
                <w:br w:type="textWrapping"/>
              </w:r>
            </w:del>
          </w:p>
          <w:p>
            <w:pPr>
              <w:widowControl/>
              <w:jc w:val="center"/>
              <w:rPr>
                <w:rFonts w:ascii="宋体" w:hAnsi="宋体"/>
                <w:b/>
                <w:bCs/>
                <w:kern w:val="0"/>
                <w:sz w:val="20"/>
                <w:szCs w:val="20"/>
              </w:rPr>
            </w:pPr>
            <w:r>
              <w:rPr>
                <w:rFonts w:hint="eastAsia" w:ascii="宋体" w:hAnsi="宋体"/>
                <w:b/>
                <w:bCs/>
                <w:kern w:val="0"/>
                <w:sz w:val="20"/>
                <w:szCs w:val="20"/>
              </w:rPr>
              <w:t>数量</w:t>
            </w:r>
          </w:p>
        </w:tc>
        <w:tc>
          <w:tcPr>
            <w:tcW w:w="930" w:type="dxa"/>
            <w:vMerge w:val="restart"/>
            <w:tcBorders>
              <w:top w:val="single" w:color="auto" w:sz="4" w:space="0"/>
              <w:left w:val="nil"/>
              <w:bottom w:val="single" w:color="auto" w:sz="4" w:space="0"/>
              <w:right w:val="single" w:color="auto" w:sz="4" w:space="0"/>
            </w:tcBorders>
            <w:vAlign w:val="center"/>
          </w:tcPr>
          <w:p>
            <w:pPr>
              <w:widowControl/>
              <w:jc w:val="center"/>
              <w:rPr>
                <w:ins w:id="4" w:author="董文静" w:date="2024-07-04T14:44:34Z"/>
                <w:rFonts w:hint="eastAsia" w:ascii="宋体" w:hAnsi="宋体" w:eastAsia="宋体"/>
                <w:b/>
                <w:bCs/>
                <w:kern w:val="0"/>
                <w:sz w:val="20"/>
                <w:szCs w:val="20"/>
                <w:lang w:eastAsia="zh-CN"/>
              </w:rPr>
            </w:pPr>
            <w:r>
              <w:rPr>
                <w:rFonts w:hint="eastAsia" w:ascii="宋体" w:hAnsi="宋体"/>
                <w:b/>
                <w:bCs/>
                <w:kern w:val="0"/>
                <w:sz w:val="20"/>
                <w:szCs w:val="20"/>
              </w:rPr>
              <w:t>合格</w:t>
            </w:r>
            <w:del w:id="5" w:author="董文静" w:date="2024-07-04T14:44:34Z">
              <w:r>
                <w:rPr>
                  <w:rFonts w:hint="eastAsia" w:ascii="宋体" w:hAnsi="宋体"/>
                  <w:b/>
                  <w:bCs/>
                  <w:kern w:val="0"/>
                  <w:sz w:val="20"/>
                  <w:szCs w:val="20"/>
                </w:rPr>
                <w:br w:type="textWrapping"/>
              </w:r>
            </w:del>
          </w:p>
          <w:p>
            <w:pPr>
              <w:widowControl/>
              <w:jc w:val="center"/>
              <w:rPr>
                <w:rFonts w:ascii="宋体" w:hAnsi="宋体"/>
                <w:b/>
                <w:bCs/>
                <w:kern w:val="0"/>
                <w:sz w:val="20"/>
                <w:szCs w:val="20"/>
              </w:rPr>
            </w:pPr>
            <w:r>
              <w:rPr>
                <w:rFonts w:hint="eastAsia" w:ascii="宋体" w:hAnsi="宋体"/>
                <w:b/>
                <w:bCs/>
                <w:kern w:val="0"/>
                <w:sz w:val="20"/>
                <w:szCs w:val="20"/>
              </w:rPr>
              <w:t>数量</w:t>
            </w:r>
          </w:p>
        </w:tc>
        <w:tc>
          <w:tcPr>
            <w:tcW w:w="930" w:type="dxa"/>
            <w:vMerge w:val="restart"/>
            <w:tcBorders>
              <w:top w:val="single" w:color="auto" w:sz="4" w:space="0"/>
              <w:left w:val="nil"/>
              <w:bottom w:val="single" w:color="auto" w:sz="4" w:space="0"/>
              <w:right w:val="single" w:color="auto" w:sz="4" w:space="0"/>
            </w:tcBorders>
            <w:vAlign w:val="center"/>
          </w:tcPr>
          <w:p>
            <w:pPr>
              <w:widowControl/>
              <w:jc w:val="center"/>
              <w:rPr>
                <w:ins w:id="6" w:author="董文静" w:date="2024-07-04T14:44:34Z"/>
                <w:rFonts w:hint="eastAsia" w:ascii="宋体" w:hAnsi="宋体" w:eastAsia="宋体"/>
                <w:b/>
                <w:bCs/>
                <w:kern w:val="0"/>
                <w:sz w:val="20"/>
                <w:szCs w:val="20"/>
                <w:lang w:eastAsia="zh-CN"/>
              </w:rPr>
            </w:pPr>
            <w:r>
              <w:rPr>
                <w:rFonts w:hint="eastAsia" w:ascii="宋体" w:hAnsi="宋体"/>
                <w:b/>
                <w:bCs/>
                <w:kern w:val="0"/>
                <w:sz w:val="20"/>
                <w:szCs w:val="20"/>
              </w:rPr>
              <w:t>不合格</w:t>
            </w:r>
            <w:del w:id="7" w:author="董文静" w:date="2024-07-04T14:44:34Z">
              <w:r>
                <w:rPr>
                  <w:rFonts w:hint="eastAsia" w:ascii="宋体" w:hAnsi="宋体"/>
                  <w:b/>
                  <w:bCs/>
                  <w:kern w:val="0"/>
                  <w:sz w:val="20"/>
                  <w:szCs w:val="20"/>
                </w:rPr>
                <w:br w:type="textWrapping"/>
              </w:r>
            </w:del>
          </w:p>
          <w:p>
            <w:pPr>
              <w:widowControl/>
              <w:jc w:val="center"/>
              <w:rPr>
                <w:rFonts w:ascii="宋体" w:hAnsi="宋体"/>
                <w:b/>
                <w:bCs/>
                <w:kern w:val="0"/>
                <w:sz w:val="20"/>
                <w:szCs w:val="20"/>
              </w:rPr>
            </w:pPr>
            <w:r>
              <w:rPr>
                <w:rFonts w:hint="eastAsia" w:ascii="宋体" w:hAnsi="宋体"/>
                <w:b/>
                <w:bCs/>
                <w:kern w:val="0"/>
                <w:sz w:val="20"/>
                <w:szCs w:val="20"/>
              </w:rPr>
              <w:t>数量</w:t>
            </w:r>
          </w:p>
        </w:tc>
        <w:tc>
          <w:tcPr>
            <w:tcW w:w="1587" w:type="dxa"/>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需求部门/中心</w:t>
            </w:r>
          </w:p>
        </w:tc>
        <w:tc>
          <w:tcPr>
            <w:tcW w:w="1473" w:type="dxa"/>
            <w:gridSpan w:val="2"/>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验收方法</w:t>
            </w:r>
          </w:p>
        </w:tc>
        <w:tc>
          <w:tcPr>
            <w:tcW w:w="2781" w:type="dxa"/>
            <w:gridSpan w:val="2"/>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备注</w:t>
            </w:r>
          </w:p>
        </w:tc>
      </w:tr>
      <w:tr>
        <w:tblPrEx>
          <w:tblCellMar>
            <w:top w:w="15" w:type="dxa"/>
            <w:left w:w="15" w:type="dxa"/>
            <w:bottom w:w="15" w:type="dxa"/>
            <w:right w:w="15" w:type="dxa"/>
          </w:tblCellMar>
        </w:tblPrEx>
        <w:trPr>
          <w:trHeight w:val="315" w:hRule="atLeast"/>
          <w:jc w:val="center"/>
        </w:trPr>
        <w:tc>
          <w:tcPr>
            <w:tcW w:w="52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b/>
                <w:bCs/>
                <w:kern w:val="0"/>
                <w:sz w:val="20"/>
                <w:szCs w:val="20"/>
              </w:rPr>
            </w:pPr>
          </w:p>
        </w:tc>
        <w:tc>
          <w:tcPr>
            <w:tcW w:w="978"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2175"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735"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900" w:type="dxa"/>
            <w:gridSpan w:val="2"/>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960"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930"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930"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1587"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1473" w:type="dxa"/>
            <w:gridSpan w:val="2"/>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2781" w:type="dxa"/>
            <w:gridSpan w:val="2"/>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r>
      <w:tr>
        <w:tblPrEx>
          <w:tblCellMar>
            <w:top w:w="15" w:type="dxa"/>
            <w:left w:w="15" w:type="dxa"/>
            <w:bottom w:w="15" w:type="dxa"/>
            <w:right w:w="15" w:type="dxa"/>
          </w:tblCellMar>
        </w:tblPrEx>
        <w:trPr>
          <w:trHeight w:val="186" w:hRule="atLeast"/>
          <w:jc w:val="center"/>
        </w:trPr>
        <w:tc>
          <w:tcPr>
            <w:tcW w:w="5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kern w:val="0"/>
                <w:sz w:val="18"/>
                <w:szCs w:val="18"/>
              </w:rPr>
            </w:pPr>
          </w:p>
        </w:tc>
        <w:tc>
          <w:tcPr>
            <w:tcW w:w="978"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2175"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735"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00" w:type="dxa"/>
            <w:gridSpan w:val="2"/>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60"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30"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30" w:type="dxa"/>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1587" w:type="dxa"/>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1473" w:type="dxa"/>
            <w:gridSpan w:val="2"/>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2781" w:type="dxa"/>
            <w:gridSpan w:val="2"/>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r>
      <w:tr>
        <w:tblPrEx>
          <w:tblCellMar>
            <w:top w:w="15" w:type="dxa"/>
            <w:left w:w="15" w:type="dxa"/>
            <w:bottom w:w="15" w:type="dxa"/>
            <w:right w:w="15" w:type="dxa"/>
          </w:tblCellMar>
        </w:tblPrEx>
        <w:trPr>
          <w:trHeight w:val="186" w:hRule="atLeast"/>
          <w:jc w:val="center"/>
        </w:trPr>
        <w:tc>
          <w:tcPr>
            <w:tcW w:w="5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kern w:val="0"/>
                <w:sz w:val="18"/>
                <w:szCs w:val="18"/>
              </w:rPr>
            </w:pPr>
          </w:p>
        </w:tc>
        <w:tc>
          <w:tcPr>
            <w:tcW w:w="978"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2175"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735"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00" w:type="dxa"/>
            <w:gridSpan w:val="2"/>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60"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30"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30" w:type="dxa"/>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1587" w:type="dxa"/>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1473" w:type="dxa"/>
            <w:gridSpan w:val="2"/>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2781" w:type="dxa"/>
            <w:gridSpan w:val="2"/>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r>
      <w:tr>
        <w:tblPrEx>
          <w:tblCellMar>
            <w:top w:w="15" w:type="dxa"/>
            <w:left w:w="15" w:type="dxa"/>
            <w:bottom w:w="15" w:type="dxa"/>
            <w:right w:w="15" w:type="dxa"/>
          </w:tblCellMar>
        </w:tblPrEx>
        <w:trPr>
          <w:trHeight w:val="1791" w:hRule="atLeast"/>
          <w:jc w:val="center"/>
        </w:trPr>
        <w:tc>
          <w:tcPr>
            <w:tcW w:w="4664" w:type="dxa"/>
            <w:gridSpan w:val="5"/>
            <w:tcBorders>
              <w:top w:val="single" w:color="auto" w:sz="4" w:space="0"/>
              <w:left w:val="single" w:color="auto" w:sz="4" w:space="0"/>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归口部门验收结论：</w:t>
            </w:r>
          </w:p>
          <w:p>
            <w:pPr>
              <w:widowControl/>
              <w:jc w:val="left"/>
              <w:rPr>
                <w:rFonts w:ascii="宋体" w:hAnsi="宋体"/>
                <w:b/>
                <w:bCs/>
                <w:kern w:val="0"/>
                <w:sz w:val="20"/>
                <w:szCs w:val="20"/>
              </w:rPr>
            </w:pPr>
          </w:p>
          <w:p>
            <w:pPr>
              <w:widowControl/>
              <w:jc w:val="left"/>
              <w:rPr>
                <w:rFonts w:ascii="宋体" w:hAnsi="宋体"/>
                <w:b/>
                <w:bCs/>
                <w:kern w:val="0"/>
                <w:sz w:val="20"/>
                <w:szCs w:val="20"/>
              </w:rPr>
            </w:pPr>
            <w:r>
              <w:rPr>
                <w:rFonts w:hint="eastAsia" w:ascii="宋体" w:hAnsi="宋体"/>
                <w:b/>
                <w:bCs/>
                <w:kern w:val="0"/>
                <w:sz w:val="20"/>
                <w:szCs w:val="20"/>
              </w:rPr>
              <w:t>验收人员：</w:t>
            </w:r>
          </w:p>
          <w:p>
            <w:pPr>
              <w:widowControl/>
              <w:jc w:val="center"/>
              <w:rPr>
                <w:rFonts w:ascii="宋体" w:hAnsi="宋体"/>
                <w:b/>
                <w:bCs/>
                <w:kern w:val="0"/>
                <w:sz w:val="20"/>
                <w:szCs w:val="20"/>
              </w:rPr>
            </w:pPr>
          </w:p>
          <w:p>
            <w:pPr>
              <w:widowControl/>
              <w:rPr>
                <w:rFonts w:ascii="宋体" w:hAnsi="宋体"/>
                <w:b/>
                <w:bCs/>
                <w:kern w:val="0"/>
                <w:sz w:val="20"/>
                <w:szCs w:val="20"/>
              </w:rPr>
            </w:pPr>
            <w:r>
              <w:rPr>
                <w:rFonts w:hint="eastAsia" w:ascii="宋体" w:hAnsi="宋体"/>
                <w:b/>
                <w:bCs/>
                <w:kern w:val="0"/>
                <w:sz w:val="20"/>
                <w:szCs w:val="20"/>
              </w:rPr>
              <w:t>验收日期：</w:t>
            </w:r>
          </w:p>
        </w:tc>
        <w:tc>
          <w:tcPr>
            <w:tcW w:w="5055" w:type="dxa"/>
            <w:gridSpan w:val="5"/>
            <w:tcBorders>
              <w:top w:val="single" w:color="auto" w:sz="4" w:space="0"/>
              <w:left w:val="nil"/>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需求部门/中心验收结论：　　</w:t>
            </w:r>
          </w:p>
          <w:p>
            <w:pPr>
              <w:widowControl/>
              <w:jc w:val="left"/>
              <w:rPr>
                <w:rFonts w:ascii="宋体" w:hAnsi="宋体"/>
                <w:b/>
                <w:bCs/>
                <w:kern w:val="0"/>
                <w:sz w:val="20"/>
                <w:szCs w:val="20"/>
              </w:rPr>
            </w:pPr>
          </w:p>
          <w:p>
            <w:pPr>
              <w:widowControl/>
              <w:jc w:val="left"/>
              <w:rPr>
                <w:rFonts w:ascii="宋体" w:hAnsi="宋体"/>
                <w:b/>
                <w:bCs/>
                <w:kern w:val="0"/>
                <w:sz w:val="20"/>
                <w:szCs w:val="20"/>
              </w:rPr>
            </w:pPr>
            <w:r>
              <w:rPr>
                <w:rFonts w:hint="eastAsia" w:ascii="宋体" w:hAnsi="宋体"/>
                <w:b/>
                <w:bCs/>
                <w:kern w:val="0"/>
                <w:sz w:val="20"/>
                <w:szCs w:val="20"/>
              </w:rPr>
              <w:t>验收人员：</w:t>
            </w:r>
          </w:p>
          <w:p>
            <w:pPr>
              <w:widowControl/>
              <w:jc w:val="left"/>
              <w:rPr>
                <w:rFonts w:ascii="宋体" w:hAnsi="宋体"/>
                <w:b/>
                <w:bCs/>
                <w:kern w:val="0"/>
                <w:sz w:val="20"/>
                <w:szCs w:val="20"/>
              </w:rPr>
            </w:pPr>
          </w:p>
          <w:p>
            <w:pPr>
              <w:widowControl/>
              <w:jc w:val="left"/>
              <w:rPr>
                <w:rFonts w:ascii="宋体" w:hAnsi="宋体"/>
                <w:b/>
                <w:bCs/>
                <w:kern w:val="0"/>
                <w:sz w:val="20"/>
                <w:szCs w:val="20"/>
              </w:rPr>
            </w:pPr>
            <w:r>
              <w:rPr>
                <w:rFonts w:hint="eastAsia" w:ascii="宋体" w:hAnsi="宋体"/>
                <w:b/>
                <w:bCs/>
                <w:kern w:val="0"/>
                <w:sz w:val="20"/>
                <w:szCs w:val="20"/>
              </w:rPr>
              <w:t>验收日期：</w:t>
            </w:r>
          </w:p>
        </w:tc>
        <w:tc>
          <w:tcPr>
            <w:tcW w:w="4254" w:type="dxa"/>
            <w:gridSpan w:val="4"/>
            <w:tcBorders>
              <w:top w:val="single" w:color="auto" w:sz="4" w:space="0"/>
              <w:left w:val="nil"/>
              <w:bottom w:val="single" w:color="auto" w:sz="4" w:space="0"/>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物资管理部验收结论：</w:t>
            </w:r>
          </w:p>
          <w:p>
            <w:pPr>
              <w:widowControl/>
              <w:rPr>
                <w:rFonts w:ascii="宋体" w:hAnsi="宋体"/>
                <w:b/>
                <w:bCs/>
                <w:kern w:val="0"/>
                <w:sz w:val="20"/>
                <w:szCs w:val="20"/>
              </w:rPr>
            </w:pPr>
          </w:p>
          <w:p>
            <w:pPr>
              <w:widowControl/>
              <w:rPr>
                <w:rFonts w:ascii="宋体" w:hAnsi="宋体"/>
                <w:b/>
                <w:bCs/>
                <w:kern w:val="0"/>
                <w:sz w:val="20"/>
                <w:szCs w:val="20"/>
              </w:rPr>
            </w:pPr>
            <w:r>
              <w:rPr>
                <w:rFonts w:hint="eastAsia" w:ascii="宋体" w:hAnsi="宋体"/>
                <w:b/>
                <w:bCs/>
                <w:kern w:val="0"/>
                <w:sz w:val="20"/>
                <w:szCs w:val="20"/>
              </w:rPr>
              <w:t>验收人员：</w:t>
            </w:r>
          </w:p>
          <w:p>
            <w:pPr>
              <w:widowControl/>
              <w:rPr>
                <w:rFonts w:ascii="宋体" w:hAnsi="宋体"/>
                <w:b/>
                <w:bCs/>
                <w:kern w:val="0"/>
                <w:sz w:val="20"/>
                <w:szCs w:val="20"/>
              </w:rPr>
            </w:pPr>
          </w:p>
          <w:p>
            <w:pPr>
              <w:widowControl/>
              <w:rPr>
                <w:rFonts w:ascii="宋体" w:hAnsi="宋体"/>
                <w:b/>
                <w:bCs/>
                <w:kern w:val="0"/>
                <w:sz w:val="20"/>
                <w:szCs w:val="20"/>
              </w:rPr>
            </w:pPr>
            <w:r>
              <w:rPr>
                <w:rFonts w:hint="eastAsia" w:ascii="宋体" w:hAnsi="宋体"/>
                <w:b/>
                <w:bCs/>
                <w:kern w:val="0"/>
                <w:sz w:val="20"/>
                <w:szCs w:val="20"/>
              </w:rPr>
              <w:t>验收日期：</w:t>
            </w:r>
          </w:p>
        </w:tc>
      </w:tr>
      <w:tr>
        <w:tblPrEx>
          <w:tblCellMar>
            <w:top w:w="15" w:type="dxa"/>
            <w:left w:w="15" w:type="dxa"/>
            <w:bottom w:w="15" w:type="dxa"/>
            <w:right w:w="15" w:type="dxa"/>
          </w:tblCellMar>
        </w:tblPrEx>
        <w:trPr>
          <w:trHeight w:val="312" w:hRule="atLeast"/>
          <w:jc w:val="center"/>
        </w:trPr>
        <w:tc>
          <w:tcPr>
            <w:tcW w:w="13973" w:type="dxa"/>
            <w:gridSpan w:val="14"/>
            <w:vAlign w:val="center"/>
          </w:tcPr>
          <w:p>
            <w:pPr>
              <w:widowControl/>
              <w:jc w:val="center"/>
              <w:rPr>
                <w:rFonts w:ascii="宋体" w:hAnsi="宋体"/>
                <w:kern w:val="0"/>
                <w:sz w:val="20"/>
                <w:szCs w:val="20"/>
              </w:rPr>
            </w:pPr>
            <w:r>
              <w:rPr>
                <w:rFonts w:hint="eastAsia" w:ascii="宋体" w:hAnsi="宋体"/>
                <w:kern w:val="0"/>
                <w:sz w:val="20"/>
                <w:szCs w:val="20"/>
              </w:rPr>
              <w:t>第*页，共*页，本单一式三联（仓储一联/采购一联/财务一联）</w:t>
            </w:r>
          </w:p>
        </w:tc>
      </w:tr>
    </w:tbl>
    <w:p>
      <w:pPr>
        <w:pStyle w:val="23"/>
        <w:ind w:firstLine="0" w:firstLineChars="0"/>
      </w:pPr>
      <w:r>
        <w:rPr>
          <w:rFonts w:hint="eastAsia"/>
          <w:lang w:bidi="ar"/>
        </w:rPr>
        <w:br w:type="page"/>
      </w:r>
      <w:r>
        <w:rPr>
          <w:rFonts w:hint="eastAsia"/>
          <w:lang w:bidi="ar"/>
        </w:rPr>
        <w:t xml:space="preserve">            </w:t>
      </w:r>
    </w:p>
    <w:p>
      <w:pPr>
        <w:pStyle w:val="139"/>
        <w:spacing w:before="0"/>
        <w:rPr>
          <w:lang w:bidi="ar"/>
        </w:rPr>
      </w:pPr>
      <w:r>
        <w:rPr>
          <w:rFonts w:hint="eastAsia"/>
          <w:lang w:bidi="ar"/>
        </w:rPr>
        <w:t xml:space="preserve">                                                                                                                                             </w:t>
      </w:r>
      <w:bookmarkStart w:id="62" w:name="_Toc10769"/>
      <w:bookmarkStart w:id="63" w:name="_Toc12607"/>
      <w:bookmarkStart w:id="64" w:name="_Toc254"/>
      <w:r>
        <w:rPr>
          <w:rFonts w:hint="eastAsia"/>
          <w:lang w:bidi="ar"/>
        </w:rPr>
        <w:t>附件标签</w:t>
      </w:r>
      <w:bookmarkEnd w:id="62"/>
      <w:bookmarkEnd w:id="63"/>
      <w:bookmarkEnd w:id="64"/>
    </w:p>
    <w:p>
      <w:pPr>
        <w:pStyle w:val="23"/>
        <w:ind w:firstLine="0" w:firstLineChars="0"/>
        <w:jc w:val="right"/>
        <w:rPr>
          <w:rFonts w:hAnsi="宋体" w:cs="宋体"/>
          <w:b/>
          <w:bCs/>
          <w:sz w:val="32"/>
          <w:szCs w:val="32"/>
          <w:lang w:bidi="ar"/>
        </w:rPr>
      </w:pPr>
      <w:r>
        <w:rPr>
          <w:sz w:val="18"/>
          <w:szCs w:val="18"/>
        </w:rPr>
        <w:t>JL/Z</w:t>
      </w:r>
      <w:r>
        <w:rPr>
          <w:rFonts w:hint="eastAsia"/>
          <w:sz w:val="18"/>
          <w:szCs w:val="18"/>
        </w:rPr>
        <w:t>D</w:t>
      </w:r>
      <w:r>
        <w:rPr>
          <w:sz w:val="18"/>
          <w:szCs w:val="18"/>
        </w:rPr>
        <w:t>YY</w:t>
      </w:r>
      <w:r>
        <w:rPr>
          <w:rFonts w:hint="eastAsia"/>
          <w:sz w:val="18"/>
          <w:szCs w:val="18"/>
        </w:rPr>
        <w:t>--CCH-GD-05-06</w:t>
      </w:r>
    </w:p>
    <w:p>
      <w:pPr>
        <w:pStyle w:val="23"/>
        <w:ind w:firstLine="0" w:firstLineChars="0"/>
        <w:jc w:val="center"/>
        <w:rPr>
          <w:rFonts w:hAnsi="宋体" w:cs="宋体"/>
          <w:b/>
          <w:bCs/>
          <w:sz w:val="32"/>
          <w:szCs w:val="32"/>
          <w:lang w:bidi="ar"/>
        </w:rPr>
      </w:pPr>
      <w:r>
        <w:rPr>
          <w:rFonts w:hint="eastAsia" w:hAnsi="宋体" w:cs="宋体"/>
          <w:b/>
          <w:bCs/>
          <w:sz w:val="32"/>
          <w:szCs w:val="32"/>
          <w:lang w:bidi="ar"/>
        </w:rPr>
        <w:t>附件标签</w:t>
      </w:r>
    </w:p>
    <w:p>
      <w:pPr>
        <w:pStyle w:val="23"/>
        <w:ind w:firstLine="0" w:firstLineChars="0"/>
        <w:jc w:val="center"/>
        <w:rPr>
          <w:rFonts w:hAnsi="宋体" w:cs="宋体"/>
          <w:b/>
          <w:bCs/>
          <w:sz w:val="32"/>
          <w:szCs w:val="32"/>
          <w:lang w:bidi="ar"/>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4"/>
        <w:gridCol w:w="2384"/>
        <w:gridCol w:w="2385"/>
        <w:gridCol w:w="2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 w:hRule="atLeast"/>
          <w:jc w:val="center"/>
        </w:trPr>
        <w:tc>
          <w:tcPr>
            <w:tcW w:w="9540" w:type="dxa"/>
            <w:gridSpan w:val="4"/>
            <w:vAlign w:val="center"/>
          </w:tcPr>
          <w:p>
            <w:pPr>
              <w:jc w:val="center"/>
              <w:rPr>
                <w:rFonts w:ascii="宋体"/>
                <w:sz w:val="28"/>
                <w:szCs w:val="28"/>
              </w:rPr>
            </w:pPr>
            <w:r>
              <w:rPr>
                <w:rFonts w:hint="eastAsia" w:ascii="宋体" w:hAnsi="宋体" w:cs="宋体"/>
                <w:b/>
                <w:bCs/>
                <w:kern w:val="0"/>
                <w:sz w:val="20"/>
                <w:szCs w:val="20"/>
                <w:lang w:bidi="ar"/>
              </w:rPr>
              <w:t>XXXX（主件物资编码）附件N-1（1/2/3……N）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1" w:hRule="atLeast"/>
          <w:jc w:val="center"/>
        </w:trPr>
        <w:tc>
          <w:tcPr>
            <w:tcW w:w="2384" w:type="dxa"/>
            <w:vAlign w:val="center"/>
          </w:tcPr>
          <w:p>
            <w:pPr>
              <w:jc w:val="center"/>
              <w:rPr>
                <w:rFonts w:ascii="宋体"/>
                <w:sz w:val="28"/>
                <w:szCs w:val="28"/>
              </w:rPr>
            </w:pPr>
            <w:r>
              <w:rPr>
                <w:rFonts w:hint="eastAsia" w:ascii="宋体" w:hAnsi="宋体" w:cs="宋体"/>
                <w:b/>
                <w:bCs/>
                <w:kern w:val="0"/>
                <w:sz w:val="20"/>
                <w:szCs w:val="20"/>
                <w:lang w:bidi="ar"/>
              </w:rPr>
              <w:t>主件物资说明</w:t>
            </w:r>
          </w:p>
        </w:tc>
        <w:tc>
          <w:tcPr>
            <w:tcW w:w="7156" w:type="dxa"/>
            <w:gridSpan w:val="3"/>
            <w:vAlign w:val="center"/>
          </w:tcPr>
          <w:p>
            <w:pPr>
              <w:jc w:val="center"/>
              <w:rPr>
                <w:rFonts w:asci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exact"/>
          <w:jc w:val="center"/>
        </w:trPr>
        <w:tc>
          <w:tcPr>
            <w:tcW w:w="2384" w:type="dxa"/>
            <w:vAlign w:val="center"/>
          </w:tcPr>
          <w:p>
            <w:pPr>
              <w:jc w:val="center"/>
              <w:rPr>
                <w:rFonts w:ascii="宋体" w:hAnsi="宋体" w:cs="宋体"/>
                <w:b/>
                <w:bCs/>
                <w:kern w:val="0"/>
                <w:sz w:val="20"/>
                <w:szCs w:val="20"/>
                <w:lang w:bidi="ar"/>
              </w:rPr>
            </w:pPr>
            <w:r>
              <w:rPr>
                <w:rFonts w:hint="eastAsia" w:ascii="宋体" w:hAnsi="宋体" w:cs="宋体"/>
                <w:b/>
                <w:bCs/>
                <w:kern w:val="0"/>
                <w:sz w:val="20"/>
                <w:szCs w:val="20"/>
                <w:lang w:bidi="ar"/>
              </w:rPr>
              <w:t>主件存放位置</w:t>
            </w:r>
          </w:p>
        </w:tc>
        <w:tc>
          <w:tcPr>
            <w:tcW w:w="2384" w:type="dxa"/>
            <w:vAlign w:val="center"/>
          </w:tcPr>
          <w:p>
            <w:pPr>
              <w:jc w:val="center"/>
              <w:rPr>
                <w:rFonts w:ascii="宋体"/>
                <w:sz w:val="28"/>
                <w:szCs w:val="28"/>
              </w:rPr>
            </w:pPr>
          </w:p>
        </w:tc>
        <w:tc>
          <w:tcPr>
            <w:tcW w:w="2385" w:type="dxa"/>
            <w:vAlign w:val="center"/>
          </w:tcPr>
          <w:p>
            <w:pPr>
              <w:jc w:val="center"/>
              <w:rPr>
                <w:rFonts w:ascii="宋体" w:hAnsi="宋体" w:cs="宋体"/>
                <w:b/>
                <w:bCs/>
                <w:kern w:val="0"/>
                <w:sz w:val="20"/>
                <w:szCs w:val="20"/>
                <w:lang w:bidi="ar"/>
              </w:rPr>
            </w:pPr>
            <w:r>
              <w:rPr>
                <w:rFonts w:hint="eastAsia" w:ascii="宋体" w:hAnsi="宋体" w:cs="宋体"/>
                <w:b/>
                <w:bCs/>
                <w:kern w:val="0"/>
                <w:sz w:val="20"/>
                <w:szCs w:val="20"/>
                <w:lang w:bidi="ar"/>
              </w:rPr>
              <w:t>数量</w:t>
            </w:r>
          </w:p>
        </w:tc>
        <w:tc>
          <w:tcPr>
            <w:tcW w:w="2387" w:type="dxa"/>
            <w:vAlign w:val="center"/>
          </w:tcPr>
          <w:p>
            <w:pPr>
              <w:jc w:val="center"/>
              <w:rPr>
                <w:rFonts w:asci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5" w:hRule="exact"/>
          <w:jc w:val="center"/>
        </w:trPr>
        <w:tc>
          <w:tcPr>
            <w:tcW w:w="2384" w:type="dxa"/>
            <w:vAlign w:val="center"/>
          </w:tcPr>
          <w:p>
            <w:pPr>
              <w:jc w:val="center"/>
              <w:rPr>
                <w:rFonts w:ascii="宋体" w:hAnsi="宋体" w:cs="宋体"/>
                <w:b/>
                <w:bCs/>
                <w:kern w:val="0"/>
                <w:sz w:val="20"/>
                <w:szCs w:val="20"/>
                <w:lang w:bidi="ar"/>
              </w:rPr>
            </w:pPr>
            <w:r>
              <w:rPr>
                <w:rFonts w:hint="eastAsia" w:ascii="宋体" w:hAnsi="宋体" w:cs="宋体"/>
                <w:b/>
                <w:bCs/>
                <w:kern w:val="0"/>
                <w:sz w:val="20"/>
                <w:szCs w:val="20"/>
                <w:lang w:bidi="ar"/>
              </w:rPr>
              <w:t>所属线路</w:t>
            </w:r>
          </w:p>
        </w:tc>
        <w:tc>
          <w:tcPr>
            <w:tcW w:w="2384" w:type="dxa"/>
            <w:vAlign w:val="center"/>
          </w:tcPr>
          <w:p>
            <w:pPr>
              <w:rPr>
                <w:rFonts w:ascii="宋体"/>
                <w:sz w:val="28"/>
                <w:szCs w:val="28"/>
              </w:rPr>
            </w:pPr>
          </w:p>
        </w:tc>
        <w:tc>
          <w:tcPr>
            <w:tcW w:w="2385" w:type="dxa"/>
            <w:vAlign w:val="center"/>
          </w:tcPr>
          <w:p>
            <w:pPr>
              <w:jc w:val="center"/>
              <w:rPr>
                <w:rFonts w:ascii="宋体" w:hAnsi="宋体" w:cs="宋体"/>
                <w:b/>
                <w:bCs/>
                <w:kern w:val="0"/>
                <w:sz w:val="20"/>
                <w:szCs w:val="20"/>
                <w:lang w:bidi="ar"/>
              </w:rPr>
            </w:pPr>
            <w:r>
              <w:rPr>
                <w:rFonts w:hint="eastAsia" w:ascii="宋体" w:hAnsi="宋体" w:cs="宋体"/>
                <w:b/>
                <w:bCs/>
                <w:kern w:val="0"/>
                <w:sz w:val="20"/>
                <w:szCs w:val="20"/>
                <w:lang w:bidi="ar"/>
              </w:rPr>
              <w:t>计量单位</w:t>
            </w:r>
          </w:p>
        </w:tc>
        <w:tc>
          <w:tcPr>
            <w:tcW w:w="2387" w:type="dxa"/>
            <w:vAlign w:val="center"/>
          </w:tcPr>
          <w:p>
            <w:pPr>
              <w:rPr>
                <w:rFonts w:ascii="宋体"/>
                <w:sz w:val="28"/>
                <w:szCs w:val="28"/>
              </w:rPr>
            </w:pPr>
          </w:p>
        </w:tc>
      </w:tr>
    </w:tbl>
    <w:p>
      <w:pPr>
        <w:pStyle w:val="23"/>
        <w:ind w:firstLine="2310" w:firstLineChars="1100"/>
        <w:jc w:val="left"/>
        <w:rPr>
          <w:rFonts w:ascii="黑体" w:eastAsia="黑体"/>
          <w:lang w:bidi="ar"/>
        </w:rPr>
      </w:pPr>
      <w:r>
        <w:rPr>
          <w:rFonts w:hint="eastAsia" w:ascii="黑体" w:eastAsia="黑体"/>
          <w:lang w:bidi="ar"/>
        </w:rPr>
        <w:t>说明：“N”为附件的总数量。</w:t>
      </w:r>
    </w:p>
    <w:p>
      <w:pPr>
        <w:pStyle w:val="139"/>
        <w:tabs>
          <w:tab w:val="center" w:pos="4201"/>
          <w:tab w:val="right" w:leader="dot" w:pos="9298"/>
        </w:tabs>
        <w:spacing w:before="0" w:after="0"/>
        <w:rPr>
          <w:lang w:bidi="ar"/>
        </w:rPr>
      </w:pPr>
      <w:bookmarkStart w:id="65" w:name="_Toc10318"/>
      <w:bookmarkEnd w:id="65"/>
      <w:bookmarkStart w:id="66" w:name="_Toc598"/>
      <w:bookmarkEnd w:id="66"/>
      <w:bookmarkStart w:id="67" w:name="_Toc13614"/>
      <w:bookmarkEnd w:id="67"/>
    </w:p>
    <w:p>
      <w:pPr>
        <w:pStyle w:val="139"/>
        <w:numPr>
          <w:ilvl w:val="0"/>
          <w:numId w:val="0"/>
        </w:numPr>
        <w:spacing w:before="0" w:after="0"/>
        <w:rPr>
          <w:lang w:bidi="ar"/>
        </w:rPr>
      </w:pPr>
      <w:bookmarkStart w:id="68" w:name="_Toc17576"/>
      <w:bookmarkStart w:id="69" w:name="_Toc23005"/>
      <w:bookmarkStart w:id="70" w:name="_Toc31690"/>
      <w:r>
        <w:rPr>
          <w:rFonts w:hint="eastAsia"/>
          <w:lang w:bidi="ar"/>
        </w:rPr>
        <w:t>送站物资接收单</w:t>
      </w:r>
      <w:bookmarkEnd w:id="68"/>
      <w:bookmarkEnd w:id="69"/>
      <w:bookmarkEnd w:id="70"/>
    </w:p>
    <w:p>
      <w:pPr>
        <w:pStyle w:val="23"/>
        <w:ind w:firstLine="0" w:firstLineChars="0"/>
        <w:jc w:val="right"/>
        <w:rPr>
          <w:sz w:val="18"/>
          <w:szCs w:val="18"/>
        </w:rPr>
      </w:pPr>
      <w:r>
        <w:rPr>
          <w:rFonts w:hint="eastAsia"/>
          <w:sz w:val="18"/>
          <w:szCs w:val="18"/>
        </w:rPr>
        <w:t xml:space="preserve"> </w:t>
      </w:r>
      <w:r>
        <w:rPr>
          <w:sz w:val="18"/>
          <w:szCs w:val="18"/>
        </w:rPr>
        <w:t>JL/Z</w:t>
      </w:r>
      <w:r>
        <w:rPr>
          <w:rFonts w:hint="eastAsia"/>
          <w:sz w:val="18"/>
          <w:szCs w:val="18"/>
        </w:rPr>
        <w:t>D</w:t>
      </w:r>
      <w:r>
        <w:rPr>
          <w:sz w:val="18"/>
          <w:szCs w:val="18"/>
        </w:rPr>
        <w:t>YY</w:t>
      </w:r>
      <w:r>
        <w:rPr>
          <w:rFonts w:hint="eastAsia"/>
          <w:sz w:val="18"/>
          <w:szCs w:val="18"/>
        </w:rPr>
        <w:t>--CCH-GD-05-07</w:t>
      </w:r>
    </w:p>
    <w:p>
      <w:pPr>
        <w:pStyle w:val="23"/>
        <w:ind w:firstLine="0" w:firstLineChars="0"/>
        <w:jc w:val="right"/>
        <w:rPr>
          <w:sz w:val="18"/>
          <w:szCs w:val="18"/>
        </w:rPr>
      </w:pPr>
    </w:p>
    <w:tbl>
      <w:tblPr>
        <w:tblStyle w:val="32"/>
        <w:tblW w:w="13986" w:type="dxa"/>
        <w:tblInd w:w="0" w:type="dxa"/>
        <w:tblLayout w:type="fixed"/>
        <w:tblCellMar>
          <w:top w:w="15" w:type="dxa"/>
          <w:left w:w="15" w:type="dxa"/>
          <w:bottom w:w="15" w:type="dxa"/>
          <w:right w:w="15" w:type="dxa"/>
        </w:tblCellMar>
      </w:tblPr>
      <w:tblGrid>
        <w:gridCol w:w="485"/>
        <w:gridCol w:w="1057"/>
        <w:gridCol w:w="2034"/>
        <w:gridCol w:w="735"/>
        <w:gridCol w:w="1080"/>
        <w:gridCol w:w="975"/>
        <w:gridCol w:w="2580"/>
        <w:gridCol w:w="1020"/>
        <w:gridCol w:w="990"/>
        <w:gridCol w:w="960"/>
        <w:gridCol w:w="2070"/>
      </w:tblGrid>
      <w:tr>
        <w:tblPrEx>
          <w:tblCellMar>
            <w:top w:w="15" w:type="dxa"/>
            <w:left w:w="15" w:type="dxa"/>
            <w:bottom w:w="15" w:type="dxa"/>
            <w:right w:w="15" w:type="dxa"/>
          </w:tblCellMar>
        </w:tblPrEx>
        <w:trPr>
          <w:trHeight w:val="540" w:hRule="atLeast"/>
        </w:trPr>
        <w:tc>
          <w:tcPr>
            <w:tcW w:w="13986" w:type="dxa"/>
            <w:gridSpan w:val="11"/>
            <w:tcBorders>
              <w:bottom w:val="single" w:color="auto" w:sz="4" w:space="0"/>
            </w:tcBorders>
            <w:vAlign w:val="center"/>
          </w:tcPr>
          <w:p>
            <w:pPr>
              <w:widowControl/>
              <w:jc w:val="center"/>
              <w:textAlignment w:val="center"/>
              <w:rPr>
                <w:b/>
                <w:bCs/>
                <w:kern w:val="0"/>
                <w:sz w:val="44"/>
                <w:szCs w:val="44"/>
                <w:lang w:bidi="ar"/>
              </w:rPr>
            </w:pPr>
            <w:r>
              <w:rPr>
                <w:b/>
                <w:bCs/>
                <w:kern w:val="0"/>
                <w:sz w:val="44"/>
                <w:szCs w:val="44"/>
                <w:lang w:bidi="ar"/>
              </w:rPr>
              <w:t>送站物资接收单</w:t>
            </w:r>
          </w:p>
          <w:p>
            <w:pPr>
              <w:widowControl/>
              <w:jc w:val="center"/>
              <w:textAlignment w:val="center"/>
              <w:rPr>
                <w:b/>
                <w:bCs/>
                <w:kern w:val="0"/>
                <w:sz w:val="44"/>
                <w:szCs w:val="44"/>
                <w:lang w:bidi="ar"/>
              </w:rPr>
            </w:pPr>
            <w:r>
              <w:rPr>
                <w:b/>
                <w:bCs/>
                <w:kern w:val="0"/>
                <w:sz w:val="28"/>
                <w:szCs w:val="28"/>
                <w:lang w:bidi="ar"/>
              </w:rPr>
              <w:t>（编号：</w:t>
            </w:r>
            <w:r>
              <w:rPr>
                <w:rFonts w:hint="eastAsia"/>
                <w:b/>
                <w:bCs/>
                <w:kern w:val="0"/>
                <w:sz w:val="28"/>
                <w:szCs w:val="28"/>
                <w:lang w:bidi="ar"/>
              </w:rPr>
              <w:t>采购订单号+送站批次</w:t>
            </w:r>
            <w:r>
              <w:rPr>
                <w:b/>
                <w:bCs/>
                <w:kern w:val="0"/>
                <w:sz w:val="28"/>
                <w:szCs w:val="28"/>
                <w:lang w:bidi="ar"/>
              </w:rPr>
              <w:t>）</w:t>
            </w:r>
          </w:p>
          <w:p>
            <w:pPr>
              <w:widowControl/>
              <w:textAlignment w:val="center"/>
              <w:rPr>
                <w:b/>
                <w:bCs/>
                <w:kern w:val="0"/>
                <w:sz w:val="44"/>
                <w:szCs w:val="44"/>
                <w:lang w:bidi="ar"/>
              </w:rPr>
            </w:pPr>
            <w:r>
              <w:rPr>
                <w:b/>
                <w:bCs/>
                <w:kern w:val="0"/>
                <w:szCs w:val="21"/>
                <w:lang w:bidi="ar"/>
              </w:rPr>
              <w:t>需求部门/中心：                                                                                      线路：</w:t>
            </w:r>
          </w:p>
        </w:tc>
      </w:tr>
      <w:tr>
        <w:tblPrEx>
          <w:tblCellMar>
            <w:top w:w="15" w:type="dxa"/>
            <w:left w:w="15" w:type="dxa"/>
            <w:bottom w:w="15" w:type="dxa"/>
            <w:right w:w="15" w:type="dxa"/>
          </w:tblCellMar>
        </w:tblPrEx>
        <w:trPr>
          <w:trHeight w:val="590" w:hRule="atLeast"/>
        </w:trPr>
        <w:tc>
          <w:tcPr>
            <w:tcW w:w="13986" w:type="dxa"/>
            <w:gridSpan w:val="11"/>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b/>
                <w:kern w:val="0"/>
                <w:sz w:val="20"/>
                <w:szCs w:val="20"/>
                <w:lang w:bidi="ar"/>
              </w:rPr>
            </w:pPr>
            <w:r>
              <w:rPr>
                <w:b/>
                <w:kern w:val="0"/>
                <w:sz w:val="20"/>
                <w:szCs w:val="20"/>
                <w:lang w:bidi="ar"/>
              </w:rPr>
              <w:t>供应商名称：</w:t>
            </w:r>
          </w:p>
        </w:tc>
      </w:tr>
      <w:tr>
        <w:tblPrEx>
          <w:tblCellMar>
            <w:top w:w="15" w:type="dxa"/>
            <w:left w:w="15" w:type="dxa"/>
            <w:bottom w:w="15" w:type="dxa"/>
            <w:right w:w="15" w:type="dxa"/>
          </w:tblCellMar>
        </w:tblPrEx>
        <w:trPr>
          <w:trHeight w:val="567" w:hRule="atLeast"/>
        </w:trPr>
        <w:tc>
          <w:tcPr>
            <w:tcW w:w="48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序号</w:t>
            </w:r>
          </w:p>
        </w:tc>
        <w:tc>
          <w:tcPr>
            <w:tcW w:w="105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物资编码</w:t>
            </w:r>
          </w:p>
        </w:tc>
        <w:tc>
          <w:tcPr>
            <w:tcW w:w="2034"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物资说明</w:t>
            </w:r>
          </w:p>
        </w:tc>
        <w:tc>
          <w:tcPr>
            <w:tcW w:w="73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单位</w:t>
            </w:r>
          </w:p>
        </w:tc>
        <w:tc>
          <w:tcPr>
            <w:tcW w:w="108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rFonts w:hint="eastAsia"/>
                <w:b/>
                <w:sz w:val="20"/>
                <w:szCs w:val="20"/>
              </w:rPr>
              <w:t>科室</w:t>
            </w:r>
          </w:p>
        </w:tc>
        <w:tc>
          <w:tcPr>
            <w:tcW w:w="97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送站数量</w:t>
            </w:r>
          </w:p>
        </w:tc>
        <w:tc>
          <w:tcPr>
            <w:tcW w:w="258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r>
              <w:rPr>
                <w:b/>
                <w:kern w:val="0"/>
                <w:sz w:val="20"/>
                <w:szCs w:val="20"/>
                <w:lang w:bidi="ar"/>
              </w:rPr>
              <w:t>配送地点</w:t>
            </w:r>
          </w:p>
        </w:tc>
        <w:tc>
          <w:tcPr>
            <w:tcW w:w="102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r>
              <w:rPr>
                <w:b/>
                <w:kern w:val="0"/>
                <w:sz w:val="20"/>
                <w:szCs w:val="20"/>
                <w:lang w:bidi="ar"/>
              </w:rPr>
              <w:t>送站时间</w:t>
            </w:r>
          </w:p>
        </w:tc>
        <w:tc>
          <w:tcPr>
            <w:tcW w:w="99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sz w:val="20"/>
                <w:szCs w:val="20"/>
              </w:rPr>
              <w:t>接收数量</w:t>
            </w:r>
          </w:p>
        </w:tc>
        <w:tc>
          <w:tcPr>
            <w:tcW w:w="96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sz w:val="20"/>
                <w:szCs w:val="20"/>
              </w:rPr>
              <w:t>接收人</w:t>
            </w:r>
          </w:p>
        </w:tc>
        <w:tc>
          <w:tcPr>
            <w:tcW w:w="20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r>
              <w:rPr>
                <w:b/>
                <w:kern w:val="0"/>
                <w:sz w:val="20"/>
                <w:szCs w:val="20"/>
                <w:lang w:bidi="ar"/>
              </w:rPr>
              <w:t>物资接收质量</w:t>
            </w:r>
          </w:p>
        </w:tc>
      </w:tr>
      <w:tr>
        <w:tblPrEx>
          <w:tblCellMar>
            <w:top w:w="15" w:type="dxa"/>
            <w:left w:w="15" w:type="dxa"/>
            <w:bottom w:w="15" w:type="dxa"/>
            <w:right w:w="15" w:type="dxa"/>
          </w:tblCellMar>
        </w:tblPrEx>
        <w:trPr>
          <w:trHeight w:val="567" w:hRule="atLeast"/>
        </w:trPr>
        <w:tc>
          <w:tcPr>
            <w:tcW w:w="485"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r>
              <w:rPr>
                <w:sz w:val="20"/>
                <w:szCs w:val="20"/>
              </w:rPr>
              <w:t>1</w:t>
            </w:r>
          </w:p>
        </w:tc>
        <w:tc>
          <w:tcPr>
            <w:tcW w:w="1057"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2034"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735"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97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258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102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99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p>
        </w:tc>
        <w:tc>
          <w:tcPr>
            <w:tcW w:w="96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20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sz w:val="20"/>
                <w:szCs w:val="20"/>
              </w:rPr>
              <w:t>合格/不合格</w:t>
            </w:r>
          </w:p>
        </w:tc>
      </w:tr>
      <w:tr>
        <w:tblPrEx>
          <w:tblCellMar>
            <w:top w:w="15" w:type="dxa"/>
            <w:left w:w="15" w:type="dxa"/>
            <w:bottom w:w="15" w:type="dxa"/>
            <w:right w:w="15" w:type="dxa"/>
          </w:tblCellMar>
        </w:tblPrEx>
        <w:trPr>
          <w:trHeight w:val="567" w:hRule="atLeast"/>
        </w:trPr>
        <w:tc>
          <w:tcPr>
            <w:tcW w:w="485"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1057"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2034"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735"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97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258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102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99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p>
        </w:tc>
        <w:tc>
          <w:tcPr>
            <w:tcW w:w="96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p>
        </w:tc>
        <w:tc>
          <w:tcPr>
            <w:tcW w:w="20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r>
    </w:tbl>
    <w:p>
      <w:pPr>
        <w:tabs>
          <w:tab w:val="left" w:pos="1737"/>
        </w:tabs>
        <w:spacing w:line="400" w:lineRule="exact"/>
        <w:ind w:firstLine="630" w:firstLineChars="300"/>
        <w:rPr>
          <w:szCs w:val="21"/>
        </w:rPr>
      </w:pPr>
      <w:r>
        <w:rPr>
          <w:szCs w:val="21"/>
        </w:rPr>
        <w:t>备注：1.本单据由供应商负责编制，在送站前打印，作为物资送货接收依据，该单一式两份，供应商和接收部门各执一份；</w:t>
      </w:r>
    </w:p>
    <w:p>
      <w:pPr>
        <w:tabs>
          <w:tab w:val="left" w:pos="1737"/>
        </w:tabs>
        <w:spacing w:line="400" w:lineRule="exact"/>
        <w:ind w:firstLine="630" w:firstLineChars="300"/>
        <w:rPr>
          <w:szCs w:val="21"/>
        </w:rPr>
      </w:pPr>
      <w:r>
        <w:rPr>
          <w:szCs w:val="21"/>
        </w:rPr>
        <w:t>2</w:t>
      </w:r>
      <w:r>
        <w:rPr>
          <w:rFonts w:hint="eastAsia"/>
          <w:szCs w:val="21"/>
        </w:rPr>
        <w:t>.</w:t>
      </w:r>
      <w:r>
        <w:rPr>
          <w:szCs w:val="21"/>
        </w:rPr>
        <w:t>送站物资接收单编号由供应商根据采购下达的采购订单号+本采购订单号送站批次形成；</w:t>
      </w:r>
    </w:p>
    <w:p>
      <w:pPr>
        <w:tabs>
          <w:tab w:val="left" w:pos="1737"/>
        </w:tabs>
        <w:spacing w:line="400" w:lineRule="exact"/>
        <w:ind w:firstLine="630" w:firstLineChars="300"/>
        <w:rPr>
          <w:szCs w:val="21"/>
        </w:rPr>
      </w:pPr>
      <w:r>
        <w:rPr>
          <w:szCs w:val="21"/>
        </w:rPr>
        <w:t>3</w:t>
      </w:r>
      <w:r>
        <w:rPr>
          <w:rFonts w:hint="eastAsia"/>
          <w:szCs w:val="21"/>
        </w:rPr>
        <w:t>.</w:t>
      </w:r>
      <w:r>
        <w:rPr>
          <w:szCs w:val="21"/>
        </w:rPr>
        <w:t>送站物资接收单供应商须区分部门/中心以线路为单位，分开打印；</w:t>
      </w:r>
    </w:p>
    <w:p>
      <w:pPr>
        <w:tabs>
          <w:tab w:val="left" w:pos="1737"/>
        </w:tabs>
        <w:spacing w:line="400" w:lineRule="exact"/>
        <w:ind w:firstLine="630" w:firstLineChars="300"/>
        <w:rPr>
          <w:szCs w:val="21"/>
        </w:rPr>
      </w:pPr>
      <w:r>
        <w:rPr>
          <w:szCs w:val="21"/>
        </w:rPr>
        <w:t>4</w:t>
      </w:r>
      <w:r>
        <w:rPr>
          <w:rFonts w:hint="eastAsia"/>
          <w:szCs w:val="21"/>
        </w:rPr>
        <w:t>.</w:t>
      </w:r>
      <w:r>
        <w:rPr>
          <w:szCs w:val="21"/>
        </w:rPr>
        <w:t>供应商在送货完毕后，须让接收人填写接收人数量、姓名和物资接收质量结果，否则该单据作废，不作为物资已送货依据。</w:t>
      </w:r>
    </w:p>
    <w:p>
      <w:pPr>
        <w:pStyle w:val="23"/>
        <w:ind w:left="619" w:leftChars="295" w:firstLine="12960" w:firstLineChars="7200"/>
        <w:jc w:val="left"/>
        <w:rPr>
          <w:sz w:val="18"/>
          <w:szCs w:val="18"/>
        </w:rPr>
      </w:pPr>
    </w:p>
    <w:p>
      <w:pPr>
        <w:pStyle w:val="23"/>
        <w:tabs>
          <w:tab w:val="left" w:pos="948"/>
        </w:tabs>
        <w:ind w:firstLine="0" w:firstLineChars="0"/>
        <w:jc w:val="left"/>
        <w:rPr>
          <w:lang w:bidi="ar"/>
        </w:rPr>
      </w:pPr>
      <w:r>
        <w:rPr>
          <w:rFonts w:hint="eastAsia"/>
          <w:lang w:bidi="ar"/>
        </w:rPr>
        <w:tab/>
      </w:r>
      <w:r>
        <w:rPr>
          <w:rFonts w:hint="eastAsia"/>
          <w:lang w:bidi="ar"/>
        </w:rPr>
        <w:tab/>
      </w:r>
    </w:p>
    <w:p>
      <w:pPr>
        <w:pStyle w:val="139"/>
        <w:rPr>
          <w:lang w:bidi="ar"/>
        </w:rPr>
      </w:pPr>
      <w:r>
        <w:rPr>
          <w:rFonts w:hint="eastAsia"/>
          <w:lang w:bidi="ar"/>
        </w:rPr>
        <w:t xml:space="preserve">                                                                                                                                       </w:t>
      </w:r>
      <w:bookmarkStart w:id="71" w:name="_Toc3163"/>
      <w:bookmarkStart w:id="72" w:name="_Toc30905"/>
      <w:bookmarkStart w:id="73" w:name="_Toc21921"/>
      <w:r>
        <w:rPr>
          <w:rFonts w:hint="eastAsia"/>
          <w:lang w:bidi="ar"/>
        </w:rPr>
        <w:t>送站物资签认单</w:t>
      </w:r>
      <w:bookmarkEnd w:id="71"/>
      <w:bookmarkEnd w:id="72"/>
      <w:bookmarkEnd w:id="73"/>
    </w:p>
    <w:p>
      <w:pPr>
        <w:pStyle w:val="23"/>
        <w:ind w:firstLine="0" w:firstLineChars="0"/>
        <w:jc w:val="right"/>
        <w:rPr>
          <w:sz w:val="18"/>
          <w:szCs w:val="18"/>
        </w:rPr>
      </w:pPr>
      <w:r>
        <w:rPr>
          <w:rFonts w:hint="eastAsia"/>
          <w:sz w:val="18"/>
          <w:szCs w:val="18"/>
        </w:rPr>
        <w:t xml:space="preserve">                                                                                                                                         </w:t>
      </w:r>
      <w:r>
        <w:rPr>
          <w:sz w:val="18"/>
          <w:szCs w:val="18"/>
        </w:rPr>
        <w:t>JL/Z</w:t>
      </w:r>
      <w:r>
        <w:rPr>
          <w:rFonts w:hint="eastAsia"/>
          <w:sz w:val="18"/>
          <w:szCs w:val="18"/>
        </w:rPr>
        <w:t>D</w:t>
      </w:r>
      <w:r>
        <w:rPr>
          <w:sz w:val="18"/>
          <w:szCs w:val="18"/>
        </w:rPr>
        <w:t>YY</w:t>
      </w:r>
      <w:r>
        <w:rPr>
          <w:rFonts w:hint="eastAsia"/>
          <w:sz w:val="18"/>
          <w:szCs w:val="18"/>
        </w:rPr>
        <w:t>--CCH-GD-05-08</w:t>
      </w:r>
    </w:p>
    <w:p>
      <w:pPr>
        <w:pStyle w:val="23"/>
        <w:ind w:firstLine="0" w:firstLineChars="0"/>
        <w:rPr>
          <w:sz w:val="18"/>
          <w:szCs w:val="18"/>
        </w:rPr>
      </w:pPr>
    </w:p>
    <w:tbl>
      <w:tblPr>
        <w:tblStyle w:val="32"/>
        <w:tblW w:w="14022" w:type="dxa"/>
        <w:tblInd w:w="0" w:type="dxa"/>
        <w:tblLayout w:type="fixed"/>
        <w:tblCellMar>
          <w:top w:w="15" w:type="dxa"/>
          <w:left w:w="15" w:type="dxa"/>
          <w:bottom w:w="15" w:type="dxa"/>
          <w:right w:w="15" w:type="dxa"/>
        </w:tblCellMar>
      </w:tblPr>
      <w:tblGrid>
        <w:gridCol w:w="1107"/>
        <w:gridCol w:w="1500"/>
        <w:gridCol w:w="4419"/>
        <w:gridCol w:w="1761"/>
        <w:gridCol w:w="2565"/>
        <w:gridCol w:w="2670"/>
      </w:tblGrid>
      <w:tr>
        <w:tblPrEx>
          <w:tblCellMar>
            <w:top w:w="15" w:type="dxa"/>
            <w:left w:w="15" w:type="dxa"/>
            <w:bottom w:w="15" w:type="dxa"/>
            <w:right w:w="15" w:type="dxa"/>
          </w:tblCellMar>
        </w:tblPrEx>
        <w:trPr>
          <w:trHeight w:val="1172" w:hRule="atLeast"/>
        </w:trPr>
        <w:tc>
          <w:tcPr>
            <w:tcW w:w="14022" w:type="dxa"/>
            <w:gridSpan w:val="6"/>
            <w:tcBorders>
              <w:bottom w:val="single" w:color="auto" w:sz="4" w:space="0"/>
            </w:tcBorders>
            <w:vAlign w:val="center"/>
          </w:tcPr>
          <w:p>
            <w:pPr>
              <w:widowControl/>
              <w:jc w:val="center"/>
              <w:textAlignment w:val="center"/>
              <w:rPr>
                <w:b/>
                <w:bCs/>
                <w:kern w:val="0"/>
                <w:sz w:val="44"/>
                <w:szCs w:val="44"/>
                <w:lang w:bidi="ar"/>
              </w:rPr>
            </w:pPr>
            <w:r>
              <w:rPr>
                <w:b/>
                <w:bCs/>
                <w:kern w:val="0"/>
                <w:sz w:val="44"/>
                <w:szCs w:val="44"/>
                <w:lang w:bidi="ar"/>
              </w:rPr>
              <w:t>送站物资签认单</w:t>
            </w:r>
          </w:p>
          <w:p>
            <w:pPr>
              <w:widowControl/>
              <w:jc w:val="center"/>
              <w:textAlignment w:val="center"/>
              <w:rPr>
                <w:b/>
                <w:bCs/>
                <w:kern w:val="0"/>
                <w:sz w:val="28"/>
                <w:szCs w:val="28"/>
                <w:lang w:bidi="ar"/>
              </w:rPr>
            </w:pPr>
            <w:r>
              <w:rPr>
                <w:b/>
                <w:bCs/>
                <w:kern w:val="0"/>
                <w:sz w:val="28"/>
                <w:szCs w:val="28"/>
                <w:lang w:bidi="ar"/>
              </w:rPr>
              <w:t>（编号：</w:t>
            </w:r>
            <w:r>
              <w:rPr>
                <w:rFonts w:hint="eastAsia"/>
                <w:b/>
                <w:bCs/>
                <w:kern w:val="0"/>
                <w:sz w:val="28"/>
                <w:szCs w:val="28"/>
                <w:lang w:bidi="ar"/>
              </w:rPr>
              <w:t>采购订单号+送站批次</w:t>
            </w:r>
            <w:r>
              <w:rPr>
                <w:b/>
                <w:bCs/>
                <w:kern w:val="0"/>
                <w:sz w:val="28"/>
                <w:szCs w:val="28"/>
                <w:lang w:bidi="ar"/>
              </w:rPr>
              <w:t>）</w:t>
            </w:r>
          </w:p>
          <w:p>
            <w:pPr>
              <w:widowControl/>
              <w:textAlignment w:val="center"/>
              <w:rPr>
                <w:b/>
                <w:bCs/>
                <w:kern w:val="0"/>
                <w:sz w:val="44"/>
                <w:szCs w:val="44"/>
                <w:lang w:bidi="ar"/>
              </w:rPr>
            </w:pPr>
            <w:r>
              <w:rPr>
                <w:b/>
                <w:kern w:val="0"/>
                <w:sz w:val="20"/>
                <w:szCs w:val="20"/>
                <w:lang w:bidi="ar"/>
              </w:rPr>
              <w:t>需求部门/中心：                                                                                                   线路：</w:t>
            </w:r>
          </w:p>
        </w:tc>
      </w:tr>
      <w:tr>
        <w:tblPrEx>
          <w:tblCellMar>
            <w:top w:w="15" w:type="dxa"/>
            <w:left w:w="15" w:type="dxa"/>
            <w:bottom w:w="15" w:type="dxa"/>
            <w:right w:w="15" w:type="dxa"/>
          </w:tblCellMar>
        </w:tblPrEx>
        <w:trPr>
          <w:trHeight w:val="90" w:hRule="atLeast"/>
        </w:trPr>
        <w:tc>
          <w:tcPr>
            <w:tcW w:w="110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序号</w:t>
            </w:r>
          </w:p>
        </w:tc>
        <w:tc>
          <w:tcPr>
            <w:tcW w:w="150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物资编码</w:t>
            </w:r>
          </w:p>
        </w:tc>
        <w:tc>
          <w:tcPr>
            <w:tcW w:w="441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物资说明</w:t>
            </w:r>
          </w:p>
        </w:tc>
        <w:tc>
          <w:tcPr>
            <w:tcW w:w="1761"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单位</w:t>
            </w:r>
          </w:p>
        </w:tc>
        <w:tc>
          <w:tcPr>
            <w:tcW w:w="256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数量</w:t>
            </w:r>
          </w:p>
        </w:tc>
        <w:tc>
          <w:tcPr>
            <w:tcW w:w="26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r>
              <w:rPr>
                <w:b/>
                <w:kern w:val="0"/>
                <w:sz w:val="20"/>
                <w:szCs w:val="20"/>
                <w:lang w:bidi="ar"/>
              </w:rPr>
              <w:t>备注</w:t>
            </w:r>
          </w:p>
        </w:tc>
      </w:tr>
      <w:tr>
        <w:tblPrEx>
          <w:tblCellMar>
            <w:top w:w="15" w:type="dxa"/>
            <w:left w:w="15" w:type="dxa"/>
            <w:bottom w:w="15" w:type="dxa"/>
            <w:right w:w="15" w:type="dxa"/>
          </w:tblCellMar>
        </w:tblPrEx>
        <w:trPr>
          <w:trHeight w:val="285" w:hRule="atLeast"/>
        </w:trPr>
        <w:tc>
          <w:tcPr>
            <w:tcW w:w="1107"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1500"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4419" w:type="dxa"/>
            <w:tcBorders>
              <w:top w:val="single" w:color="auto" w:sz="4" w:space="0"/>
              <w:left w:val="single" w:color="auto" w:sz="4" w:space="0"/>
              <w:bottom w:val="single" w:color="auto" w:sz="4" w:space="0"/>
              <w:right w:val="single" w:color="auto" w:sz="4" w:space="0"/>
            </w:tcBorders>
            <w:vAlign w:val="center"/>
          </w:tcPr>
          <w:p>
            <w:pPr>
              <w:jc w:val="left"/>
              <w:rPr>
                <w:sz w:val="20"/>
                <w:szCs w:val="20"/>
              </w:rPr>
            </w:pPr>
          </w:p>
        </w:tc>
        <w:tc>
          <w:tcPr>
            <w:tcW w:w="1761"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256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2670"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r>
      <w:tr>
        <w:tblPrEx>
          <w:tblCellMar>
            <w:top w:w="15" w:type="dxa"/>
            <w:left w:w="15" w:type="dxa"/>
            <w:bottom w:w="15" w:type="dxa"/>
            <w:right w:w="15" w:type="dxa"/>
          </w:tblCellMar>
        </w:tblPrEx>
        <w:trPr>
          <w:trHeight w:val="1244" w:hRule="exact"/>
        </w:trPr>
        <w:tc>
          <w:tcPr>
            <w:tcW w:w="7026" w:type="dxa"/>
            <w:gridSpan w:val="3"/>
            <w:tcBorders>
              <w:top w:val="single" w:color="000000" w:sz="4" w:space="0"/>
              <w:left w:val="single" w:color="000000" w:sz="4" w:space="0"/>
              <w:bottom w:val="single" w:color="000000" w:sz="4" w:space="0"/>
              <w:right w:val="single" w:color="000000" w:sz="4" w:space="0"/>
            </w:tcBorders>
          </w:tcPr>
          <w:p>
            <w:pPr>
              <w:widowControl/>
              <w:jc w:val="left"/>
              <w:textAlignment w:val="top"/>
              <w:rPr>
                <w:ins w:id="8" w:author="董文静" w:date="2024-07-04T14:44:34Z"/>
                <w:rFonts w:hint="eastAsia" w:eastAsia="宋体"/>
                <w:b/>
                <w:kern w:val="0"/>
                <w:sz w:val="20"/>
                <w:szCs w:val="20"/>
                <w:lang w:eastAsia="zh-CN" w:bidi="ar"/>
              </w:rPr>
            </w:pPr>
            <w:del w:id="9" w:author="董文静" w:date="2024-07-04T14:44:34Z">
              <w:r>
                <w:rPr>
                  <w:b/>
                  <w:kern w:val="0"/>
                  <w:sz w:val="20"/>
                  <w:szCs w:val="20"/>
                  <w:lang w:bidi="ar"/>
                </w:rPr>
                <w:br w:type="textWrapping"/>
              </w:r>
            </w:del>
          </w:p>
          <w:p>
            <w:pPr>
              <w:widowControl/>
              <w:jc w:val="left"/>
              <w:textAlignment w:val="top"/>
              <w:rPr>
                <w:b/>
                <w:kern w:val="0"/>
                <w:sz w:val="20"/>
                <w:szCs w:val="20"/>
                <w:lang w:bidi="ar"/>
              </w:rPr>
            </w:pPr>
            <w:r>
              <w:rPr>
                <w:b/>
                <w:kern w:val="0"/>
                <w:sz w:val="20"/>
                <w:szCs w:val="20"/>
                <w:lang w:bidi="ar"/>
              </w:rPr>
              <w:t>需求部门/中心</w:t>
            </w:r>
            <w:r>
              <w:rPr>
                <w:rFonts w:hint="eastAsia"/>
                <w:b/>
                <w:kern w:val="0"/>
                <w:sz w:val="20"/>
                <w:szCs w:val="20"/>
                <w:lang w:bidi="ar"/>
              </w:rPr>
              <w:t>物资员</w:t>
            </w:r>
            <w:r>
              <w:rPr>
                <w:b/>
                <w:kern w:val="0"/>
                <w:sz w:val="20"/>
                <w:szCs w:val="20"/>
                <w:lang w:bidi="ar"/>
              </w:rPr>
              <w:t>签字（盖章）：</w:t>
            </w:r>
          </w:p>
          <w:p>
            <w:pPr>
              <w:widowControl/>
              <w:jc w:val="left"/>
              <w:textAlignment w:val="top"/>
              <w:rPr>
                <w:b/>
                <w:kern w:val="0"/>
                <w:sz w:val="20"/>
                <w:szCs w:val="20"/>
                <w:lang w:bidi="ar"/>
              </w:rPr>
            </w:pPr>
          </w:p>
          <w:p>
            <w:pPr>
              <w:widowControl/>
              <w:jc w:val="left"/>
              <w:textAlignment w:val="top"/>
              <w:rPr>
                <w:ins w:id="10" w:author="董文静" w:date="2024-07-04T14:44:34Z"/>
                <w:rFonts w:hint="eastAsia" w:eastAsia="宋体"/>
                <w:b/>
                <w:kern w:val="0"/>
                <w:sz w:val="20"/>
                <w:szCs w:val="20"/>
                <w:lang w:eastAsia="zh-CN" w:bidi="ar"/>
              </w:rPr>
            </w:pPr>
            <w:r>
              <w:rPr>
                <w:b/>
                <w:kern w:val="0"/>
                <w:sz w:val="20"/>
                <w:szCs w:val="20"/>
                <w:lang w:bidi="ar"/>
              </w:rPr>
              <w:t>日期：</w:t>
            </w:r>
            <w:del w:id="11" w:author="董文静" w:date="2024-07-04T14:44:34Z">
              <w:r>
                <w:rPr>
                  <w:b/>
                  <w:kern w:val="0"/>
                  <w:sz w:val="20"/>
                  <w:szCs w:val="20"/>
                  <w:lang w:bidi="ar"/>
                </w:rPr>
                <w:br w:type="textWrapping"/>
              </w:r>
            </w:del>
          </w:p>
          <w:p>
            <w:pPr>
              <w:widowControl/>
              <w:jc w:val="left"/>
              <w:textAlignment w:val="top"/>
              <w:rPr>
                <w:ins w:id="12" w:author="董文静" w:date="2024-07-04T14:44:34Z"/>
                <w:rFonts w:hint="eastAsia" w:eastAsia="宋体"/>
                <w:b/>
                <w:kern w:val="0"/>
                <w:sz w:val="20"/>
                <w:szCs w:val="20"/>
                <w:lang w:eastAsia="zh-CN" w:bidi="ar"/>
              </w:rPr>
            </w:pPr>
            <w:del w:id="13" w:author="董文静" w:date="2024-07-04T14:44:34Z">
              <w:r>
                <w:rPr>
                  <w:b/>
                  <w:kern w:val="0"/>
                  <w:sz w:val="20"/>
                  <w:szCs w:val="20"/>
                  <w:lang w:bidi="ar"/>
                </w:rPr>
                <w:br w:type="textWrapping"/>
              </w:r>
            </w:del>
          </w:p>
          <w:p>
            <w:pPr>
              <w:widowControl/>
              <w:jc w:val="left"/>
              <w:textAlignment w:val="top"/>
              <w:rPr>
                <w:ins w:id="14" w:author="董文静" w:date="2024-07-04T14:44:34Z"/>
                <w:rFonts w:hint="eastAsia" w:eastAsia="宋体"/>
                <w:b/>
                <w:kern w:val="0"/>
                <w:sz w:val="20"/>
                <w:szCs w:val="20"/>
                <w:lang w:eastAsia="zh-CN" w:bidi="ar"/>
              </w:rPr>
            </w:pPr>
            <w:del w:id="15" w:author="董文静" w:date="2024-07-04T14:44:34Z">
              <w:r>
                <w:rPr>
                  <w:b/>
                  <w:kern w:val="0"/>
                  <w:sz w:val="20"/>
                  <w:szCs w:val="20"/>
                  <w:lang w:bidi="ar"/>
                </w:rPr>
                <w:br w:type="textWrapping"/>
              </w:r>
            </w:del>
          </w:p>
          <w:p>
            <w:pPr>
              <w:widowControl/>
              <w:jc w:val="left"/>
              <w:textAlignment w:val="top"/>
              <w:rPr>
                <w:ins w:id="16" w:author="董文静" w:date="2024-07-04T14:44:34Z"/>
                <w:rFonts w:hint="eastAsia" w:eastAsia="宋体"/>
                <w:b/>
                <w:kern w:val="0"/>
                <w:sz w:val="20"/>
                <w:szCs w:val="20"/>
                <w:lang w:eastAsia="zh-CN" w:bidi="ar"/>
              </w:rPr>
            </w:pPr>
            <w:del w:id="17" w:author="董文静" w:date="2024-07-04T14:44:34Z">
              <w:r>
                <w:rPr>
                  <w:b/>
                  <w:kern w:val="0"/>
                  <w:sz w:val="20"/>
                  <w:szCs w:val="20"/>
                  <w:lang w:bidi="ar"/>
                </w:rPr>
                <w:br w:type="textWrapping"/>
              </w:r>
            </w:del>
          </w:p>
          <w:p>
            <w:pPr>
              <w:widowControl/>
              <w:jc w:val="left"/>
              <w:textAlignment w:val="top"/>
              <w:rPr>
                <w:rFonts w:hint="eastAsia" w:eastAsia="宋体"/>
                <w:b/>
                <w:kern w:val="0"/>
                <w:sz w:val="20"/>
                <w:szCs w:val="20"/>
                <w:lang w:eastAsia="zh-CN" w:bidi="ar"/>
              </w:rPr>
            </w:pPr>
          </w:p>
          <w:p>
            <w:pPr>
              <w:widowControl/>
              <w:jc w:val="left"/>
              <w:textAlignment w:val="top"/>
              <w:rPr>
                <w:b/>
                <w:kern w:val="0"/>
                <w:sz w:val="20"/>
                <w:szCs w:val="20"/>
                <w:lang w:bidi="ar"/>
              </w:rPr>
            </w:pPr>
          </w:p>
          <w:p>
            <w:pPr>
              <w:widowControl/>
              <w:jc w:val="left"/>
              <w:textAlignment w:val="top"/>
              <w:rPr>
                <w:b/>
                <w:kern w:val="0"/>
                <w:sz w:val="20"/>
                <w:szCs w:val="20"/>
                <w:lang w:bidi="ar"/>
              </w:rPr>
            </w:pPr>
          </w:p>
        </w:tc>
        <w:tc>
          <w:tcPr>
            <w:tcW w:w="6996" w:type="dxa"/>
            <w:gridSpan w:val="3"/>
            <w:tcBorders>
              <w:top w:val="single" w:color="000000" w:sz="4" w:space="0"/>
              <w:left w:val="single" w:color="000000" w:sz="4" w:space="0"/>
              <w:bottom w:val="single" w:color="000000" w:sz="4" w:space="0"/>
              <w:right w:val="single" w:color="000000" w:sz="4" w:space="0"/>
            </w:tcBorders>
          </w:tcPr>
          <w:p>
            <w:pPr>
              <w:widowControl/>
              <w:jc w:val="left"/>
              <w:textAlignment w:val="top"/>
              <w:rPr>
                <w:b/>
                <w:kern w:val="0"/>
                <w:sz w:val="20"/>
                <w:szCs w:val="20"/>
                <w:lang w:bidi="ar"/>
              </w:rPr>
            </w:pPr>
          </w:p>
          <w:p>
            <w:pPr>
              <w:widowControl/>
              <w:jc w:val="left"/>
              <w:textAlignment w:val="top"/>
              <w:rPr>
                <w:b/>
                <w:kern w:val="0"/>
                <w:sz w:val="20"/>
                <w:szCs w:val="20"/>
                <w:lang w:bidi="ar"/>
              </w:rPr>
            </w:pPr>
            <w:r>
              <w:rPr>
                <w:b/>
                <w:kern w:val="0"/>
                <w:sz w:val="20"/>
                <w:szCs w:val="20"/>
                <w:lang w:bidi="ar"/>
              </w:rPr>
              <w:t>供应商签字（盖章）：</w:t>
            </w:r>
          </w:p>
          <w:p>
            <w:pPr>
              <w:widowControl/>
              <w:jc w:val="left"/>
              <w:textAlignment w:val="top"/>
              <w:rPr>
                <w:b/>
                <w:kern w:val="0"/>
                <w:sz w:val="20"/>
                <w:szCs w:val="20"/>
                <w:lang w:bidi="ar"/>
              </w:rPr>
            </w:pPr>
          </w:p>
          <w:p>
            <w:pPr>
              <w:widowControl/>
              <w:jc w:val="left"/>
              <w:textAlignment w:val="top"/>
              <w:rPr>
                <w:b/>
                <w:kern w:val="0"/>
                <w:sz w:val="20"/>
                <w:szCs w:val="20"/>
                <w:lang w:bidi="ar"/>
              </w:rPr>
            </w:pPr>
            <w:r>
              <w:rPr>
                <w:b/>
                <w:kern w:val="0"/>
                <w:sz w:val="20"/>
                <w:szCs w:val="20"/>
                <w:lang w:bidi="ar"/>
              </w:rPr>
              <w:t>日期：</w:t>
            </w:r>
          </w:p>
        </w:tc>
      </w:tr>
    </w:tbl>
    <w:p>
      <w:pPr>
        <w:tabs>
          <w:tab w:val="left" w:pos="1737"/>
        </w:tabs>
        <w:spacing w:line="400" w:lineRule="exact"/>
        <w:ind w:firstLine="630" w:firstLineChars="300"/>
        <w:jc w:val="left"/>
        <w:rPr>
          <w:szCs w:val="21"/>
        </w:rPr>
      </w:pPr>
      <w:r>
        <w:rPr>
          <w:szCs w:val="21"/>
        </w:rPr>
        <w:t>备注：</w:t>
      </w:r>
    </w:p>
    <w:p>
      <w:pPr>
        <w:tabs>
          <w:tab w:val="left" w:pos="1737"/>
        </w:tabs>
        <w:spacing w:line="400" w:lineRule="exact"/>
        <w:ind w:firstLine="630" w:firstLineChars="300"/>
        <w:jc w:val="left"/>
        <w:rPr>
          <w:szCs w:val="21"/>
        </w:rPr>
      </w:pPr>
      <w:r>
        <w:rPr>
          <w:szCs w:val="21"/>
        </w:rPr>
        <w:t>1.本单据由各部门/中心负责编制；</w:t>
      </w:r>
    </w:p>
    <w:p>
      <w:pPr>
        <w:tabs>
          <w:tab w:val="left" w:pos="1737"/>
        </w:tabs>
        <w:spacing w:line="400" w:lineRule="exact"/>
        <w:ind w:firstLine="630" w:firstLineChars="300"/>
        <w:jc w:val="left"/>
        <w:rPr>
          <w:szCs w:val="21"/>
        </w:rPr>
      </w:pPr>
      <w:r>
        <w:rPr>
          <w:szCs w:val="21"/>
        </w:rPr>
        <w:t>2.送站物资签认单编号与送站物资接收单编号保持一致；</w:t>
      </w:r>
    </w:p>
    <w:p>
      <w:pPr>
        <w:tabs>
          <w:tab w:val="left" w:pos="1737"/>
        </w:tabs>
        <w:spacing w:line="400" w:lineRule="exact"/>
        <w:ind w:firstLine="630" w:firstLineChars="300"/>
        <w:jc w:val="left"/>
        <w:rPr>
          <w:szCs w:val="21"/>
        </w:rPr>
      </w:pPr>
      <w:r>
        <w:rPr>
          <w:szCs w:val="21"/>
        </w:rPr>
        <w:t>3.送站物资签认单各部门/中心须以线路为单位，分开提交；</w:t>
      </w:r>
    </w:p>
    <w:p>
      <w:pPr>
        <w:tabs>
          <w:tab w:val="left" w:pos="1737"/>
        </w:tabs>
        <w:spacing w:line="400" w:lineRule="exact"/>
        <w:ind w:firstLine="630" w:firstLineChars="300"/>
        <w:jc w:val="left"/>
        <w:rPr>
          <w:szCs w:val="21"/>
        </w:rPr>
        <w:sectPr>
          <w:pgSz w:w="16838" w:h="11906" w:orient="landscape"/>
          <w:pgMar w:top="1800" w:right="1440" w:bottom="1800" w:left="1440" w:header="851" w:footer="992" w:gutter="0"/>
          <w:pgNumType w:fmt="numberInDash"/>
          <w:cols w:space="720" w:num="1"/>
          <w:docGrid w:type="lines" w:linePitch="312" w:charSpace="0"/>
        </w:sectPr>
      </w:pPr>
      <w:r>
        <w:rPr>
          <w:szCs w:val="21"/>
        </w:rPr>
        <w:t>4.需求部门/中心签字处为本部门/中心物资员，供应商签字处由</w:t>
      </w:r>
      <w:r>
        <w:rPr>
          <w:rFonts w:hint="eastAsia"/>
          <w:szCs w:val="21"/>
        </w:rPr>
        <w:t>物资管理部</w:t>
      </w:r>
      <w:r>
        <w:rPr>
          <w:szCs w:val="21"/>
        </w:rPr>
        <w:t>负责联系供应商确认。</w:t>
      </w:r>
    </w:p>
    <w:p>
      <w:pPr>
        <w:tabs>
          <w:tab w:val="left" w:pos="1737"/>
        </w:tabs>
        <w:spacing w:line="400" w:lineRule="exact"/>
        <w:ind w:firstLine="630" w:firstLineChars="300"/>
        <w:jc w:val="left"/>
      </w:pPr>
    </w:p>
    <w:p>
      <w:pPr>
        <w:pStyle w:val="139"/>
      </w:pPr>
      <w:r>
        <w:rPr>
          <w:rFonts w:hint="eastAsia"/>
        </w:rPr>
        <w:t xml:space="preserve">                                                                                                                                            </w:t>
      </w:r>
      <w:bookmarkStart w:id="74" w:name="_Toc28290"/>
      <w:bookmarkStart w:id="75" w:name="_Toc31113"/>
      <w:bookmarkStart w:id="76" w:name="_Toc31022"/>
      <w:r>
        <w:rPr>
          <w:rFonts w:hint="eastAsia"/>
        </w:rPr>
        <w:t>资产验收单</w:t>
      </w:r>
      <w:bookmarkEnd w:id="74"/>
      <w:bookmarkEnd w:id="75"/>
      <w:bookmarkEnd w:id="76"/>
    </w:p>
    <w:p>
      <w:pPr>
        <w:pStyle w:val="23"/>
      </w:pPr>
    </w:p>
    <w:p>
      <w:pPr>
        <w:pStyle w:val="23"/>
        <w:ind w:firstLine="0" w:firstLineChars="0"/>
        <w:jc w:val="right"/>
      </w:pPr>
      <w:r>
        <w:rPr>
          <w:sz w:val="18"/>
          <w:szCs w:val="18"/>
        </w:rPr>
        <w:t>JL/Z</w:t>
      </w:r>
      <w:r>
        <w:rPr>
          <w:rFonts w:hint="eastAsia"/>
          <w:sz w:val="18"/>
          <w:szCs w:val="18"/>
        </w:rPr>
        <w:t>D</w:t>
      </w:r>
      <w:r>
        <w:rPr>
          <w:sz w:val="18"/>
          <w:szCs w:val="18"/>
        </w:rPr>
        <w:t>YY</w:t>
      </w:r>
      <w:r>
        <w:rPr>
          <w:rFonts w:hint="eastAsia"/>
          <w:sz w:val="18"/>
          <w:szCs w:val="18"/>
        </w:rPr>
        <w:t>--CCH-GD-05-09</w:t>
      </w:r>
    </w:p>
    <w:tbl>
      <w:tblPr>
        <w:tblStyle w:val="32"/>
        <w:tblW w:w="0" w:type="auto"/>
        <w:jc w:val="center"/>
        <w:tblLayout w:type="fixed"/>
        <w:tblCellMar>
          <w:top w:w="15" w:type="dxa"/>
          <w:left w:w="15" w:type="dxa"/>
          <w:bottom w:w="15" w:type="dxa"/>
          <w:right w:w="15" w:type="dxa"/>
        </w:tblCellMar>
      </w:tblPr>
      <w:tblGrid>
        <w:gridCol w:w="685"/>
        <w:gridCol w:w="1140"/>
        <w:gridCol w:w="1035"/>
        <w:gridCol w:w="906"/>
        <w:gridCol w:w="639"/>
        <w:gridCol w:w="721"/>
        <w:gridCol w:w="760"/>
        <w:gridCol w:w="760"/>
        <w:gridCol w:w="289"/>
        <w:gridCol w:w="760"/>
        <w:gridCol w:w="289"/>
        <w:gridCol w:w="1147"/>
        <w:gridCol w:w="662"/>
        <w:gridCol w:w="328"/>
        <w:gridCol w:w="735"/>
        <w:gridCol w:w="945"/>
        <w:gridCol w:w="546"/>
        <w:gridCol w:w="459"/>
        <w:gridCol w:w="750"/>
        <w:gridCol w:w="1634"/>
      </w:tblGrid>
      <w:tr>
        <w:tblPrEx>
          <w:tblCellMar>
            <w:top w:w="15" w:type="dxa"/>
            <w:left w:w="15" w:type="dxa"/>
            <w:bottom w:w="15" w:type="dxa"/>
            <w:right w:w="15" w:type="dxa"/>
          </w:tblCellMar>
        </w:tblPrEx>
        <w:trPr>
          <w:trHeight w:val="690" w:hRule="atLeast"/>
          <w:jc w:val="center"/>
        </w:trPr>
        <w:tc>
          <w:tcPr>
            <w:tcW w:w="15190" w:type="dxa"/>
            <w:gridSpan w:val="20"/>
            <w:vAlign w:val="center"/>
          </w:tcPr>
          <w:p>
            <w:pPr>
              <w:widowControl/>
              <w:jc w:val="center"/>
              <w:textAlignment w:val="center"/>
              <w:rPr>
                <w:rFonts w:ascii="宋体" w:hAnsi="宋体" w:cs="宋体"/>
                <w:b/>
                <w:sz w:val="40"/>
                <w:szCs w:val="40"/>
              </w:rPr>
            </w:pPr>
            <w:r>
              <w:rPr>
                <w:rFonts w:hint="eastAsia" w:ascii="宋体" w:hAnsi="宋体" w:cs="宋体"/>
                <w:b/>
                <w:kern w:val="0"/>
                <w:sz w:val="32"/>
                <w:szCs w:val="32"/>
                <w:lang w:bidi="ar"/>
              </w:rPr>
              <w:t>资产验收单</w:t>
            </w:r>
          </w:p>
        </w:tc>
      </w:tr>
      <w:tr>
        <w:tblPrEx>
          <w:tblCellMar>
            <w:top w:w="15" w:type="dxa"/>
            <w:left w:w="15" w:type="dxa"/>
            <w:bottom w:w="15" w:type="dxa"/>
            <w:right w:w="15" w:type="dxa"/>
          </w:tblCellMar>
        </w:tblPrEx>
        <w:trPr>
          <w:trHeight w:val="285" w:hRule="atLeast"/>
          <w:jc w:val="center"/>
        </w:trPr>
        <w:tc>
          <w:tcPr>
            <w:tcW w:w="76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业务实体：</w:t>
            </w:r>
          </w:p>
        </w:tc>
        <w:tc>
          <w:tcPr>
            <w:tcW w:w="74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验收单号：</w:t>
            </w:r>
          </w:p>
        </w:tc>
      </w:tr>
      <w:tr>
        <w:tblPrEx>
          <w:tblCellMar>
            <w:top w:w="15" w:type="dxa"/>
            <w:left w:w="15" w:type="dxa"/>
            <w:bottom w:w="15" w:type="dxa"/>
            <w:right w:w="15" w:type="dxa"/>
          </w:tblCellMar>
        </w:tblPrEx>
        <w:trPr>
          <w:trHeight w:val="285" w:hRule="atLeast"/>
          <w:jc w:val="center"/>
        </w:trPr>
        <w:tc>
          <w:tcPr>
            <w:tcW w:w="76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合同编号：</w:t>
            </w:r>
          </w:p>
        </w:tc>
        <w:tc>
          <w:tcPr>
            <w:tcW w:w="74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采购订单：</w:t>
            </w:r>
          </w:p>
        </w:tc>
      </w:tr>
      <w:tr>
        <w:tblPrEx>
          <w:tblCellMar>
            <w:top w:w="15" w:type="dxa"/>
            <w:left w:w="15" w:type="dxa"/>
            <w:bottom w:w="15" w:type="dxa"/>
            <w:right w:w="15" w:type="dxa"/>
          </w:tblCellMar>
        </w:tblPrEx>
        <w:trPr>
          <w:trHeight w:val="285" w:hRule="atLeast"/>
          <w:jc w:val="center"/>
        </w:trPr>
        <w:tc>
          <w:tcPr>
            <w:tcW w:w="76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库存组织：</w:t>
            </w:r>
          </w:p>
        </w:tc>
        <w:tc>
          <w:tcPr>
            <w:tcW w:w="74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供应商：</w:t>
            </w:r>
          </w:p>
        </w:tc>
      </w:tr>
      <w:tr>
        <w:tblPrEx>
          <w:tblCellMar>
            <w:top w:w="15" w:type="dxa"/>
            <w:left w:w="15" w:type="dxa"/>
            <w:bottom w:w="15" w:type="dxa"/>
            <w:right w:w="15" w:type="dxa"/>
          </w:tblCellMar>
        </w:tblPrEx>
        <w:trPr>
          <w:trHeight w:val="285" w:hRule="atLeast"/>
          <w:jc w:val="center"/>
        </w:trPr>
        <w:tc>
          <w:tcPr>
            <w:tcW w:w="7695" w:type="dxa"/>
            <w:gridSpan w:val="10"/>
            <w:tcBorders>
              <w:bottom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验收地点：</w:t>
            </w:r>
          </w:p>
        </w:tc>
        <w:tc>
          <w:tcPr>
            <w:tcW w:w="7495" w:type="dxa"/>
            <w:gridSpan w:val="10"/>
            <w:tcBorders>
              <w:bottom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验收时间：</w:t>
            </w:r>
          </w:p>
        </w:tc>
      </w:tr>
      <w:tr>
        <w:tblPrEx>
          <w:tblCellMar>
            <w:top w:w="15" w:type="dxa"/>
            <w:left w:w="15" w:type="dxa"/>
            <w:bottom w:w="15" w:type="dxa"/>
            <w:right w:w="15" w:type="dxa"/>
          </w:tblCellMar>
        </w:tblPrEx>
        <w:trPr>
          <w:trHeight w:val="285" w:hRule="atLeast"/>
          <w:jc w:val="center"/>
        </w:trPr>
        <w:tc>
          <w:tcPr>
            <w:tcW w:w="68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序号</w:t>
            </w:r>
          </w:p>
        </w:tc>
        <w:tc>
          <w:tcPr>
            <w:tcW w:w="11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物料类型</w:t>
            </w:r>
          </w:p>
        </w:tc>
        <w:tc>
          <w:tcPr>
            <w:tcW w:w="103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资产编号</w:t>
            </w:r>
          </w:p>
        </w:tc>
        <w:tc>
          <w:tcPr>
            <w:tcW w:w="1545"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资产名称</w:t>
            </w:r>
          </w:p>
        </w:tc>
        <w:tc>
          <w:tcPr>
            <w:tcW w:w="72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单位</w:t>
            </w:r>
          </w:p>
        </w:tc>
        <w:tc>
          <w:tcPr>
            <w:tcW w:w="76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数量</w:t>
            </w: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不含税单价</w:t>
            </w: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预转资价值</w:t>
            </w:r>
          </w:p>
        </w:tc>
        <w:tc>
          <w:tcPr>
            <w:tcW w:w="114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规格型号</w:t>
            </w:r>
          </w:p>
        </w:tc>
        <w:tc>
          <w:tcPr>
            <w:tcW w:w="990"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使用部门</w:t>
            </w:r>
          </w:p>
        </w:tc>
        <w:tc>
          <w:tcPr>
            <w:tcW w:w="73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地点</w:t>
            </w:r>
          </w:p>
        </w:tc>
        <w:tc>
          <w:tcPr>
            <w:tcW w:w="94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制造商</w:t>
            </w:r>
          </w:p>
        </w:tc>
        <w:tc>
          <w:tcPr>
            <w:tcW w:w="1005"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出厂时间</w:t>
            </w:r>
          </w:p>
        </w:tc>
        <w:tc>
          <w:tcPr>
            <w:tcW w:w="75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牌照号</w:t>
            </w:r>
          </w:p>
        </w:tc>
        <w:tc>
          <w:tcPr>
            <w:tcW w:w="16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是否FA</w:t>
            </w:r>
          </w:p>
        </w:tc>
      </w:tr>
      <w:tr>
        <w:tblPrEx>
          <w:tblCellMar>
            <w:top w:w="15" w:type="dxa"/>
            <w:left w:w="15" w:type="dxa"/>
            <w:bottom w:w="15" w:type="dxa"/>
            <w:right w:w="15" w:type="dxa"/>
          </w:tblCellMar>
        </w:tblPrEx>
        <w:trPr>
          <w:trHeight w:val="285" w:hRule="atLeast"/>
          <w:jc w:val="center"/>
        </w:trPr>
        <w:tc>
          <w:tcPr>
            <w:tcW w:w="68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54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21"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6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7"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90"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4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0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5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63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r>
      <w:tr>
        <w:tblPrEx>
          <w:tblCellMar>
            <w:top w:w="15" w:type="dxa"/>
            <w:left w:w="15" w:type="dxa"/>
            <w:bottom w:w="15" w:type="dxa"/>
            <w:right w:w="15" w:type="dxa"/>
          </w:tblCellMar>
        </w:tblPrEx>
        <w:trPr>
          <w:trHeight w:val="285" w:hRule="atLeast"/>
          <w:jc w:val="center"/>
        </w:trPr>
        <w:tc>
          <w:tcPr>
            <w:tcW w:w="68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54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21"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6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7"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90"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4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0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5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63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r>
      <w:tr>
        <w:tblPrEx>
          <w:tblCellMar>
            <w:top w:w="15" w:type="dxa"/>
            <w:left w:w="15" w:type="dxa"/>
            <w:bottom w:w="15" w:type="dxa"/>
            <w:right w:w="15" w:type="dxa"/>
          </w:tblCellMar>
        </w:tblPrEx>
        <w:trPr>
          <w:trHeight w:val="285" w:hRule="atLeast"/>
          <w:jc w:val="center"/>
        </w:trPr>
        <w:tc>
          <w:tcPr>
            <w:tcW w:w="68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54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21"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6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7"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90"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4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0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5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63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核算类型</w:t>
            </w:r>
          </w:p>
        </w:tc>
        <w:tc>
          <w:tcPr>
            <w:tcW w:w="6027" w:type="dxa"/>
            <w:gridSpan w:val="9"/>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总数量</w:t>
            </w:r>
          </w:p>
        </w:tc>
        <w:tc>
          <w:tcPr>
            <w:tcW w:w="5397"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总金额</w:t>
            </w: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固定资产</w:t>
            </w:r>
          </w:p>
        </w:tc>
        <w:tc>
          <w:tcPr>
            <w:tcW w:w="6027" w:type="dxa"/>
            <w:gridSpan w:val="9"/>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5397"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r>
      <w:tr>
        <w:tblPrEx>
          <w:tblCellMar>
            <w:top w:w="15" w:type="dxa"/>
            <w:left w:w="15" w:type="dxa"/>
            <w:bottom w:w="15" w:type="dxa"/>
            <w:right w:w="15" w:type="dxa"/>
          </w:tblCellMar>
        </w:tblPrEx>
        <w:trPr>
          <w:trHeight w:val="302"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使用部门</w:t>
            </w:r>
          </w:p>
        </w:tc>
        <w:tc>
          <w:tcPr>
            <w:tcW w:w="288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实物归口管理部门</w:t>
            </w:r>
          </w:p>
        </w:tc>
        <w:tc>
          <w:tcPr>
            <w:tcW w:w="3147" w:type="dxa"/>
            <w:gridSpan w:val="5"/>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采购部门</w:t>
            </w:r>
          </w:p>
        </w:tc>
        <w:tc>
          <w:tcPr>
            <w:tcW w:w="2554"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财务部门</w:t>
            </w:r>
          </w:p>
        </w:tc>
        <w:tc>
          <w:tcPr>
            <w:tcW w:w="2843"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资产管理部门</w:t>
            </w: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c>
          <w:tcPr>
            <w:tcW w:w="288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c>
          <w:tcPr>
            <w:tcW w:w="3147" w:type="dxa"/>
            <w:gridSpan w:val="5"/>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c>
          <w:tcPr>
            <w:tcW w:w="2554"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c>
          <w:tcPr>
            <w:tcW w:w="2843"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c>
          <w:tcPr>
            <w:tcW w:w="288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c>
          <w:tcPr>
            <w:tcW w:w="3147" w:type="dxa"/>
            <w:gridSpan w:val="5"/>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c>
          <w:tcPr>
            <w:tcW w:w="2554"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c>
          <w:tcPr>
            <w:tcW w:w="2843"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288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3147" w:type="dxa"/>
            <w:gridSpan w:val="5"/>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2554"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2843"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r>
    </w:tbl>
    <w:p>
      <w:pPr>
        <w:pStyle w:val="134"/>
        <w:numPr>
          <w:ilvl w:val="0"/>
          <w:numId w:val="0"/>
        </w:numPr>
        <w:outlineLvl w:val="9"/>
        <w:rPr>
          <w:color w:val="auto"/>
        </w:rPr>
      </w:pPr>
    </w:p>
    <w:p>
      <w:pPr>
        <w:pStyle w:val="139"/>
      </w:pPr>
      <w:r>
        <w:rPr>
          <w:rFonts w:hint="eastAsia"/>
        </w:rPr>
        <w:t xml:space="preserve">                                                                                                                                              </w:t>
      </w:r>
      <w:bookmarkStart w:id="77" w:name="_Toc3583"/>
      <w:bookmarkStart w:id="78" w:name="_Toc22620"/>
      <w:bookmarkStart w:id="79" w:name="_Toc2619"/>
      <w:r>
        <w:rPr>
          <w:rFonts w:hint="eastAsia"/>
        </w:rPr>
        <w:t>物资退货单</w:t>
      </w:r>
      <w:bookmarkEnd w:id="77"/>
      <w:bookmarkEnd w:id="78"/>
      <w:bookmarkEnd w:id="79"/>
    </w:p>
    <w:p>
      <w:pPr>
        <w:pStyle w:val="23"/>
        <w:ind w:firstLine="0" w:firstLineChars="0"/>
        <w:jc w:val="right"/>
      </w:pPr>
      <w:r>
        <w:rPr>
          <w:sz w:val="18"/>
          <w:szCs w:val="18"/>
        </w:rPr>
        <w:t>JL/Z</w:t>
      </w:r>
      <w:r>
        <w:rPr>
          <w:rFonts w:hint="eastAsia"/>
          <w:sz w:val="18"/>
          <w:szCs w:val="18"/>
        </w:rPr>
        <w:t>D</w:t>
      </w:r>
      <w:r>
        <w:rPr>
          <w:sz w:val="18"/>
          <w:szCs w:val="18"/>
        </w:rPr>
        <w:t>YY</w:t>
      </w:r>
      <w:r>
        <w:rPr>
          <w:rFonts w:hint="eastAsia"/>
          <w:sz w:val="18"/>
          <w:szCs w:val="18"/>
        </w:rPr>
        <w:t>--CCH-GD-05-10</w:t>
      </w:r>
    </w:p>
    <w:p>
      <w:pPr>
        <w:pStyle w:val="23"/>
      </w:pPr>
    </w:p>
    <w:tbl>
      <w:tblPr>
        <w:tblStyle w:val="32"/>
        <w:tblW w:w="0" w:type="auto"/>
        <w:jc w:val="center"/>
        <w:tblLayout w:type="fixed"/>
        <w:tblCellMar>
          <w:top w:w="0" w:type="dxa"/>
          <w:left w:w="108" w:type="dxa"/>
          <w:bottom w:w="0" w:type="dxa"/>
          <w:right w:w="108" w:type="dxa"/>
        </w:tblCellMar>
      </w:tblPr>
      <w:tblGrid>
        <w:gridCol w:w="930"/>
        <w:gridCol w:w="1785"/>
        <w:gridCol w:w="1515"/>
        <w:gridCol w:w="2070"/>
        <w:gridCol w:w="1230"/>
        <w:gridCol w:w="690"/>
        <w:gridCol w:w="900"/>
        <w:gridCol w:w="1455"/>
        <w:gridCol w:w="765"/>
        <w:gridCol w:w="1455"/>
        <w:gridCol w:w="2314"/>
      </w:tblGrid>
      <w:tr>
        <w:tblPrEx>
          <w:tblCellMar>
            <w:top w:w="0" w:type="dxa"/>
            <w:left w:w="108" w:type="dxa"/>
            <w:bottom w:w="0" w:type="dxa"/>
            <w:right w:w="108" w:type="dxa"/>
          </w:tblCellMar>
        </w:tblPrEx>
        <w:trPr>
          <w:trHeight w:val="624" w:hRule="atLeast"/>
          <w:jc w:val="center"/>
        </w:trPr>
        <w:tc>
          <w:tcPr>
            <w:tcW w:w="15109" w:type="dxa"/>
            <w:gridSpan w:val="11"/>
            <w:vMerge w:val="restart"/>
            <w:tcBorders>
              <w:bottom w:val="single" w:color="000000" w:sz="4" w:space="0"/>
            </w:tcBorders>
            <w:shd w:val="clear" w:color="auto" w:fill="FFFFFF"/>
            <w:vAlign w:val="bottom"/>
          </w:tcPr>
          <w:p>
            <w:pPr>
              <w:widowControl/>
              <w:jc w:val="center"/>
              <w:rPr>
                <w:rFonts w:ascii="宋体" w:hAnsi="宋体"/>
                <w:b/>
                <w:bCs/>
                <w:kern w:val="0"/>
                <w:sz w:val="32"/>
                <w:szCs w:val="32"/>
              </w:rPr>
            </w:pPr>
            <w:r>
              <w:rPr>
                <w:rFonts w:hint="eastAsia" w:ascii="宋体" w:hAnsi="宋体" w:cs="宋体"/>
                <w:b/>
                <w:kern w:val="0"/>
                <w:sz w:val="32"/>
                <w:szCs w:val="32"/>
                <w:lang w:bidi="ar"/>
              </w:rPr>
              <w:t>物资退货单</w:t>
            </w:r>
          </w:p>
        </w:tc>
      </w:tr>
      <w:tr>
        <w:tblPrEx>
          <w:tblCellMar>
            <w:top w:w="0" w:type="dxa"/>
            <w:left w:w="108" w:type="dxa"/>
            <w:bottom w:w="0" w:type="dxa"/>
            <w:right w:w="108" w:type="dxa"/>
          </w:tblCellMar>
        </w:tblPrEx>
        <w:trPr>
          <w:trHeight w:val="624" w:hRule="atLeast"/>
          <w:jc w:val="center"/>
        </w:trPr>
        <w:tc>
          <w:tcPr>
            <w:tcW w:w="15109" w:type="dxa"/>
            <w:gridSpan w:val="11"/>
            <w:vMerge w:val="continue"/>
            <w:tcBorders>
              <w:top w:val="single" w:color="000000" w:sz="4" w:space="0"/>
              <w:bottom w:val="single" w:color="000000" w:sz="4" w:space="0"/>
            </w:tcBorders>
            <w:vAlign w:val="center"/>
          </w:tcPr>
          <w:p>
            <w:pPr>
              <w:widowControl/>
              <w:jc w:val="left"/>
              <w:rPr>
                <w:rFonts w:ascii="宋体" w:hAnsi="宋体"/>
                <w:b/>
                <w:bCs/>
                <w:kern w:val="0"/>
                <w:sz w:val="32"/>
                <w:szCs w:val="32"/>
              </w:rPr>
            </w:pPr>
          </w:p>
        </w:tc>
      </w:tr>
      <w:tr>
        <w:tblPrEx>
          <w:tblCellMar>
            <w:top w:w="0" w:type="dxa"/>
            <w:left w:w="108" w:type="dxa"/>
            <w:bottom w:w="0" w:type="dxa"/>
            <w:right w:w="108" w:type="dxa"/>
          </w:tblCellMar>
        </w:tblPrEx>
        <w:trPr>
          <w:trHeight w:val="270" w:hRule="atLeast"/>
          <w:jc w:val="center"/>
        </w:trPr>
        <w:tc>
          <w:tcPr>
            <w:tcW w:w="2715" w:type="dxa"/>
            <w:gridSpan w:val="2"/>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合同号/采购订单号</w:t>
            </w:r>
          </w:p>
        </w:tc>
        <w:tc>
          <w:tcPr>
            <w:tcW w:w="3585" w:type="dxa"/>
            <w:gridSpan w:val="2"/>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1230"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合同名称</w:t>
            </w:r>
          </w:p>
        </w:tc>
        <w:tc>
          <w:tcPr>
            <w:tcW w:w="3810" w:type="dxa"/>
            <w:gridSpan w:val="4"/>
            <w:vMerge w:val="restart"/>
            <w:tcBorders>
              <w:top w:val="single" w:color="auto" w:sz="4" w:space="0"/>
              <w:left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c>
          <w:tcPr>
            <w:tcW w:w="14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xml:space="preserve"> 退货单号</w:t>
            </w:r>
          </w:p>
        </w:tc>
        <w:tc>
          <w:tcPr>
            <w:tcW w:w="2314"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宋体" w:hAnsi="宋体" w:cs="宋体"/>
                <w:b/>
                <w:kern w:val="0"/>
                <w:sz w:val="20"/>
                <w:szCs w:val="20"/>
                <w:lang w:bidi="ar"/>
              </w:rPr>
            </w:pPr>
            <w:r>
              <w:rPr>
                <w:rFonts w:hint="eastAsia" w:ascii="宋体" w:hAnsi="宋体" w:cs="宋体"/>
                <w:b/>
                <w:kern w:val="0"/>
                <w:sz w:val="20"/>
                <w:szCs w:val="20"/>
                <w:lang w:bidi="ar"/>
              </w:rPr>
              <w:t>　</w:t>
            </w:r>
          </w:p>
        </w:tc>
      </w:tr>
      <w:tr>
        <w:tblPrEx>
          <w:tblCellMar>
            <w:top w:w="0" w:type="dxa"/>
            <w:left w:w="108" w:type="dxa"/>
            <w:bottom w:w="0" w:type="dxa"/>
            <w:right w:w="108" w:type="dxa"/>
          </w:tblCellMar>
        </w:tblPrEx>
        <w:trPr>
          <w:trHeight w:val="306" w:hRule="atLeast"/>
          <w:jc w:val="center"/>
        </w:trPr>
        <w:tc>
          <w:tcPr>
            <w:tcW w:w="2715"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kern w:val="0"/>
                <w:sz w:val="20"/>
                <w:szCs w:val="20"/>
                <w:lang w:bidi="ar"/>
              </w:rPr>
            </w:pPr>
          </w:p>
        </w:tc>
        <w:tc>
          <w:tcPr>
            <w:tcW w:w="3585"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kern w:val="0"/>
                <w:sz w:val="20"/>
                <w:szCs w:val="20"/>
                <w:lang w:bidi="ar"/>
              </w:rPr>
            </w:pPr>
          </w:p>
        </w:tc>
        <w:tc>
          <w:tcPr>
            <w:tcW w:w="123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kern w:val="0"/>
                <w:sz w:val="20"/>
                <w:szCs w:val="20"/>
                <w:lang w:bidi="ar"/>
              </w:rPr>
            </w:pPr>
          </w:p>
        </w:tc>
        <w:tc>
          <w:tcPr>
            <w:tcW w:w="3810" w:type="dxa"/>
            <w:gridSpan w:val="4"/>
            <w:vMerge w:val="continue"/>
            <w:tcBorders>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c>
          <w:tcPr>
            <w:tcW w:w="14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采购经办人</w:t>
            </w:r>
          </w:p>
        </w:tc>
        <w:tc>
          <w:tcPr>
            <w:tcW w:w="2314"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r>
      <w:tr>
        <w:tblPrEx>
          <w:tblCellMar>
            <w:top w:w="0" w:type="dxa"/>
            <w:left w:w="108" w:type="dxa"/>
            <w:bottom w:w="0" w:type="dxa"/>
            <w:right w:w="108" w:type="dxa"/>
          </w:tblCellMar>
        </w:tblPrEx>
        <w:trPr>
          <w:trHeight w:val="320" w:hRule="atLeast"/>
          <w:jc w:val="center"/>
        </w:trPr>
        <w:tc>
          <w:tcPr>
            <w:tcW w:w="271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供应商名称</w:t>
            </w:r>
          </w:p>
        </w:tc>
        <w:tc>
          <w:tcPr>
            <w:tcW w:w="358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c>
          <w:tcPr>
            <w:tcW w:w="123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联 系 人</w:t>
            </w:r>
          </w:p>
        </w:tc>
        <w:tc>
          <w:tcPr>
            <w:tcW w:w="3810" w:type="dxa"/>
            <w:gridSpan w:val="4"/>
            <w:tcBorders>
              <w:top w:val="single" w:color="auto" w:sz="4" w:space="0"/>
              <w:left w:val="single" w:color="auto" w:sz="4" w:space="0"/>
              <w:bottom w:val="single" w:color="auto" w:sz="4" w:space="0"/>
              <w:right w:val="single" w:color="auto" w:sz="4" w:space="0"/>
            </w:tcBorders>
            <w:shd w:val="clear" w:color="auto" w:fill="FFFFFF"/>
            <w:vAlign w:val="bottom"/>
          </w:tcPr>
          <w:p>
            <w:pPr>
              <w:widowControl/>
              <w:jc w:val="center"/>
              <w:rPr>
                <w:rFonts w:ascii="宋体" w:hAnsi="宋体" w:cs="宋体"/>
                <w:b/>
                <w:kern w:val="0"/>
                <w:sz w:val="20"/>
                <w:szCs w:val="20"/>
                <w:lang w:bidi="ar"/>
              </w:rPr>
            </w:pPr>
          </w:p>
        </w:tc>
        <w:tc>
          <w:tcPr>
            <w:tcW w:w="14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联系电话</w:t>
            </w:r>
          </w:p>
        </w:tc>
        <w:tc>
          <w:tcPr>
            <w:tcW w:w="2314"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r>
      <w:tr>
        <w:tblPrEx>
          <w:tblCellMar>
            <w:top w:w="0" w:type="dxa"/>
            <w:left w:w="108" w:type="dxa"/>
            <w:bottom w:w="0" w:type="dxa"/>
            <w:right w:w="108" w:type="dxa"/>
          </w:tblCellMar>
        </w:tblPrEx>
        <w:trPr>
          <w:trHeight w:val="495" w:hRule="atLeast"/>
          <w:jc w:val="center"/>
        </w:trPr>
        <w:tc>
          <w:tcPr>
            <w:tcW w:w="930" w:type="dxa"/>
            <w:tcBorders>
              <w:top w:val="single" w:color="auto" w:sz="4" w:space="0"/>
              <w:left w:val="single" w:color="auto" w:sz="4" w:space="0"/>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序号</w:t>
            </w:r>
          </w:p>
        </w:tc>
        <w:tc>
          <w:tcPr>
            <w:tcW w:w="1785" w:type="dxa"/>
            <w:tcBorders>
              <w:top w:val="single" w:color="auto" w:sz="4" w:space="0"/>
              <w:left w:val="single" w:color="auto" w:sz="4" w:space="0"/>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线路</w:t>
            </w:r>
          </w:p>
        </w:tc>
        <w:tc>
          <w:tcPr>
            <w:tcW w:w="1515"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xml:space="preserve">物资编码 </w:t>
            </w:r>
          </w:p>
        </w:tc>
        <w:tc>
          <w:tcPr>
            <w:tcW w:w="3300" w:type="dxa"/>
            <w:gridSpan w:val="2"/>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物资说明</w:t>
            </w:r>
          </w:p>
        </w:tc>
        <w:tc>
          <w:tcPr>
            <w:tcW w:w="690"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计量单位</w:t>
            </w:r>
          </w:p>
        </w:tc>
        <w:tc>
          <w:tcPr>
            <w:tcW w:w="900"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数量</w:t>
            </w:r>
          </w:p>
        </w:tc>
        <w:tc>
          <w:tcPr>
            <w:tcW w:w="1455"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单价（不含税）</w:t>
            </w:r>
          </w:p>
        </w:tc>
        <w:tc>
          <w:tcPr>
            <w:tcW w:w="765"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金额</w:t>
            </w:r>
          </w:p>
        </w:tc>
        <w:tc>
          <w:tcPr>
            <w:tcW w:w="1455"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退货原因</w:t>
            </w:r>
          </w:p>
        </w:tc>
        <w:tc>
          <w:tcPr>
            <w:tcW w:w="2314"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备注</w:t>
            </w:r>
          </w:p>
        </w:tc>
      </w:tr>
      <w:tr>
        <w:tblPrEx>
          <w:tblCellMar>
            <w:top w:w="0" w:type="dxa"/>
            <w:left w:w="108" w:type="dxa"/>
            <w:bottom w:w="0" w:type="dxa"/>
            <w:right w:w="108" w:type="dxa"/>
          </w:tblCellMar>
        </w:tblPrEx>
        <w:trPr>
          <w:trHeight w:val="534" w:hRule="atLeast"/>
          <w:jc w:val="center"/>
        </w:trPr>
        <w:tc>
          <w:tcPr>
            <w:tcW w:w="930" w:type="dxa"/>
            <w:tcBorders>
              <w:top w:val="nil"/>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1</w:t>
            </w:r>
          </w:p>
        </w:tc>
        <w:tc>
          <w:tcPr>
            <w:tcW w:w="1785" w:type="dxa"/>
            <w:tcBorders>
              <w:top w:val="nil"/>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c>
          <w:tcPr>
            <w:tcW w:w="1515"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3300" w:type="dxa"/>
            <w:gridSpan w:val="2"/>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690"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900"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1455"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765"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1455" w:type="dxa"/>
            <w:tcBorders>
              <w:top w:val="nil"/>
              <w:left w:val="nil"/>
              <w:bottom w:val="single" w:color="auto" w:sz="4" w:space="0"/>
              <w:right w:val="nil"/>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2314" w:type="dxa"/>
            <w:tcBorders>
              <w:top w:val="nil"/>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r>
      <w:tr>
        <w:tblPrEx>
          <w:tblCellMar>
            <w:top w:w="0" w:type="dxa"/>
            <w:left w:w="108" w:type="dxa"/>
            <w:bottom w:w="0" w:type="dxa"/>
            <w:right w:w="108" w:type="dxa"/>
          </w:tblCellMar>
        </w:tblPrEx>
        <w:trPr>
          <w:trHeight w:val="535" w:hRule="atLeast"/>
          <w:jc w:val="center"/>
        </w:trPr>
        <w:tc>
          <w:tcPr>
            <w:tcW w:w="7530" w:type="dxa"/>
            <w:gridSpan w:val="5"/>
            <w:tcBorders>
              <w:top w:val="single" w:color="auto" w:sz="4" w:space="0"/>
              <w:left w:val="single" w:color="auto" w:sz="4" w:space="0"/>
              <w:bottom w:val="single" w:color="auto" w:sz="4" w:space="0"/>
              <w:right w:val="single" w:color="000000" w:sz="4" w:space="0"/>
            </w:tcBorders>
            <w:shd w:val="clear" w:color="auto" w:fill="FFFFFF"/>
            <w:vAlign w:val="center"/>
          </w:tcPr>
          <w:p>
            <w:pPr>
              <w:widowControl/>
              <w:rPr>
                <w:rFonts w:ascii="宋体" w:hAnsi="宋体" w:cs="宋体"/>
                <w:b/>
                <w:kern w:val="0"/>
                <w:sz w:val="20"/>
                <w:szCs w:val="20"/>
                <w:lang w:bidi="ar"/>
              </w:rPr>
            </w:pPr>
            <w:r>
              <w:rPr>
                <w:rFonts w:hint="eastAsia" w:ascii="宋体" w:hAnsi="宋体" w:cs="宋体"/>
                <w:b/>
                <w:kern w:val="0"/>
                <w:sz w:val="20"/>
                <w:szCs w:val="20"/>
                <w:lang w:bidi="ar"/>
              </w:rPr>
              <w:t>金额合计（含税）：</w:t>
            </w:r>
          </w:p>
        </w:tc>
        <w:tc>
          <w:tcPr>
            <w:tcW w:w="7579" w:type="dxa"/>
            <w:gridSpan w:val="6"/>
            <w:tcBorders>
              <w:top w:val="single" w:color="auto" w:sz="4" w:space="0"/>
              <w:left w:val="single" w:color="auto" w:sz="4" w:space="0"/>
              <w:bottom w:val="single" w:color="auto" w:sz="4" w:space="0"/>
              <w:right w:val="single" w:color="000000" w:sz="4" w:space="0"/>
            </w:tcBorders>
            <w:shd w:val="clear" w:color="auto" w:fill="FFFFFF"/>
            <w:vAlign w:val="center"/>
          </w:tcPr>
          <w:p>
            <w:pPr>
              <w:widowControl/>
              <w:jc w:val="left"/>
              <w:rPr>
                <w:rFonts w:ascii="宋体" w:hAnsi="宋体" w:cs="宋体"/>
                <w:b/>
                <w:kern w:val="0"/>
                <w:sz w:val="20"/>
                <w:szCs w:val="20"/>
                <w:lang w:bidi="ar"/>
              </w:rPr>
            </w:pPr>
            <w:r>
              <w:rPr>
                <w:rFonts w:hint="eastAsia" w:ascii="宋体" w:hAnsi="宋体" w:cs="宋体"/>
                <w:b/>
                <w:kern w:val="0"/>
                <w:sz w:val="20"/>
                <w:szCs w:val="20"/>
                <w:lang w:bidi="ar"/>
              </w:rPr>
              <w:t>人民币：（大写）        　</w:t>
            </w:r>
          </w:p>
        </w:tc>
      </w:tr>
      <w:tr>
        <w:tblPrEx>
          <w:tblCellMar>
            <w:top w:w="0" w:type="dxa"/>
            <w:left w:w="108" w:type="dxa"/>
            <w:bottom w:w="0" w:type="dxa"/>
            <w:right w:w="108" w:type="dxa"/>
          </w:tblCellMar>
        </w:tblPrEx>
        <w:trPr>
          <w:trHeight w:val="648" w:hRule="atLeast"/>
          <w:jc w:val="center"/>
        </w:trPr>
        <w:tc>
          <w:tcPr>
            <w:tcW w:w="7530" w:type="dxa"/>
            <w:gridSpan w:val="5"/>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rPr>
                <w:rFonts w:ascii="宋体" w:hAnsi="宋体" w:cs="宋体"/>
                <w:b/>
                <w:kern w:val="0"/>
                <w:sz w:val="20"/>
                <w:szCs w:val="20"/>
                <w:lang w:bidi="ar"/>
              </w:rPr>
            </w:pPr>
            <w:r>
              <w:rPr>
                <w:rFonts w:hint="eastAsia" w:ascii="宋体" w:hAnsi="宋体" w:cs="宋体"/>
                <w:b/>
                <w:kern w:val="0"/>
                <w:sz w:val="20"/>
                <w:szCs w:val="20"/>
                <w:lang w:bidi="ar"/>
              </w:rPr>
              <w:t>仓库经办人：　</w:t>
            </w:r>
          </w:p>
          <w:p>
            <w:pPr>
              <w:widowControl/>
              <w:jc w:val="left"/>
              <w:rPr>
                <w:rFonts w:ascii="宋体" w:hAnsi="宋体" w:cs="宋体"/>
                <w:b/>
                <w:kern w:val="0"/>
                <w:sz w:val="20"/>
                <w:szCs w:val="20"/>
                <w:lang w:bidi="ar"/>
              </w:rPr>
            </w:pPr>
            <w:r>
              <w:rPr>
                <w:rFonts w:hint="eastAsia" w:ascii="宋体" w:hAnsi="宋体" w:cs="宋体"/>
                <w:b/>
                <w:kern w:val="0"/>
                <w:sz w:val="20"/>
                <w:szCs w:val="20"/>
                <w:lang w:bidi="ar"/>
              </w:rPr>
              <w:t>日期：　</w:t>
            </w:r>
          </w:p>
        </w:tc>
        <w:tc>
          <w:tcPr>
            <w:tcW w:w="7579" w:type="dxa"/>
            <w:gridSpan w:val="6"/>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rPr>
                <w:rFonts w:ascii="宋体" w:hAnsi="宋体" w:cs="宋体"/>
                <w:b/>
                <w:kern w:val="0"/>
                <w:sz w:val="20"/>
                <w:szCs w:val="20"/>
                <w:lang w:bidi="ar"/>
              </w:rPr>
            </w:pPr>
            <w:r>
              <w:rPr>
                <w:rFonts w:hint="eastAsia" w:ascii="宋体" w:hAnsi="宋体" w:cs="宋体"/>
                <w:b/>
                <w:kern w:val="0"/>
                <w:sz w:val="20"/>
                <w:szCs w:val="20"/>
                <w:lang w:bidi="ar"/>
              </w:rPr>
              <w:t>供应商：</w:t>
            </w:r>
          </w:p>
          <w:p>
            <w:pPr>
              <w:widowControl/>
              <w:jc w:val="left"/>
              <w:rPr>
                <w:rFonts w:ascii="宋体" w:hAnsi="宋体" w:cs="宋体"/>
                <w:b/>
                <w:kern w:val="0"/>
                <w:sz w:val="20"/>
                <w:szCs w:val="20"/>
                <w:lang w:bidi="ar"/>
              </w:rPr>
            </w:pPr>
            <w:r>
              <w:rPr>
                <w:rFonts w:hint="eastAsia" w:ascii="宋体" w:hAnsi="宋体" w:cs="宋体"/>
                <w:b/>
                <w:kern w:val="0"/>
                <w:sz w:val="20"/>
                <w:szCs w:val="20"/>
                <w:lang w:bidi="ar"/>
              </w:rPr>
              <w:t>日　期：</w:t>
            </w:r>
          </w:p>
        </w:tc>
      </w:tr>
      <w:tr>
        <w:tblPrEx>
          <w:tblCellMar>
            <w:top w:w="0" w:type="dxa"/>
            <w:left w:w="108" w:type="dxa"/>
            <w:bottom w:w="0" w:type="dxa"/>
            <w:right w:w="108" w:type="dxa"/>
          </w:tblCellMar>
        </w:tblPrEx>
        <w:trPr>
          <w:trHeight w:val="312" w:hRule="atLeast"/>
          <w:jc w:val="center"/>
        </w:trPr>
        <w:tc>
          <w:tcPr>
            <w:tcW w:w="15109" w:type="dxa"/>
            <w:gridSpan w:val="11"/>
            <w:vMerge w:val="restart"/>
            <w:tcBorders>
              <w:top w:val="single" w:color="auto" w:sz="4" w:space="0"/>
              <w:left w:val="nil"/>
              <w:bottom w:val="nil"/>
              <w:right w:val="nil"/>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第*页,共*页,本单一式四联（物资管理部三联/供应商一联）</w:t>
            </w:r>
          </w:p>
        </w:tc>
      </w:tr>
      <w:tr>
        <w:tblPrEx>
          <w:tblCellMar>
            <w:top w:w="0" w:type="dxa"/>
            <w:left w:w="108" w:type="dxa"/>
            <w:bottom w:w="0" w:type="dxa"/>
            <w:right w:w="108" w:type="dxa"/>
          </w:tblCellMar>
        </w:tblPrEx>
        <w:trPr>
          <w:trHeight w:val="312" w:hRule="atLeast"/>
          <w:jc w:val="center"/>
        </w:trPr>
        <w:tc>
          <w:tcPr>
            <w:tcW w:w="15109" w:type="dxa"/>
            <w:gridSpan w:val="11"/>
            <w:vMerge w:val="continue"/>
            <w:tcBorders>
              <w:top w:val="nil"/>
              <w:left w:val="nil"/>
              <w:bottom w:val="nil"/>
              <w:right w:val="nil"/>
            </w:tcBorders>
            <w:vAlign w:val="center"/>
          </w:tcPr>
          <w:p>
            <w:pPr>
              <w:widowControl/>
              <w:jc w:val="center"/>
              <w:rPr>
                <w:rFonts w:ascii="宋体" w:hAnsi="宋体" w:cs="宋体"/>
                <w:b/>
                <w:kern w:val="0"/>
                <w:sz w:val="20"/>
                <w:szCs w:val="20"/>
                <w:lang w:bidi="ar"/>
              </w:rPr>
            </w:pPr>
          </w:p>
        </w:tc>
      </w:tr>
    </w:tbl>
    <w:p>
      <w:pPr>
        <w:pStyle w:val="23"/>
        <w:ind w:firstLine="0" w:firstLineChars="0"/>
      </w:pPr>
    </w:p>
    <w:p>
      <w:pPr>
        <w:pStyle w:val="139"/>
      </w:pPr>
      <w:r>
        <w:rPr>
          <w:rFonts w:hint="eastAsia"/>
        </w:rPr>
        <w:t xml:space="preserve">                                                                                                                                       </w:t>
      </w:r>
      <w:bookmarkStart w:id="80" w:name="_Toc13709"/>
      <w:bookmarkStart w:id="81" w:name="_Toc28885"/>
      <w:bookmarkStart w:id="82" w:name="_Toc1325"/>
      <w:r>
        <w:rPr>
          <w:rFonts w:hint="eastAsia"/>
        </w:rPr>
        <w:t>不合格物资标签</w:t>
      </w:r>
      <w:bookmarkEnd w:id="80"/>
      <w:bookmarkEnd w:id="81"/>
      <w:bookmarkEnd w:id="82"/>
    </w:p>
    <w:p>
      <w:pPr>
        <w:pStyle w:val="23"/>
        <w:ind w:firstLine="13320" w:firstLineChars="7400"/>
        <w:jc w:val="left"/>
        <w:rPr>
          <w:rFonts w:hAnsi="宋体" w:cs="宋体"/>
          <w:b/>
          <w:sz w:val="32"/>
          <w:szCs w:val="32"/>
          <w:lang w:bidi="ar"/>
        </w:rPr>
      </w:pPr>
      <w:r>
        <w:rPr>
          <w:sz w:val="18"/>
          <w:szCs w:val="18"/>
        </w:rPr>
        <w:t>JL/Z</w:t>
      </w:r>
      <w:r>
        <w:rPr>
          <w:rFonts w:hint="eastAsia"/>
          <w:sz w:val="18"/>
          <w:szCs w:val="18"/>
        </w:rPr>
        <w:t>D</w:t>
      </w:r>
      <w:r>
        <w:rPr>
          <w:sz w:val="18"/>
          <w:szCs w:val="18"/>
        </w:rPr>
        <w:t>YY</w:t>
      </w:r>
      <w:r>
        <w:rPr>
          <w:rFonts w:hint="eastAsia"/>
          <w:sz w:val="18"/>
          <w:szCs w:val="18"/>
        </w:rPr>
        <w:t>--CCH-GD-05-11</w:t>
      </w:r>
    </w:p>
    <w:p>
      <w:pPr>
        <w:pStyle w:val="23"/>
        <w:ind w:firstLine="0" w:firstLineChars="0"/>
        <w:jc w:val="center"/>
        <w:rPr>
          <w:rFonts w:hAnsi="宋体" w:cs="宋体"/>
          <w:b/>
          <w:sz w:val="32"/>
          <w:szCs w:val="32"/>
          <w:lang w:bidi="ar"/>
        </w:rPr>
      </w:pPr>
      <w:r>
        <w:rPr>
          <w:rFonts w:hint="eastAsia" w:hAnsi="宋体" w:cs="宋体"/>
          <w:b/>
          <w:sz w:val="32"/>
          <w:szCs w:val="32"/>
          <w:lang w:bidi="ar"/>
        </w:rPr>
        <w:t>不合格物资标签</w:t>
      </w:r>
    </w:p>
    <w:tbl>
      <w:tblPr>
        <w:tblStyle w:val="32"/>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205"/>
        <w:gridCol w:w="1545"/>
        <w:gridCol w:w="6000"/>
        <w:gridCol w:w="1320"/>
        <w:gridCol w:w="25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vAlign w:val="center"/>
          </w:tcPr>
          <w:p>
            <w:pPr>
              <w:pStyle w:val="23"/>
              <w:ind w:firstLine="0" w:firstLineChars="0"/>
              <w:jc w:val="left"/>
              <w:rPr>
                <w:rFonts w:hAnsi="宋体" w:cs="宋体"/>
                <w:b/>
                <w:sz w:val="20"/>
                <w:lang w:bidi="ar"/>
              </w:rPr>
            </w:pPr>
            <w:r>
              <w:rPr>
                <w:rFonts w:hint="eastAsia" w:hAnsi="宋体" w:cs="宋体"/>
                <w:b/>
                <w:sz w:val="20"/>
                <w:lang w:bidi="ar"/>
              </w:rPr>
              <w:t>采购项目名称：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tcPr>
          <w:p>
            <w:pPr>
              <w:pStyle w:val="23"/>
              <w:ind w:firstLine="0" w:firstLineChars="0"/>
              <w:jc w:val="left"/>
              <w:rPr>
                <w:rFonts w:hAnsi="宋体" w:cs="宋体"/>
                <w:b/>
                <w:sz w:val="20"/>
                <w:lang w:bidi="ar"/>
              </w:rPr>
            </w:pPr>
          </w:p>
          <w:p>
            <w:pPr>
              <w:pStyle w:val="23"/>
              <w:ind w:firstLine="0" w:firstLineChars="0"/>
              <w:jc w:val="left"/>
              <w:rPr>
                <w:rFonts w:hAnsi="宋体" w:cs="宋体"/>
                <w:b/>
                <w:sz w:val="20"/>
                <w:lang w:bidi="ar"/>
              </w:rPr>
            </w:pPr>
            <w:r>
              <w:rPr>
                <w:rFonts w:hint="eastAsia" w:hAnsi="宋体" w:cs="宋体"/>
                <w:b/>
                <w:sz w:val="20"/>
                <w:lang w:bidi="ar"/>
              </w:rPr>
              <w:t>采购订单号：                                         采购经办人：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tcPr>
          <w:p>
            <w:pPr>
              <w:pStyle w:val="23"/>
              <w:ind w:firstLine="0" w:firstLineChars="0"/>
              <w:jc w:val="left"/>
              <w:rPr>
                <w:rFonts w:hAnsi="宋体" w:cs="宋体"/>
                <w:b/>
                <w:sz w:val="20"/>
                <w:lang w:bidi="ar"/>
              </w:rPr>
            </w:pPr>
          </w:p>
          <w:p>
            <w:pPr>
              <w:pStyle w:val="23"/>
              <w:ind w:firstLine="0" w:firstLineChars="0"/>
              <w:jc w:val="left"/>
              <w:rPr>
                <w:rFonts w:hAnsi="宋体" w:cs="宋体"/>
                <w:b/>
                <w:sz w:val="20"/>
                <w:lang w:bidi="ar"/>
              </w:rPr>
            </w:pPr>
            <w:r>
              <w:rPr>
                <w:rFonts w:hint="eastAsia" w:hAnsi="宋体" w:cs="宋体"/>
                <w:b/>
                <w:sz w:val="20"/>
                <w:lang w:bidi="ar"/>
              </w:rPr>
              <w:t>验收时间：                                           仓储经办人：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vAlign w:val="center"/>
          </w:tcPr>
          <w:p>
            <w:pPr>
              <w:pStyle w:val="23"/>
              <w:ind w:firstLine="0" w:firstLineChars="0"/>
              <w:jc w:val="left"/>
              <w:rPr>
                <w:rFonts w:hAnsi="宋体" w:cs="宋体"/>
                <w:b/>
                <w:sz w:val="20"/>
                <w:lang w:bidi="ar"/>
              </w:rPr>
            </w:pPr>
            <w:r>
              <w:rPr>
                <w:rFonts w:hint="eastAsia" w:hAnsi="宋体" w:cs="宋体"/>
                <w:b/>
                <w:sz w:val="20"/>
                <w:lang w:bidi="ar"/>
              </w:rPr>
              <w:t>不合格原因：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vAlign w:val="center"/>
          </w:tcPr>
          <w:p>
            <w:pPr>
              <w:pStyle w:val="23"/>
              <w:ind w:firstLine="0" w:firstLineChars="0"/>
              <w:jc w:val="left"/>
              <w:rPr>
                <w:rFonts w:hAnsi="宋体" w:cs="宋体"/>
                <w:b/>
                <w:sz w:val="20"/>
                <w:lang w:bidi="ar"/>
              </w:rPr>
            </w:pPr>
            <w:r>
              <w:rPr>
                <w:rFonts w:hint="eastAsia" w:hAnsi="宋体" w:cs="宋体"/>
                <w:b/>
                <w:sz w:val="20"/>
                <w:lang w:bidi="ar"/>
              </w:rPr>
              <w:t>处理方式：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440" w:type="dxa"/>
            <w:vAlign w:val="center"/>
          </w:tcPr>
          <w:p>
            <w:pPr>
              <w:pStyle w:val="23"/>
              <w:ind w:firstLine="0" w:firstLineChars="0"/>
              <w:jc w:val="center"/>
              <w:rPr>
                <w:rFonts w:hAnsi="宋体" w:cs="宋体"/>
                <w:b/>
                <w:sz w:val="20"/>
                <w:lang w:bidi="ar"/>
              </w:rPr>
            </w:pPr>
            <w:r>
              <w:rPr>
                <w:rFonts w:hint="eastAsia" w:hAnsi="宋体" w:cs="宋体"/>
                <w:b/>
                <w:sz w:val="20"/>
                <w:lang w:bidi="ar"/>
              </w:rPr>
              <w:t>物资编码</w:t>
            </w:r>
          </w:p>
        </w:tc>
        <w:tc>
          <w:tcPr>
            <w:tcW w:w="2205" w:type="dxa"/>
            <w:vAlign w:val="center"/>
          </w:tcPr>
          <w:p>
            <w:pPr>
              <w:pStyle w:val="23"/>
              <w:ind w:firstLine="723" w:firstLineChars="0"/>
              <w:jc w:val="center"/>
              <w:rPr>
                <w:rFonts w:hAnsi="宋体" w:cs="宋体"/>
                <w:b/>
                <w:sz w:val="20"/>
                <w:lang w:bidi="ar"/>
              </w:rPr>
            </w:pPr>
          </w:p>
        </w:tc>
        <w:tc>
          <w:tcPr>
            <w:tcW w:w="1545" w:type="dxa"/>
            <w:vAlign w:val="center"/>
          </w:tcPr>
          <w:p>
            <w:pPr>
              <w:pStyle w:val="23"/>
              <w:ind w:firstLine="0" w:firstLineChars="0"/>
              <w:jc w:val="center"/>
              <w:rPr>
                <w:rFonts w:hAnsi="宋体" w:cs="宋体"/>
                <w:b/>
                <w:sz w:val="20"/>
                <w:lang w:bidi="ar"/>
              </w:rPr>
            </w:pPr>
            <w:r>
              <w:rPr>
                <w:rFonts w:hint="eastAsia" w:hAnsi="宋体" w:cs="宋体"/>
                <w:b/>
                <w:sz w:val="20"/>
                <w:lang w:bidi="ar"/>
              </w:rPr>
              <w:t>物资说明</w:t>
            </w:r>
          </w:p>
        </w:tc>
        <w:tc>
          <w:tcPr>
            <w:tcW w:w="6000" w:type="dxa"/>
            <w:vAlign w:val="center"/>
          </w:tcPr>
          <w:p>
            <w:pPr>
              <w:pStyle w:val="23"/>
              <w:ind w:firstLine="723" w:firstLineChars="0"/>
              <w:jc w:val="center"/>
              <w:rPr>
                <w:rFonts w:hAnsi="宋体" w:cs="宋体"/>
                <w:b/>
                <w:sz w:val="20"/>
                <w:lang w:bidi="ar"/>
              </w:rPr>
            </w:pPr>
          </w:p>
        </w:tc>
        <w:tc>
          <w:tcPr>
            <w:tcW w:w="1320" w:type="dxa"/>
            <w:vAlign w:val="center"/>
          </w:tcPr>
          <w:p>
            <w:pPr>
              <w:pStyle w:val="23"/>
              <w:ind w:firstLine="0" w:firstLineChars="0"/>
              <w:jc w:val="center"/>
              <w:rPr>
                <w:rFonts w:hAnsi="宋体" w:cs="宋体"/>
                <w:b/>
                <w:sz w:val="20"/>
                <w:lang w:bidi="ar"/>
              </w:rPr>
            </w:pPr>
            <w:r>
              <w:rPr>
                <w:rFonts w:hint="eastAsia" w:hAnsi="宋体" w:cs="宋体"/>
                <w:b/>
                <w:sz w:val="20"/>
                <w:lang w:bidi="ar"/>
              </w:rPr>
              <w:t>不合格数量</w:t>
            </w:r>
          </w:p>
        </w:tc>
        <w:tc>
          <w:tcPr>
            <w:tcW w:w="2595" w:type="dxa"/>
            <w:vAlign w:val="center"/>
          </w:tcPr>
          <w:p>
            <w:pPr>
              <w:pStyle w:val="23"/>
              <w:ind w:firstLine="402"/>
              <w:jc w:val="center"/>
              <w:rPr>
                <w:rFonts w:hAnsi="宋体" w:cs="宋体"/>
                <w:b/>
                <w:sz w:val="20"/>
                <w:lang w:bidi="ar"/>
              </w:rPr>
            </w:pPr>
          </w:p>
        </w:tc>
      </w:tr>
    </w:tbl>
    <w:p>
      <w:pPr>
        <w:pStyle w:val="23"/>
        <w:ind w:firstLine="402"/>
        <w:jc w:val="left"/>
        <w:rPr>
          <w:rFonts w:hAnsi="宋体" w:cs="宋体"/>
          <w:b/>
          <w:sz w:val="20"/>
          <w:lang w:bidi="ar"/>
        </w:rPr>
      </w:pPr>
    </w:p>
    <w:p>
      <w:pPr>
        <w:pStyle w:val="23"/>
        <w:ind w:firstLine="402"/>
        <w:jc w:val="left"/>
        <w:rPr>
          <w:rFonts w:hAnsi="宋体" w:cs="宋体"/>
          <w:b/>
          <w:sz w:val="20"/>
          <w:lang w:bidi="ar"/>
        </w:rPr>
      </w:pPr>
    </w:p>
    <w:p>
      <w:pPr>
        <w:pStyle w:val="139"/>
      </w:pPr>
      <w:r>
        <w:rPr>
          <w:rFonts w:hint="eastAsia"/>
        </w:rPr>
        <w:t xml:space="preserve">                                                                                                                                          </w:t>
      </w:r>
      <w:bookmarkStart w:id="83" w:name="_Toc2344"/>
      <w:bookmarkStart w:id="84" w:name="_Toc10940"/>
      <w:bookmarkStart w:id="85" w:name="_Toc22978_WPSOffice_Level1"/>
      <w:bookmarkStart w:id="86" w:name="_Toc22046"/>
      <w:r>
        <w:rPr>
          <w:rFonts w:hint="eastAsia"/>
        </w:rPr>
        <w:t>验收不合格物资台账</w:t>
      </w:r>
      <w:bookmarkEnd w:id="83"/>
      <w:bookmarkEnd w:id="84"/>
      <w:bookmarkEnd w:id="85"/>
      <w:bookmarkEnd w:id="86"/>
      <w:r>
        <w:rPr>
          <w:rFonts w:hint="eastAsia"/>
        </w:rPr>
        <w:t xml:space="preserve"> </w:t>
      </w:r>
    </w:p>
    <w:p>
      <w:pPr>
        <w:pStyle w:val="23"/>
        <w:ind w:firstLine="0" w:firstLineChars="0"/>
        <w:jc w:val="right"/>
      </w:pPr>
      <w:r>
        <w:rPr>
          <w:sz w:val="18"/>
          <w:szCs w:val="18"/>
        </w:rPr>
        <w:t>JL/Z</w:t>
      </w:r>
      <w:r>
        <w:rPr>
          <w:rFonts w:hint="eastAsia"/>
          <w:sz w:val="18"/>
          <w:szCs w:val="18"/>
        </w:rPr>
        <w:t>D</w:t>
      </w:r>
      <w:r>
        <w:rPr>
          <w:sz w:val="18"/>
          <w:szCs w:val="18"/>
        </w:rPr>
        <w:t>YY</w:t>
      </w:r>
      <w:r>
        <w:rPr>
          <w:rFonts w:hint="eastAsia"/>
          <w:sz w:val="18"/>
          <w:szCs w:val="18"/>
        </w:rPr>
        <w:t xml:space="preserve">--CCH-GD-05-12                          </w:t>
      </w:r>
    </w:p>
    <w:tbl>
      <w:tblPr>
        <w:tblStyle w:val="32"/>
        <w:tblW w:w="0" w:type="auto"/>
        <w:tblInd w:w="93" w:type="dxa"/>
        <w:tblLayout w:type="fixed"/>
        <w:tblCellMar>
          <w:top w:w="15" w:type="dxa"/>
          <w:left w:w="15" w:type="dxa"/>
          <w:bottom w:w="15" w:type="dxa"/>
          <w:right w:w="15" w:type="dxa"/>
        </w:tblCellMar>
      </w:tblPr>
      <w:tblGrid>
        <w:gridCol w:w="622"/>
        <w:gridCol w:w="690"/>
        <w:gridCol w:w="819"/>
        <w:gridCol w:w="926"/>
        <w:gridCol w:w="1183"/>
        <w:gridCol w:w="1197"/>
        <w:gridCol w:w="870"/>
        <w:gridCol w:w="855"/>
        <w:gridCol w:w="1005"/>
        <w:gridCol w:w="915"/>
        <w:gridCol w:w="825"/>
        <w:gridCol w:w="1185"/>
        <w:gridCol w:w="945"/>
        <w:gridCol w:w="1035"/>
        <w:gridCol w:w="615"/>
        <w:gridCol w:w="1369"/>
      </w:tblGrid>
      <w:tr>
        <w:tblPrEx>
          <w:tblCellMar>
            <w:top w:w="15" w:type="dxa"/>
            <w:left w:w="15" w:type="dxa"/>
            <w:bottom w:w="15" w:type="dxa"/>
            <w:right w:w="15" w:type="dxa"/>
          </w:tblCellMar>
        </w:tblPrEx>
        <w:trPr>
          <w:trHeight w:val="570" w:hRule="atLeast"/>
        </w:trPr>
        <w:tc>
          <w:tcPr>
            <w:tcW w:w="15056" w:type="dxa"/>
            <w:gridSpan w:val="16"/>
            <w:tcBorders>
              <w:top w:val="nil"/>
              <w:left w:val="nil"/>
              <w:bottom w:val="single" w:color="auto" w:sz="4" w:space="0"/>
              <w:right w:val="nil"/>
            </w:tcBorders>
            <w:vAlign w:val="center"/>
          </w:tcPr>
          <w:p>
            <w:pPr>
              <w:widowControl/>
              <w:jc w:val="center"/>
              <w:textAlignment w:val="center"/>
              <w:rPr>
                <w:rFonts w:ascii="宋体" w:hAnsi="宋体"/>
                <w:b/>
                <w:bCs/>
                <w:kern w:val="0"/>
                <w:sz w:val="22"/>
                <w:szCs w:val="22"/>
              </w:rPr>
            </w:pPr>
            <w:r>
              <w:rPr>
                <w:rFonts w:hint="eastAsia" w:ascii="宋体" w:hAnsi="宋体" w:cs="宋体"/>
                <w:b/>
                <w:kern w:val="0"/>
                <w:sz w:val="32"/>
                <w:szCs w:val="32"/>
                <w:lang w:bidi="ar"/>
              </w:rPr>
              <w:t>验收不合格物资台账</w:t>
            </w:r>
          </w:p>
        </w:tc>
      </w:tr>
      <w:tr>
        <w:tblPrEx>
          <w:tblCellMar>
            <w:top w:w="15" w:type="dxa"/>
            <w:left w:w="15" w:type="dxa"/>
            <w:bottom w:w="15" w:type="dxa"/>
            <w:right w:w="15" w:type="dxa"/>
          </w:tblCellMar>
        </w:tblPrEx>
        <w:trPr>
          <w:trHeight w:val="570" w:hRule="atLeast"/>
        </w:trPr>
        <w:tc>
          <w:tcPr>
            <w:tcW w:w="622"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序号</w:t>
            </w:r>
          </w:p>
        </w:tc>
        <w:tc>
          <w:tcPr>
            <w:tcW w:w="69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线路</w:t>
            </w:r>
          </w:p>
        </w:tc>
        <w:tc>
          <w:tcPr>
            <w:tcW w:w="81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需求部门/中心</w:t>
            </w:r>
          </w:p>
        </w:tc>
        <w:tc>
          <w:tcPr>
            <w:tcW w:w="92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采购    订单号</w:t>
            </w:r>
          </w:p>
        </w:tc>
        <w:tc>
          <w:tcPr>
            <w:tcW w:w="1183"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物资编码</w:t>
            </w:r>
          </w:p>
        </w:tc>
        <w:tc>
          <w:tcPr>
            <w:tcW w:w="119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物资说明</w:t>
            </w:r>
          </w:p>
        </w:tc>
        <w:tc>
          <w:tcPr>
            <w:tcW w:w="8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验收时间</w:t>
            </w:r>
          </w:p>
        </w:tc>
        <w:tc>
          <w:tcPr>
            <w:tcW w:w="85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仓储反馈时间</w:t>
            </w:r>
          </w:p>
        </w:tc>
        <w:tc>
          <w:tcPr>
            <w:tcW w:w="100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不合格</w:t>
            </w:r>
          </w:p>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数量</w:t>
            </w:r>
          </w:p>
        </w:tc>
        <w:tc>
          <w:tcPr>
            <w:tcW w:w="9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不合格 原因</w:t>
            </w:r>
          </w:p>
        </w:tc>
        <w:tc>
          <w:tcPr>
            <w:tcW w:w="82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仓储</w:t>
            </w:r>
          </w:p>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118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处理方式</w:t>
            </w:r>
          </w:p>
        </w:tc>
        <w:tc>
          <w:tcPr>
            <w:tcW w:w="94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处理</w:t>
            </w:r>
          </w:p>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期限</w:t>
            </w:r>
          </w:p>
        </w:tc>
        <w:tc>
          <w:tcPr>
            <w:tcW w:w="103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采购经办人</w:t>
            </w:r>
          </w:p>
        </w:tc>
        <w:tc>
          <w:tcPr>
            <w:tcW w:w="6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是否解决</w:t>
            </w:r>
          </w:p>
        </w:tc>
        <w:tc>
          <w:tcPr>
            <w:tcW w:w="13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备注</w:t>
            </w:r>
          </w:p>
        </w:tc>
      </w:tr>
      <w:tr>
        <w:tblPrEx>
          <w:tblCellMar>
            <w:top w:w="15" w:type="dxa"/>
            <w:left w:w="15" w:type="dxa"/>
            <w:bottom w:w="15" w:type="dxa"/>
            <w:right w:w="15" w:type="dxa"/>
          </w:tblCellMar>
        </w:tblPrEx>
        <w:trPr>
          <w:trHeight w:val="286" w:hRule="atLeast"/>
        </w:trPr>
        <w:tc>
          <w:tcPr>
            <w:tcW w:w="622" w:type="dxa"/>
            <w:tcBorders>
              <w:top w:val="single" w:color="auto"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auto"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bl>
    <w:p>
      <w:pPr>
        <w:pStyle w:val="23"/>
        <w:ind w:firstLine="0" w:firstLineChars="0"/>
      </w:pPr>
    </w:p>
    <w:p/>
    <w:p/>
    <w:p/>
    <w:p/>
    <w:p/>
    <w:p/>
    <w:p/>
    <w:p/>
    <w:p>
      <w:pPr>
        <w:pStyle w:val="139"/>
      </w:pPr>
      <w:r>
        <w:rPr>
          <w:rFonts w:hint="eastAsia"/>
        </w:rPr>
        <w:t xml:space="preserve">                                                                                                                                          </w:t>
      </w:r>
      <w:bookmarkStart w:id="87" w:name="_Toc22846"/>
      <w:bookmarkStart w:id="88" w:name="_Toc28187"/>
      <w:r>
        <w:rPr>
          <w:rFonts w:hint="eastAsia" w:ascii="宋体" w:hAnsi="宋体" w:cs="宋体"/>
        </w:rPr>
        <w:t>物资入库单</w:t>
      </w:r>
      <w:bookmarkEnd w:id="87"/>
      <w:bookmarkEnd w:id="88"/>
      <w:r>
        <w:rPr>
          <w:rFonts w:hint="eastAsia"/>
        </w:rPr>
        <w:t xml:space="preserve"> </w:t>
      </w:r>
    </w:p>
    <w:p>
      <w:pPr>
        <w:jc w:val="right"/>
      </w:pPr>
      <w:r>
        <w:rPr>
          <w:sz w:val="18"/>
          <w:szCs w:val="18"/>
        </w:rPr>
        <w:t>JL/Z</w:t>
      </w:r>
      <w:r>
        <w:rPr>
          <w:rFonts w:hint="eastAsia"/>
          <w:sz w:val="18"/>
          <w:szCs w:val="18"/>
        </w:rPr>
        <w:t>D</w:t>
      </w:r>
      <w:r>
        <w:rPr>
          <w:sz w:val="18"/>
          <w:szCs w:val="18"/>
        </w:rPr>
        <w:t>YY</w:t>
      </w:r>
      <w:r>
        <w:rPr>
          <w:rFonts w:hint="eastAsia"/>
          <w:sz w:val="18"/>
          <w:szCs w:val="18"/>
        </w:rPr>
        <w:t xml:space="preserve">--CCH-GD-05-13 </w:t>
      </w:r>
    </w:p>
    <w:p/>
    <w:p>
      <w:r>
        <w:rPr>
          <w:rFonts w:hint="eastAsia"/>
        </w:rPr>
        <w:t xml:space="preserve">                                                                </w:t>
      </w:r>
      <w:r>
        <w:rPr>
          <w:rFonts w:hint="eastAsia" w:ascii="宋体" w:hAnsi="宋体" w:cs="宋体"/>
          <w:b/>
          <w:kern w:val="0"/>
          <w:sz w:val="32"/>
          <w:szCs w:val="32"/>
          <w:lang w:bidi="ar"/>
        </w:rPr>
        <w:t xml:space="preserve">    物资入库单</w:t>
      </w:r>
    </w:p>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9"/>
        <w:gridCol w:w="1410"/>
        <w:gridCol w:w="3135"/>
        <w:gridCol w:w="403"/>
        <w:gridCol w:w="272"/>
        <w:gridCol w:w="885"/>
        <w:gridCol w:w="1860"/>
        <w:gridCol w:w="1417"/>
        <w:gridCol w:w="22"/>
        <w:gridCol w:w="556"/>
        <w:gridCol w:w="1797"/>
        <w:gridCol w:w="2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5747" w:type="dxa"/>
            <w:gridSpan w:val="4"/>
            <w:vMerge w:val="restart"/>
            <w:shd w:val="clear" w:color="auto" w:fill="FFFFFF"/>
            <w:tcMar>
              <w:top w:w="15" w:type="dxa"/>
              <w:bottom w:w="15" w:type="dxa"/>
            </w:tcMar>
            <w:vAlign w:val="center"/>
          </w:tcPr>
          <w:p>
            <w:r>
              <w:rPr>
                <w:rFonts w:hint="eastAsia"/>
              </w:rPr>
              <w:t>合同/订单号：</w:t>
            </w:r>
          </w:p>
        </w:tc>
        <w:tc>
          <w:tcPr>
            <w:tcW w:w="4434" w:type="dxa"/>
            <w:gridSpan w:val="4"/>
            <w:vMerge w:val="restart"/>
            <w:shd w:val="clear" w:color="auto" w:fill="FFFFFF"/>
            <w:tcMar>
              <w:top w:w="15" w:type="dxa"/>
              <w:bottom w:w="15" w:type="dxa"/>
            </w:tcMar>
            <w:vAlign w:val="center"/>
          </w:tcPr>
          <w:p>
            <w:r>
              <w:rPr>
                <w:rFonts w:hint="eastAsia"/>
              </w:rPr>
              <w:t>库存组织：</w:t>
            </w:r>
          </w:p>
        </w:tc>
        <w:tc>
          <w:tcPr>
            <w:tcW w:w="2375" w:type="dxa"/>
            <w:gridSpan w:val="3"/>
            <w:vMerge w:val="restart"/>
            <w:shd w:val="clear" w:color="auto" w:fill="FFFFFF"/>
            <w:tcMar>
              <w:top w:w="15" w:type="dxa"/>
              <w:bottom w:w="15" w:type="dxa"/>
            </w:tcMar>
            <w:vAlign w:val="center"/>
          </w:tcPr>
          <w:p>
            <w:r>
              <w:rPr>
                <w:rFonts w:hint="eastAsia"/>
              </w:rPr>
              <w:t>来源类别</w:t>
            </w:r>
          </w:p>
        </w:tc>
        <w:tc>
          <w:tcPr>
            <w:tcW w:w="2561" w:type="dxa"/>
            <w:vMerge w:val="restart"/>
            <w:shd w:val="clear" w:color="auto" w:fill="FFFFFF"/>
            <w:tcMar>
              <w:top w:w="15" w:type="dxa"/>
              <w:bottom w:w="15" w:type="dxa"/>
            </w:tcMar>
            <w:vAlign w:val="center"/>
          </w:tcPr>
          <w:p>
            <w:r>
              <w:rPr>
                <w:rFonts w:hint="eastAsia"/>
              </w:rPr>
              <w:t>入库单号：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747" w:type="dxa"/>
            <w:gridSpan w:val="4"/>
            <w:vMerge w:val="continue"/>
            <w:shd w:val="clear" w:color="auto" w:fill="FFFFFF"/>
            <w:tcMar>
              <w:top w:w="15" w:type="dxa"/>
              <w:bottom w:w="15" w:type="dxa"/>
            </w:tcMar>
            <w:vAlign w:val="center"/>
          </w:tcPr>
          <w:p/>
        </w:tc>
        <w:tc>
          <w:tcPr>
            <w:tcW w:w="4434" w:type="dxa"/>
            <w:gridSpan w:val="4"/>
            <w:vMerge w:val="continue"/>
            <w:shd w:val="clear" w:color="auto" w:fill="FFFFFF"/>
            <w:tcMar>
              <w:top w:w="15" w:type="dxa"/>
              <w:bottom w:w="15" w:type="dxa"/>
            </w:tcMar>
            <w:vAlign w:val="center"/>
          </w:tcPr>
          <w:p/>
        </w:tc>
        <w:tc>
          <w:tcPr>
            <w:tcW w:w="2375" w:type="dxa"/>
            <w:gridSpan w:val="3"/>
            <w:vMerge w:val="continue"/>
            <w:shd w:val="clear" w:color="auto" w:fill="FFFFFF"/>
            <w:tcMar>
              <w:top w:w="15" w:type="dxa"/>
              <w:bottom w:w="15" w:type="dxa"/>
            </w:tcMar>
            <w:vAlign w:val="center"/>
          </w:tcPr>
          <w:p/>
        </w:tc>
        <w:tc>
          <w:tcPr>
            <w:tcW w:w="2561" w:type="dxa"/>
            <w:vMerge w:val="continue"/>
            <w:shd w:val="clear" w:color="auto" w:fill="FFFFFF"/>
            <w:tcMar>
              <w:top w:w="15" w:type="dxa"/>
              <w:bottom w:w="15" w:type="dxa"/>
            </w:tcMar>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0203" w:type="dxa"/>
            <w:gridSpan w:val="9"/>
            <w:shd w:val="clear" w:color="auto" w:fill="FFFFFF"/>
            <w:tcMar>
              <w:top w:w="15" w:type="dxa"/>
              <w:bottom w:w="15" w:type="dxa"/>
            </w:tcMar>
            <w:vAlign w:val="center"/>
          </w:tcPr>
          <w:p>
            <w:r>
              <w:rPr>
                <w:rFonts w:hint="eastAsia"/>
              </w:rPr>
              <w:t>合同/订单名称：</w:t>
            </w:r>
          </w:p>
        </w:tc>
        <w:tc>
          <w:tcPr>
            <w:tcW w:w="2353" w:type="dxa"/>
            <w:gridSpan w:val="2"/>
            <w:vMerge w:val="restart"/>
            <w:shd w:val="clear" w:color="auto" w:fill="FFFFFF"/>
            <w:tcMar>
              <w:top w:w="15" w:type="dxa"/>
              <w:bottom w:w="15" w:type="dxa"/>
            </w:tcMar>
            <w:vAlign w:val="center"/>
          </w:tcPr>
          <w:p>
            <w:r>
              <w:rPr>
                <w:rFonts w:hint="eastAsia"/>
              </w:rPr>
              <w:sym w:font="Wingdings 2" w:char="00A3"/>
            </w:r>
            <w:r>
              <w:rPr>
                <w:rFonts w:hint="eastAsia"/>
              </w:rPr>
              <w:t>　运营自购</w:t>
            </w:r>
          </w:p>
          <w:p>
            <w:r>
              <w:rPr>
                <w:rFonts w:hint="eastAsia"/>
              </w:rPr>
              <w:t>□　建设移交</w:t>
            </w:r>
          </w:p>
          <w:p>
            <w:r>
              <w:rPr>
                <w:rFonts w:hint="eastAsia"/>
              </w:rPr>
              <w:sym w:font="Wingdings 2" w:char="00A3"/>
            </w:r>
            <w:r>
              <w:rPr>
                <w:rFonts w:hint="eastAsia"/>
              </w:rPr>
              <w:t>　其他</w:t>
            </w:r>
          </w:p>
        </w:tc>
        <w:tc>
          <w:tcPr>
            <w:tcW w:w="2561" w:type="dxa"/>
            <w:vMerge w:val="restart"/>
            <w:shd w:val="clear" w:color="auto" w:fill="FFFFFF"/>
            <w:tcMar>
              <w:top w:w="15" w:type="dxa"/>
              <w:bottom w:w="15" w:type="dxa"/>
            </w:tcMar>
            <w:vAlign w:val="center"/>
          </w:tcPr>
          <w:p/>
          <w:p>
            <w:r>
              <w:rPr>
                <w:rFonts w:hint="eastAsia"/>
              </w:rPr>
              <w:t>入库日期：</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203" w:type="dxa"/>
            <w:gridSpan w:val="9"/>
            <w:shd w:val="clear" w:color="auto" w:fill="FFFFFF"/>
            <w:tcMar>
              <w:top w:w="15" w:type="dxa"/>
              <w:bottom w:w="15" w:type="dxa"/>
            </w:tcMar>
            <w:vAlign w:val="center"/>
          </w:tcPr>
          <w:p>
            <w:r>
              <w:rPr>
                <w:rFonts w:hint="eastAsia"/>
              </w:rPr>
              <w:t>供应商名称：</w:t>
            </w:r>
          </w:p>
        </w:tc>
        <w:tc>
          <w:tcPr>
            <w:tcW w:w="2353" w:type="dxa"/>
            <w:gridSpan w:val="2"/>
            <w:vMerge w:val="continue"/>
            <w:shd w:val="clear" w:color="auto" w:fill="FFFFFF"/>
            <w:tcMar>
              <w:top w:w="15" w:type="dxa"/>
              <w:bottom w:w="15" w:type="dxa"/>
            </w:tcMar>
            <w:vAlign w:val="bottom"/>
          </w:tcPr>
          <w:p/>
        </w:tc>
        <w:tc>
          <w:tcPr>
            <w:tcW w:w="2561" w:type="dxa"/>
            <w:vMerge w:val="continue"/>
            <w:shd w:val="clear" w:color="auto" w:fill="FFFFFF"/>
            <w:tcMar>
              <w:top w:w="15" w:type="dxa"/>
              <w:bottom w:w="15" w:type="dxa"/>
            </w:tcMar>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799" w:type="dxa"/>
            <w:shd w:val="clear" w:color="auto" w:fill="auto"/>
            <w:tcMar>
              <w:top w:w="15" w:type="dxa"/>
              <w:bottom w:w="15" w:type="dxa"/>
            </w:tcMar>
            <w:vAlign w:val="center"/>
          </w:tcPr>
          <w:p>
            <w:pPr>
              <w:jc w:val="center"/>
            </w:pPr>
            <w:r>
              <w:rPr>
                <w:rFonts w:hint="eastAsia"/>
              </w:rPr>
              <w:t>序号</w:t>
            </w:r>
          </w:p>
        </w:tc>
        <w:tc>
          <w:tcPr>
            <w:tcW w:w="1410" w:type="dxa"/>
            <w:shd w:val="clear" w:color="auto" w:fill="auto"/>
            <w:tcMar>
              <w:top w:w="15" w:type="dxa"/>
              <w:bottom w:w="15" w:type="dxa"/>
            </w:tcMar>
            <w:vAlign w:val="center"/>
          </w:tcPr>
          <w:p>
            <w:pPr>
              <w:jc w:val="center"/>
            </w:pPr>
            <w:r>
              <w:rPr>
                <w:rFonts w:hint="eastAsia"/>
              </w:rPr>
              <w:t>物资编码</w:t>
            </w:r>
          </w:p>
        </w:tc>
        <w:tc>
          <w:tcPr>
            <w:tcW w:w="3135" w:type="dxa"/>
            <w:shd w:val="clear" w:color="auto" w:fill="auto"/>
            <w:tcMar>
              <w:top w:w="15" w:type="dxa"/>
              <w:bottom w:w="15" w:type="dxa"/>
            </w:tcMar>
            <w:vAlign w:val="center"/>
          </w:tcPr>
          <w:p>
            <w:pPr>
              <w:jc w:val="center"/>
            </w:pPr>
            <w:r>
              <w:rPr>
                <w:rFonts w:hint="eastAsia"/>
              </w:rPr>
              <w:t>物资说明</w:t>
            </w:r>
          </w:p>
        </w:tc>
        <w:tc>
          <w:tcPr>
            <w:tcW w:w="675" w:type="dxa"/>
            <w:gridSpan w:val="2"/>
            <w:shd w:val="clear" w:color="auto" w:fill="auto"/>
            <w:tcMar>
              <w:top w:w="15" w:type="dxa"/>
              <w:bottom w:w="15" w:type="dxa"/>
            </w:tcMar>
            <w:vAlign w:val="center"/>
          </w:tcPr>
          <w:p>
            <w:pPr>
              <w:jc w:val="center"/>
            </w:pPr>
            <w:r>
              <w:rPr>
                <w:rFonts w:hint="eastAsia"/>
              </w:rPr>
              <w:t>单位</w:t>
            </w:r>
          </w:p>
        </w:tc>
        <w:tc>
          <w:tcPr>
            <w:tcW w:w="885" w:type="dxa"/>
            <w:shd w:val="clear" w:color="auto" w:fill="auto"/>
            <w:tcMar>
              <w:top w:w="15" w:type="dxa"/>
              <w:bottom w:w="15" w:type="dxa"/>
            </w:tcMar>
            <w:vAlign w:val="center"/>
          </w:tcPr>
          <w:p>
            <w:pPr>
              <w:jc w:val="center"/>
            </w:pPr>
            <w:r>
              <w:rPr>
                <w:rFonts w:hint="eastAsia"/>
              </w:rPr>
              <w:t>数量</w:t>
            </w:r>
          </w:p>
        </w:tc>
        <w:tc>
          <w:tcPr>
            <w:tcW w:w="1860" w:type="dxa"/>
            <w:shd w:val="clear" w:color="auto" w:fill="auto"/>
            <w:tcMar>
              <w:top w:w="15" w:type="dxa"/>
              <w:bottom w:w="15" w:type="dxa"/>
            </w:tcMar>
            <w:vAlign w:val="center"/>
          </w:tcPr>
          <w:p>
            <w:pPr>
              <w:jc w:val="center"/>
            </w:pPr>
            <w:r>
              <w:rPr>
                <w:rFonts w:hint="eastAsia"/>
              </w:rPr>
              <w:t>单价    (不含税)</w:t>
            </w:r>
          </w:p>
        </w:tc>
        <w:tc>
          <w:tcPr>
            <w:tcW w:w="1995" w:type="dxa"/>
            <w:gridSpan w:val="3"/>
            <w:shd w:val="clear" w:color="auto" w:fill="auto"/>
            <w:tcMar>
              <w:top w:w="15" w:type="dxa"/>
              <w:bottom w:w="15" w:type="dxa"/>
            </w:tcMar>
            <w:vAlign w:val="center"/>
          </w:tcPr>
          <w:p>
            <w:pPr>
              <w:jc w:val="center"/>
            </w:pPr>
            <w:r>
              <w:rPr>
                <w:rFonts w:hint="eastAsia"/>
              </w:rPr>
              <w:t>金额（不含税）</w:t>
            </w:r>
          </w:p>
        </w:tc>
        <w:tc>
          <w:tcPr>
            <w:tcW w:w="1797" w:type="dxa"/>
            <w:shd w:val="clear" w:color="auto" w:fill="auto"/>
            <w:tcMar>
              <w:top w:w="15" w:type="dxa"/>
              <w:bottom w:w="15" w:type="dxa"/>
            </w:tcMar>
            <w:vAlign w:val="center"/>
          </w:tcPr>
          <w:p>
            <w:pPr>
              <w:jc w:val="center"/>
            </w:pPr>
            <w:r>
              <w:rPr>
                <w:rFonts w:hint="eastAsia"/>
              </w:rPr>
              <w:t>存放位置</w:t>
            </w:r>
          </w:p>
        </w:tc>
        <w:tc>
          <w:tcPr>
            <w:tcW w:w="2561" w:type="dxa"/>
            <w:shd w:val="clear" w:color="auto" w:fill="FFFFFF"/>
            <w:tcMar>
              <w:top w:w="15" w:type="dxa"/>
              <w:bottom w:w="15" w:type="dxa"/>
            </w:tcMar>
            <w:vAlign w:val="center"/>
          </w:tcPr>
          <w:p>
            <w:pPr>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799" w:type="dxa"/>
            <w:shd w:val="clear" w:color="auto" w:fill="auto"/>
            <w:tcMar>
              <w:top w:w="15" w:type="dxa"/>
              <w:bottom w:w="15" w:type="dxa"/>
            </w:tcMar>
            <w:vAlign w:val="bottom"/>
          </w:tcPr>
          <w:p/>
        </w:tc>
        <w:tc>
          <w:tcPr>
            <w:tcW w:w="1410" w:type="dxa"/>
            <w:shd w:val="clear" w:color="auto" w:fill="auto"/>
            <w:tcMar>
              <w:top w:w="15" w:type="dxa"/>
              <w:bottom w:w="15" w:type="dxa"/>
            </w:tcMar>
            <w:vAlign w:val="bottom"/>
          </w:tcPr>
          <w:p/>
        </w:tc>
        <w:tc>
          <w:tcPr>
            <w:tcW w:w="3135" w:type="dxa"/>
            <w:shd w:val="clear" w:color="auto" w:fill="auto"/>
            <w:tcMar>
              <w:top w:w="15" w:type="dxa"/>
              <w:bottom w:w="15" w:type="dxa"/>
            </w:tcMar>
            <w:vAlign w:val="bottom"/>
          </w:tcPr>
          <w:p/>
        </w:tc>
        <w:tc>
          <w:tcPr>
            <w:tcW w:w="675" w:type="dxa"/>
            <w:gridSpan w:val="2"/>
            <w:shd w:val="clear" w:color="auto" w:fill="auto"/>
            <w:tcMar>
              <w:top w:w="15" w:type="dxa"/>
              <w:bottom w:w="15" w:type="dxa"/>
            </w:tcMar>
            <w:vAlign w:val="bottom"/>
          </w:tcPr>
          <w:p/>
        </w:tc>
        <w:tc>
          <w:tcPr>
            <w:tcW w:w="885" w:type="dxa"/>
            <w:shd w:val="clear" w:color="auto" w:fill="auto"/>
            <w:tcMar>
              <w:top w:w="15" w:type="dxa"/>
              <w:bottom w:w="15" w:type="dxa"/>
            </w:tcMar>
            <w:vAlign w:val="bottom"/>
          </w:tcPr>
          <w:p/>
        </w:tc>
        <w:tc>
          <w:tcPr>
            <w:tcW w:w="1860" w:type="dxa"/>
            <w:shd w:val="clear" w:color="auto" w:fill="auto"/>
            <w:tcMar>
              <w:top w:w="15" w:type="dxa"/>
              <w:bottom w:w="15" w:type="dxa"/>
            </w:tcMar>
            <w:vAlign w:val="bottom"/>
          </w:tcPr>
          <w:p/>
        </w:tc>
        <w:tc>
          <w:tcPr>
            <w:tcW w:w="1995" w:type="dxa"/>
            <w:gridSpan w:val="3"/>
            <w:shd w:val="clear" w:color="auto" w:fill="auto"/>
            <w:tcMar>
              <w:top w:w="15" w:type="dxa"/>
              <w:bottom w:w="15" w:type="dxa"/>
            </w:tcMar>
            <w:vAlign w:val="bottom"/>
          </w:tcPr>
          <w:p/>
        </w:tc>
        <w:tc>
          <w:tcPr>
            <w:tcW w:w="1797" w:type="dxa"/>
            <w:shd w:val="clear" w:color="auto" w:fill="auto"/>
            <w:tcMar>
              <w:top w:w="15" w:type="dxa"/>
              <w:bottom w:w="15" w:type="dxa"/>
            </w:tcMar>
            <w:vAlign w:val="bottom"/>
          </w:tcPr>
          <w:p/>
        </w:tc>
        <w:tc>
          <w:tcPr>
            <w:tcW w:w="2561" w:type="dxa"/>
            <w:shd w:val="clear" w:color="auto" w:fill="FFFFFF"/>
            <w:tcMar>
              <w:top w:w="15" w:type="dxa"/>
              <w:bottom w:w="15" w:type="dxa"/>
            </w:tcMar>
            <w:vAlign w:val="bottom"/>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6019" w:type="dxa"/>
            <w:gridSpan w:val="5"/>
            <w:shd w:val="clear" w:color="auto" w:fill="FFFFFF"/>
            <w:tcMar>
              <w:top w:w="15" w:type="dxa"/>
              <w:bottom w:w="15" w:type="dxa"/>
            </w:tcMar>
            <w:vAlign w:val="center"/>
          </w:tcPr>
          <w:p>
            <w:r>
              <w:rPr>
                <w:rFonts w:hint="eastAsia"/>
              </w:rPr>
              <w:t>金额合计（含税）：￥</w:t>
            </w:r>
          </w:p>
        </w:tc>
        <w:tc>
          <w:tcPr>
            <w:tcW w:w="9098" w:type="dxa"/>
            <w:gridSpan w:val="7"/>
            <w:shd w:val="clear" w:color="auto" w:fill="FFFFFF"/>
            <w:vAlign w:val="center"/>
          </w:tcPr>
          <w:p>
            <w:r>
              <w:rPr>
                <w:rFonts w:hint="eastAsia"/>
              </w:rPr>
              <w:t>人民币（大写）：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8764" w:type="dxa"/>
            <w:gridSpan w:val="7"/>
            <w:shd w:val="clear" w:color="auto" w:fill="FFFFFF"/>
            <w:tcMar>
              <w:top w:w="15" w:type="dxa"/>
              <w:bottom w:w="15" w:type="dxa"/>
            </w:tcMar>
            <w:vAlign w:val="center"/>
          </w:tcPr>
          <w:p>
            <w:r>
              <w:rPr>
                <w:rFonts w:hint="eastAsia"/>
              </w:rPr>
              <w:t>仓库经办人</w:t>
            </w:r>
          </w:p>
          <w:p>
            <w:r>
              <w:rPr>
                <w:rFonts w:hint="eastAsia"/>
              </w:rPr>
              <w:t>姓名：</w:t>
            </w:r>
          </w:p>
          <w:p>
            <w:r>
              <w:rPr>
                <w:rFonts w:hint="eastAsia"/>
              </w:rPr>
              <w:t>日期：</w:t>
            </w:r>
          </w:p>
        </w:tc>
        <w:tc>
          <w:tcPr>
            <w:tcW w:w="6353" w:type="dxa"/>
            <w:gridSpan w:val="5"/>
            <w:shd w:val="clear" w:color="auto" w:fill="FFFFFF"/>
            <w:tcMar>
              <w:top w:w="15" w:type="dxa"/>
              <w:bottom w:w="15" w:type="dxa"/>
            </w:tcMar>
            <w:vAlign w:val="center"/>
          </w:tcPr>
          <w:p>
            <w:r>
              <w:rPr>
                <w:rFonts w:hint="eastAsia"/>
              </w:rPr>
              <w:t>入库复核人</w:t>
            </w:r>
          </w:p>
          <w:p>
            <w:r>
              <w:rPr>
                <w:rFonts w:hint="eastAsia"/>
              </w:rPr>
              <w:t>姓名：</w:t>
            </w:r>
          </w:p>
          <w:p>
            <w:r>
              <w:rPr>
                <w:rFonts w:hint="eastAsia"/>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117" w:type="dxa"/>
            <w:gridSpan w:val="12"/>
            <w:shd w:val="clear" w:color="auto" w:fill="FFFFFF"/>
            <w:tcMar>
              <w:top w:w="15" w:type="dxa"/>
              <w:bottom w:w="15" w:type="dxa"/>
            </w:tcMar>
            <w:vAlign w:val="center"/>
          </w:tcPr>
          <w:p>
            <w:r>
              <w:rPr>
                <w:rFonts w:hint="eastAsia"/>
              </w:rPr>
              <w:t>第*页，共*页，本单一式三联（仓库一联/财务部一联/采购一联）</w:t>
            </w:r>
          </w:p>
        </w:tc>
      </w:tr>
    </w:tbl>
    <w:p/>
    <w:p>
      <w:pPr>
        <w:pStyle w:val="139"/>
      </w:pPr>
      <w:r>
        <w:rPr>
          <w:rFonts w:hint="eastAsia"/>
        </w:rPr>
        <w:t xml:space="preserve">                                                                                                                                          </w:t>
      </w:r>
      <w:bookmarkStart w:id="89" w:name="_Toc8099"/>
      <w:r>
        <w:rPr>
          <w:rFonts w:hint="eastAsia"/>
        </w:rPr>
        <w:t>建设移交</w:t>
      </w:r>
      <w:r>
        <w:rPr>
          <w:rFonts w:hint="eastAsia" w:ascii="宋体" w:hAnsi="宋体" w:cs="宋体"/>
        </w:rPr>
        <w:t>物资验收单</w:t>
      </w:r>
      <w:bookmarkEnd w:id="89"/>
      <w:r>
        <w:rPr>
          <w:rFonts w:hint="eastAsia"/>
        </w:rPr>
        <w:t xml:space="preserve"> </w:t>
      </w:r>
    </w:p>
    <w:p>
      <w:pPr>
        <w:jc w:val="right"/>
      </w:pPr>
      <w:r>
        <w:rPr>
          <w:sz w:val="18"/>
          <w:szCs w:val="18"/>
        </w:rPr>
        <w:t>JL/Z</w:t>
      </w:r>
      <w:r>
        <w:rPr>
          <w:rFonts w:hint="eastAsia"/>
          <w:sz w:val="18"/>
          <w:szCs w:val="18"/>
        </w:rPr>
        <w:t>D</w:t>
      </w:r>
      <w:r>
        <w:rPr>
          <w:sz w:val="18"/>
          <w:szCs w:val="18"/>
        </w:rPr>
        <w:t>YY</w:t>
      </w:r>
      <w:r>
        <w:rPr>
          <w:rFonts w:hint="eastAsia"/>
          <w:sz w:val="18"/>
          <w:szCs w:val="18"/>
        </w:rPr>
        <w:t xml:space="preserve">--CCH-GD-05-14 </w:t>
      </w:r>
    </w:p>
    <w:tbl>
      <w:tblPr>
        <w:tblStyle w:val="32"/>
        <w:tblW w:w="15128" w:type="dxa"/>
        <w:tblInd w:w="93" w:type="dxa"/>
        <w:tblLayout w:type="fixed"/>
        <w:tblCellMar>
          <w:top w:w="0" w:type="dxa"/>
          <w:left w:w="108" w:type="dxa"/>
          <w:bottom w:w="0" w:type="dxa"/>
          <w:right w:w="108" w:type="dxa"/>
        </w:tblCellMar>
      </w:tblPr>
      <w:tblGrid>
        <w:gridCol w:w="780"/>
        <w:gridCol w:w="915"/>
        <w:gridCol w:w="1095"/>
        <w:gridCol w:w="1575"/>
        <w:gridCol w:w="1290"/>
        <w:gridCol w:w="2055"/>
        <w:gridCol w:w="1065"/>
        <w:gridCol w:w="795"/>
        <w:gridCol w:w="795"/>
        <w:gridCol w:w="983"/>
        <w:gridCol w:w="885"/>
        <w:gridCol w:w="1530"/>
        <w:gridCol w:w="1365"/>
      </w:tblGrid>
      <w:tr>
        <w:tblPrEx>
          <w:tblCellMar>
            <w:top w:w="0" w:type="dxa"/>
            <w:left w:w="108" w:type="dxa"/>
            <w:bottom w:w="0" w:type="dxa"/>
            <w:right w:w="108" w:type="dxa"/>
          </w:tblCellMar>
        </w:tblPrEx>
        <w:trPr>
          <w:trHeight w:val="510" w:hRule="atLeast"/>
        </w:trPr>
        <w:tc>
          <w:tcPr>
            <w:tcW w:w="15128" w:type="dxa"/>
            <w:gridSpan w:val="13"/>
            <w:tcBorders>
              <w:top w:val="nil"/>
              <w:left w:val="nil"/>
              <w:bottom w:val="nil"/>
              <w:right w:val="nil"/>
            </w:tcBorders>
            <w:shd w:val="clear" w:color="auto" w:fill="auto"/>
            <w:noWrap/>
            <w:vAlign w:val="center"/>
          </w:tcPr>
          <w:p>
            <w:pPr>
              <w:widowControl/>
              <w:jc w:val="center"/>
              <w:textAlignment w:val="center"/>
              <w:rPr>
                <w:rFonts w:ascii="宋体" w:hAnsi="宋体" w:cs="宋体"/>
                <w:b/>
                <w:bCs/>
                <w:sz w:val="40"/>
                <w:szCs w:val="40"/>
              </w:rPr>
            </w:pPr>
            <w:r>
              <w:rPr>
                <w:rFonts w:hint="eastAsia" w:ascii="宋体" w:hAnsi="宋体" w:cs="宋体"/>
                <w:b/>
                <w:bCs/>
                <w:kern w:val="0"/>
                <w:sz w:val="40"/>
                <w:szCs w:val="40"/>
                <w:lang w:bidi="ar"/>
              </w:rPr>
              <w:t>建设移交物资验收单</w:t>
            </w:r>
          </w:p>
        </w:tc>
      </w:tr>
      <w:tr>
        <w:tblPrEx>
          <w:tblCellMar>
            <w:top w:w="0" w:type="dxa"/>
            <w:left w:w="108" w:type="dxa"/>
            <w:bottom w:w="0" w:type="dxa"/>
            <w:right w:w="108" w:type="dxa"/>
          </w:tblCellMar>
        </w:tblPrEx>
        <w:trPr>
          <w:trHeight w:val="500" w:hRule="atLeast"/>
        </w:trPr>
        <w:tc>
          <w:tcPr>
            <w:tcW w:w="77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b/>
                <w:bCs/>
                <w:sz w:val="20"/>
                <w:szCs w:val="20"/>
              </w:rPr>
            </w:pPr>
            <w:r>
              <w:rPr>
                <w:rFonts w:hint="eastAsia" w:ascii="宋体" w:hAnsi="宋体" w:cs="宋体"/>
                <w:b/>
                <w:bCs/>
                <w:kern w:val="0"/>
                <w:sz w:val="20"/>
                <w:szCs w:val="20"/>
                <w:lang w:bidi="ar"/>
              </w:rPr>
              <w:t>移交事务处理单号：</w:t>
            </w:r>
          </w:p>
        </w:tc>
        <w:tc>
          <w:tcPr>
            <w:tcW w:w="7418"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b/>
                <w:bCs/>
                <w:sz w:val="20"/>
                <w:szCs w:val="20"/>
              </w:rPr>
            </w:pPr>
            <w:r>
              <w:rPr>
                <w:rFonts w:hint="eastAsia" w:ascii="宋体" w:hAnsi="宋体" w:cs="宋体"/>
                <w:b/>
                <w:bCs/>
                <w:kern w:val="0"/>
                <w:sz w:val="20"/>
                <w:szCs w:val="20"/>
                <w:lang w:bidi="ar"/>
              </w:rPr>
              <w:t>整改复核单号：</w:t>
            </w:r>
          </w:p>
        </w:tc>
      </w:tr>
      <w:tr>
        <w:tblPrEx>
          <w:tblCellMar>
            <w:top w:w="0" w:type="dxa"/>
            <w:left w:w="108" w:type="dxa"/>
            <w:bottom w:w="0" w:type="dxa"/>
            <w:right w:w="108" w:type="dxa"/>
          </w:tblCellMar>
        </w:tblPrEx>
        <w:trPr>
          <w:trHeight w:val="500" w:hRule="atLeast"/>
        </w:trPr>
        <w:tc>
          <w:tcPr>
            <w:tcW w:w="77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b/>
                <w:bCs/>
                <w:sz w:val="20"/>
                <w:szCs w:val="20"/>
              </w:rPr>
            </w:pPr>
            <w:r>
              <w:rPr>
                <w:rFonts w:hint="eastAsia" w:ascii="宋体" w:hAnsi="宋体" w:cs="宋体"/>
                <w:b/>
                <w:bCs/>
                <w:kern w:val="0"/>
                <w:sz w:val="20"/>
                <w:szCs w:val="20"/>
                <w:lang w:bidi="ar"/>
              </w:rPr>
              <w:t>合  同  编  号：</w:t>
            </w:r>
          </w:p>
        </w:tc>
        <w:tc>
          <w:tcPr>
            <w:tcW w:w="7418"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b/>
                <w:bCs/>
                <w:sz w:val="20"/>
                <w:szCs w:val="20"/>
              </w:rPr>
            </w:pPr>
            <w:r>
              <w:rPr>
                <w:rFonts w:hint="eastAsia" w:ascii="宋体" w:hAnsi="宋体" w:cs="宋体"/>
                <w:b/>
                <w:bCs/>
                <w:kern w:val="0"/>
                <w:sz w:val="20"/>
                <w:szCs w:val="20"/>
                <w:lang w:bidi="ar"/>
              </w:rPr>
              <w:t>合 同 名 称：</w:t>
            </w:r>
          </w:p>
        </w:tc>
      </w:tr>
      <w:tr>
        <w:tblPrEx>
          <w:tblCellMar>
            <w:top w:w="0" w:type="dxa"/>
            <w:left w:w="108" w:type="dxa"/>
            <w:bottom w:w="0" w:type="dxa"/>
            <w:right w:w="108" w:type="dxa"/>
          </w:tblCellMar>
        </w:tblPrEx>
        <w:trPr>
          <w:trHeight w:val="480" w:hRule="atLeast"/>
        </w:trPr>
        <w:tc>
          <w:tcPr>
            <w:tcW w:w="78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序号</w:t>
            </w:r>
          </w:p>
        </w:tc>
        <w:tc>
          <w:tcPr>
            <w:tcW w:w="91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导入标识</w:t>
            </w:r>
          </w:p>
        </w:tc>
        <w:tc>
          <w:tcPr>
            <w:tcW w:w="109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合同物资名称</w:t>
            </w:r>
          </w:p>
        </w:tc>
        <w:tc>
          <w:tcPr>
            <w:tcW w:w="157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物资名称</w:t>
            </w:r>
          </w:p>
        </w:tc>
        <w:tc>
          <w:tcPr>
            <w:tcW w:w="129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合同规格型号</w:t>
            </w:r>
          </w:p>
        </w:tc>
        <w:tc>
          <w:tcPr>
            <w:tcW w:w="205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规格型号</w:t>
            </w:r>
          </w:p>
        </w:tc>
        <w:tc>
          <w:tcPr>
            <w:tcW w:w="106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合同计量单位</w:t>
            </w:r>
          </w:p>
        </w:tc>
        <w:tc>
          <w:tcPr>
            <w:tcW w:w="79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计量单位</w:t>
            </w:r>
          </w:p>
        </w:tc>
        <w:tc>
          <w:tcPr>
            <w:tcW w:w="79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合同数量</w:t>
            </w:r>
          </w:p>
        </w:tc>
        <w:tc>
          <w:tcPr>
            <w:tcW w:w="983"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移交单数量</w:t>
            </w:r>
          </w:p>
        </w:tc>
        <w:tc>
          <w:tcPr>
            <w:tcW w:w="88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运营接收数量</w:t>
            </w:r>
          </w:p>
        </w:tc>
        <w:tc>
          <w:tcPr>
            <w:tcW w:w="153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验收结果</w:t>
            </w:r>
          </w:p>
        </w:tc>
        <w:tc>
          <w:tcPr>
            <w:tcW w:w="136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备注</w:t>
            </w:r>
          </w:p>
        </w:tc>
      </w:tr>
      <w:tr>
        <w:tblPrEx>
          <w:tblCellMar>
            <w:top w:w="0" w:type="dxa"/>
            <w:left w:w="108" w:type="dxa"/>
            <w:bottom w:w="0" w:type="dxa"/>
            <w:right w:w="108" w:type="dxa"/>
          </w:tblCellMar>
        </w:tblPrEx>
        <w:trPr>
          <w:trHeight w:val="5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1</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r>
      <w:tr>
        <w:tblPrEx>
          <w:tblCellMar>
            <w:top w:w="0" w:type="dxa"/>
            <w:left w:w="108" w:type="dxa"/>
            <w:bottom w:w="0" w:type="dxa"/>
            <w:right w:w="108" w:type="dxa"/>
          </w:tblCellMar>
        </w:tblPrEx>
        <w:trPr>
          <w:trHeight w:val="5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2</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r>
      <w:tr>
        <w:tblPrEx>
          <w:tblCellMar>
            <w:top w:w="0" w:type="dxa"/>
            <w:left w:w="108" w:type="dxa"/>
            <w:bottom w:w="0" w:type="dxa"/>
            <w:right w:w="108" w:type="dxa"/>
          </w:tblCellMar>
        </w:tblPrEx>
        <w:trPr>
          <w:trHeight w:val="5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3</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18"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供应商</w:t>
            </w:r>
            <w:del w:id="19" w:author="董文静" w:date="2024-07-04T14:44:34Z">
              <w:r>
                <w:rPr>
                  <w:rFonts w:hint="eastAsia" w:ascii="宋体" w:hAnsi="宋体" w:cs="宋体"/>
                  <w:kern w:val="0"/>
                  <w:sz w:val="22"/>
                  <w:szCs w:val="22"/>
                  <w:lang w:bidi="ar"/>
                </w:rPr>
                <w:br w:type="textWrapping"/>
              </w:r>
            </w:del>
          </w:p>
          <w:p>
            <w:pPr>
              <w:widowControl/>
              <w:jc w:val="left"/>
              <w:textAlignment w:val="center"/>
              <w:rPr>
                <w:ins w:id="20" w:author="董文静" w:date="2024-07-04T14:44:34Z"/>
                <w:rFonts w:hint="eastAsia" w:ascii="宋体" w:hAnsi="宋体" w:eastAsia="宋体" w:cs="宋体"/>
                <w:kern w:val="0"/>
                <w:sz w:val="22"/>
                <w:szCs w:val="22"/>
                <w:lang w:eastAsia="zh-CN" w:bidi="ar"/>
              </w:rPr>
            </w:pPr>
            <w:del w:id="21" w:author="董文静" w:date="2024-07-04T14:44:34Z">
              <w:r>
                <w:rPr>
                  <w:rFonts w:hint="eastAsia" w:ascii="宋体" w:hAnsi="宋体" w:cs="宋体"/>
                  <w:kern w:val="0"/>
                  <w:sz w:val="22"/>
                  <w:szCs w:val="22"/>
                  <w:lang w:bidi="ar"/>
                </w:rPr>
                <w:br w:type="textWrapping"/>
              </w:r>
            </w:del>
          </w:p>
          <w:p>
            <w:pPr>
              <w:widowControl/>
              <w:jc w:val="left"/>
              <w:textAlignment w:val="center"/>
              <w:rPr>
                <w:ins w:id="22"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w:t>
            </w:r>
            <w:del w:id="23" w:author="董文静" w:date="2024-07-04T14:44:34Z">
              <w:r>
                <w:rPr>
                  <w:rFonts w:hint="eastAsia" w:ascii="宋体" w:hAnsi="宋体" w:cs="宋体"/>
                  <w:kern w:val="0"/>
                  <w:sz w:val="22"/>
                  <w:szCs w:val="22"/>
                  <w:lang w:bidi="ar"/>
                </w:rPr>
                <w:br w:type="textWrapping"/>
              </w:r>
            </w:del>
          </w:p>
          <w:p>
            <w:pPr>
              <w:widowControl/>
              <w:jc w:val="left"/>
              <w:textAlignment w:val="center"/>
              <w:rPr>
                <w:ins w:id="24" w:author="董文静" w:date="2024-07-04T14:44:34Z"/>
                <w:rFonts w:hint="eastAsia" w:ascii="宋体" w:hAnsi="宋体" w:eastAsia="宋体" w:cs="宋体"/>
                <w:kern w:val="0"/>
                <w:sz w:val="22"/>
                <w:szCs w:val="22"/>
                <w:lang w:eastAsia="zh-CN" w:bidi="ar"/>
              </w:rPr>
            </w:pPr>
            <w:del w:id="25" w:author="董文静" w:date="2024-07-04T14:44:3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日期：</w:t>
            </w:r>
          </w:p>
        </w:tc>
        <w:tc>
          <w:tcPr>
            <w:tcW w:w="286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26"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移交部门</w:t>
            </w:r>
            <w:del w:id="27" w:author="董文静" w:date="2024-07-04T14:44:34Z">
              <w:r>
                <w:rPr>
                  <w:rFonts w:hint="eastAsia" w:ascii="宋体" w:hAnsi="宋体" w:cs="宋体"/>
                  <w:kern w:val="0"/>
                  <w:sz w:val="22"/>
                  <w:szCs w:val="22"/>
                  <w:lang w:bidi="ar"/>
                </w:rPr>
                <w:br w:type="textWrapping"/>
              </w:r>
            </w:del>
          </w:p>
          <w:p>
            <w:pPr>
              <w:widowControl/>
              <w:jc w:val="left"/>
              <w:textAlignment w:val="center"/>
              <w:rPr>
                <w:ins w:id="28" w:author="董文静" w:date="2024-07-04T14:44:34Z"/>
                <w:rFonts w:hint="eastAsia" w:ascii="宋体" w:hAnsi="宋体" w:eastAsia="宋体" w:cs="宋体"/>
                <w:kern w:val="0"/>
                <w:sz w:val="22"/>
                <w:szCs w:val="22"/>
                <w:lang w:eastAsia="zh-CN" w:bidi="ar"/>
              </w:rPr>
            </w:pPr>
            <w:del w:id="29" w:author="董文静" w:date="2024-07-04T14:44:34Z">
              <w:r>
                <w:rPr>
                  <w:rFonts w:hint="eastAsia" w:ascii="宋体" w:hAnsi="宋体" w:cs="宋体"/>
                  <w:kern w:val="0"/>
                  <w:sz w:val="22"/>
                  <w:szCs w:val="22"/>
                  <w:lang w:bidi="ar"/>
                </w:rPr>
                <w:br w:type="textWrapping"/>
              </w:r>
            </w:del>
          </w:p>
          <w:p>
            <w:pPr>
              <w:widowControl/>
              <w:jc w:val="left"/>
              <w:textAlignment w:val="center"/>
              <w:rPr>
                <w:ins w:id="30"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w:t>
            </w:r>
            <w:del w:id="31" w:author="董文静" w:date="2024-07-04T14:44:34Z">
              <w:r>
                <w:rPr>
                  <w:rFonts w:hint="eastAsia" w:ascii="宋体" w:hAnsi="宋体" w:cs="宋体"/>
                  <w:kern w:val="0"/>
                  <w:sz w:val="22"/>
                  <w:szCs w:val="22"/>
                  <w:lang w:bidi="ar"/>
                </w:rPr>
                <w:br w:type="textWrapping"/>
              </w:r>
            </w:del>
          </w:p>
          <w:p>
            <w:pPr>
              <w:widowControl/>
              <w:jc w:val="left"/>
              <w:textAlignment w:val="center"/>
              <w:rPr>
                <w:ins w:id="32" w:author="董文静" w:date="2024-07-04T14:44:34Z"/>
                <w:rFonts w:hint="eastAsia" w:ascii="宋体" w:hAnsi="宋体" w:eastAsia="宋体" w:cs="宋体"/>
                <w:kern w:val="0"/>
                <w:sz w:val="22"/>
                <w:szCs w:val="22"/>
                <w:lang w:eastAsia="zh-CN" w:bidi="ar"/>
              </w:rPr>
            </w:pPr>
            <w:del w:id="33" w:author="董文静" w:date="2024-07-04T14:44:3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日期：</w:t>
            </w:r>
          </w:p>
        </w:tc>
        <w:tc>
          <w:tcPr>
            <w:tcW w:w="312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34"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使用中心（部门）</w:t>
            </w:r>
            <w:del w:id="35" w:author="董文静" w:date="2024-07-04T14:44:34Z">
              <w:r>
                <w:rPr>
                  <w:rFonts w:hint="eastAsia" w:ascii="宋体" w:hAnsi="宋体" w:cs="宋体"/>
                  <w:kern w:val="0"/>
                  <w:sz w:val="22"/>
                  <w:szCs w:val="22"/>
                  <w:lang w:bidi="ar"/>
                </w:rPr>
                <w:br w:type="textWrapping"/>
              </w:r>
            </w:del>
          </w:p>
          <w:p>
            <w:pPr>
              <w:widowControl/>
              <w:jc w:val="left"/>
              <w:textAlignment w:val="center"/>
              <w:rPr>
                <w:ins w:id="36" w:author="董文静" w:date="2024-07-04T14:44:34Z"/>
                <w:rFonts w:hint="eastAsia" w:ascii="宋体" w:hAnsi="宋体" w:eastAsia="宋体" w:cs="宋体"/>
                <w:kern w:val="0"/>
                <w:sz w:val="22"/>
                <w:szCs w:val="22"/>
                <w:lang w:eastAsia="zh-CN" w:bidi="ar"/>
              </w:rPr>
            </w:pPr>
            <w:del w:id="37" w:author="董文静" w:date="2024-07-04T14:44:34Z">
              <w:r>
                <w:rPr>
                  <w:rFonts w:hint="eastAsia" w:ascii="宋体" w:hAnsi="宋体" w:cs="宋体"/>
                  <w:kern w:val="0"/>
                  <w:sz w:val="22"/>
                  <w:szCs w:val="22"/>
                  <w:lang w:bidi="ar"/>
                </w:rPr>
                <w:br w:type="textWrapping"/>
              </w:r>
            </w:del>
          </w:p>
          <w:p>
            <w:pPr>
              <w:widowControl/>
              <w:jc w:val="left"/>
              <w:textAlignment w:val="center"/>
              <w:rPr>
                <w:ins w:id="38"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经办人（含工号）：</w:t>
            </w:r>
            <w:del w:id="39" w:author="董文静" w:date="2024-07-04T14:44:34Z">
              <w:r>
                <w:rPr>
                  <w:rFonts w:hint="eastAsia" w:ascii="宋体" w:hAnsi="宋体" w:cs="宋体"/>
                  <w:kern w:val="0"/>
                  <w:sz w:val="22"/>
                  <w:szCs w:val="22"/>
                  <w:lang w:bidi="ar"/>
                </w:rPr>
                <w:br w:type="textWrapping"/>
              </w:r>
            </w:del>
          </w:p>
          <w:p>
            <w:pPr>
              <w:widowControl/>
              <w:jc w:val="left"/>
              <w:textAlignment w:val="center"/>
              <w:rPr>
                <w:ins w:id="40" w:author="董文静" w:date="2024-07-04T14:44:34Z"/>
                <w:rFonts w:hint="eastAsia" w:ascii="宋体" w:hAnsi="宋体" w:eastAsia="宋体" w:cs="宋体"/>
                <w:kern w:val="0"/>
                <w:sz w:val="22"/>
                <w:szCs w:val="22"/>
                <w:lang w:eastAsia="zh-CN" w:bidi="ar"/>
              </w:rPr>
            </w:pPr>
            <w:del w:id="41" w:author="董文静" w:date="2024-07-04T14:44:3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日期：</w:t>
            </w:r>
          </w:p>
        </w:tc>
        <w:tc>
          <w:tcPr>
            <w:tcW w:w="3458" w:type="dxa"/>
            <w:gridSpan w:val="4"/>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42"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仓库经办人</w:t>
            </w:r>
            <w:del w:id="43" w:author="董文静" w:date="2024-07-04T14:44:34Z">
              <w:r>
                <w:rPr>
                  <w:rFonts w:hint="eastAsia" w:ascii="宋体" w:hAnsi="宋体" w:cs="宋体"/>
                  <w:kern w:val="0"/>
                  <w:sz w:val="22"/>
                  <w:szCs w:val="22"/>
                  <w:lang w:bidi="ar"/>
                </w:rPr>
                <w:br w:type="textWrapping"/>
              </w:r>
            </w:del>
          </w:p>
          <w:p>
            <w:pPr>
              <w:widowControl/>
              <w:jc w:val="left"/>
              <w:textAlignment w:val="center"/>
              <w:rPr>
                <w:ins w:id="44" w:author="董文静" w:date="2024-07-04T14:44:34Z"/>
                <w:rFonts w:hint="eastAsia" w:ascii="宋体" w:hAnsi="宋体" w:eastAsia="宋体" w:cs="宋体"/>
                <w:kern w:val="0"/>
                <w:sz w:val="22"/>
                <w:szCs w:val="22"/>
                <w:lang w:eastAsia="zh-CN" w:bidi="ar"/>
              </w:rPr>
            </w:pPr>
            <w:del w:id="45" w:author="董文静" w:date="2024-07-04T14:44:34Z">
              <w:r>
                <w:rPr>
                  <w:rFonts w:hint="eastAsia" w:ascii="宋体" w:hAnsi="宋体" w:cs="宋体"/>
                  <w:kern w:val="0"/>
                  <w:sz w:val="22"/>
                  <w:szCs w:val="22"/>
                  <w:lang w:bidi="ar"/>
                </w:rPr>
                <w:br w:type="textWrapping"/>
              </w:r>
            </w:del>
          </w:p>
          <w:p>
            <w:pPr>
              <w:widowControl/>
              <w:jc w:val="left"/>
              <w:textAlignment w:val="center"/>
              <w:rPr>
                <w:ins w:id="46"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w:t>
            </w:r>
            <w:del w:id="47" w:author="董文静" w:date="2024-07-04T14:44:34Z">
              <w:r>
                <w:rPr>
                  <w:rFonts w:hint="eastAsia" w:ascii="宋体" w:hAnsi="宋体" w:cs="宋体"/>
                  <w:kern w:val="0"/>
                  <w:sz w:val="22"/>
                  <w:szCs w:val="22"/>
                  <w:lang w:bidi="ar"/>
                </w:rPr>
                <w:br w:type="textWrapping"/>
              </w:r>
            </w:del>
          </w:p>
          <w:p>
            <w:pPr>
              <w:widowControl/>
              <w:jc w:val="left"/>
              <w:textAlignment w:val="center"/>
              <w:rPr>
                <w:ins w:id="48" w:author="董文静" w:date="2024-07-04T14:44:34Z"/>
                <w:rFonts w:hint="eastAsia" w:ascii="宋体" w:hAnsi="宋体" w:eastAsia="宋体" w:cs="宋体"/>
                <w:kern w:val="0"/>
                <w:sz w:val="22"/>
                <w:szCs w:val="22"/>
                <w:lang w:eastAsia="zh-CN" w:bidi="ar"/>
              </w:rPr>
            </w:pPr>
            <w:del w:id="49" w:author="董文静" w:date="2024-07-04T14:44:3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日期：</w:t>
            </w:r>
          </w:p>
        </w:tc>
        <w:tc>
          <w:tcPr>
            <w:tcW w:w="289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50"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库存管理岗</w:t>
            </w:r>
            <w:del w:id="51" w:author="董文静" w:date="2024-07-04T14:44:34Z">
              <w:r>
                <w:rPr>
                  <w:rFonts w:hint="eastAsia" w:ascii="宋体" w:hAnsi="宋体" w:cs="宋体"/>
                  <w:kern w:val="0"/>
                  <w:sz w:val="22"/>
                  <w:szCs w:val="22"/>
                  <w:lang w:bidi="ar"/>
                </w:rPr>
                <w:br w:type="textWrapping"/>
              </w:r>
            </w:del>
          </w:p>
          <w:p>
            <w:pPr>
              <w:widowControl/>
              <w:jc w:val="left"/>
              <w:textAlignment w:val="center"/>
              <w:rPr>
                <w:ins w:id="52" w:author="董文静" w:date="2024-07-04T14:44:34Z"/>
                <w:rFonts w:hint="eastAsia" w:ascii="宋体" w:hAnsi="宋体" w:eastAsia="宋体" w:cs="宋体"/>
                <w:kern w:val="0"/>
                <w:sz w:val="22"/>
                <w:szCs w:val="22"/>
                <w:lang w:eastAsia="zh-CN" w:bidi="ar"/>
              </w:rPr>
            </w:pPr>
            <w:del w:id="53" w:author="董文静" w:date="2024-07-04T14:44:34Z">
              <w:r>
                <w:rPr>
                  <w:rFonts w:hint="eastAsia" w:ascii="宋体" w:hAnsi="宋体" w:cs="宋体"/>
                  <w:kern w:val="0"/>
                  <w:sz w:val="22"/>
                  <w:szCs w:val="22"/>
                  <w:lang w:bidi="ar"/>
                </w:rPr>
                <w:br w:type="textWrapping"/>
              </w:r>
            </w:del>
          </w:p>
          <w:p>
            <w:pPr>
              <w:widowControl/>
              <w:jc w:val="left"/>
              <w:textAlignment w:val="center"/>
              <w:rPr>
                <w:ins w:id="54" w:author="董文静" w:date="2024-07-04T14:44:3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w:t>
            </w:r>
            <w:del w:id="55" w:author="董文静" w:date="2024-07-04T14:44:34Z">
              <w:r>
                <w:rPr>
                  <w:rFonts w:hint="eastAsia" w:ascii="宋体" w:hAnsi="宋体" w:cs="宋体"/>
                  <w:kern w:val="0"/>
                  <w:sz w:val="22"/>
                  <w:szCs w:val="22"/>
                  <w:lang w:bidi="ar"/>
                </w:rPr>
                <w:br w:type="textWrapping"/>
              </w:r>
            </w:del>
          </w:p>
          <w:p>
            <w:pPr>
              <w:widowControl/>
              <w:jc w:val="left"/>
              <w:textAlignment w:val="center"/>
              <w:rPr>
                <w:ins w:id="56" w:author="董文静" w:date="2024-07-04T14:44:34Z"/>
                <w:rFonts w:hint="eastAsia" w:ascii="宋体" w:hAnsi="宋体" w:eastAsia="宋体" w:cs="宋体"/>
                <w:kern w:val="0"/>
                <w:sz w:val="22"/>
                <w:szCs w:val="22"/>
                <w:lang w:eastAsia="zh-CN" w:bidi="ar"/>
              </w:rPr>
            </w:pPr>
            <w:del w:id="57" w:author="董文静" w:date="2024-07-04T14:44:3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  期：</w:t>
            </w: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1080" w:hRule="atLeast"/>
        </w:trPr>
        <w:tc>
          <w:tcPr>
            <w:tcW w:w="15128" w:type="dxa"/>
            <w:gridSpan w:val="13"/>
            <w:tcBorders>
              <w:top w:val="nil"/>
              <w:left w:val="nil"/>
              <w:bottom w:val="nil"/>
              <w:right w:val="nil"/>
            </w:tcBorders>
            <w:shd w:val="clear" w:color="auto" w:fill="auto"/>
            <w:vAlign w:val="center"/>
          </w:tcPr>
          <w:p>
            <w:pPr>
              <w:widowControl/>
              <w:jc w:val="left"/>
              <w:textAlignment w:val="center"/>
              <w:rPr>
                <w:rFonts w:ascii="宋体" w:hAnsi="宋体" w:cs="宋体"/>
                <w:sz w:val="22"/>
                <w:szCs w:val="22"/>
              </w:rPr>
            </w:pPr>
            <w:r>
              <w:rPr>
                <w:rFonts w:hint="eastAsia" w:ascii="宋体" w:hAnsi="宋体" w:cs="宋体"/>
                <w:kern w:val="0"/>
                <w:sz w:val="22"/>
                <w:szCs w:val="22"/>
                <w:lang w:bidi="ar"/>
              </w:rPr>
              <w:t>备注：1.合同“物资名称”、“规格型号”及“计量单位”与实物信息一致的，在实物信息相关字段列填写“/”；不一致的，填写实物物资名称、规格型号计量单位信息；2.实物“物资名称”、“规格型号”及“计量单位”与合同不一致，但经使用部门确认合格的，需在“验收结果”列填写“验收合格”；验收不合格的，在“运营接收数量”列填写“0”；3.验收单签认完成后，复印3份交由供应商、移交部门及使用中心验收人，原件由物资管理部存档；4.如打印为多页，各方须在每页签字确认，验收单除签字外其他信息均打印生成。</w:t>
            </w:r>
          </w:p>
        </w:tc>
      </w:tr>
    </w:tbl>
    <w:p>
      <w:pPr>
        <w:pStyle w:val="139"/>
      </w:pPr>
      <w:r>
        <w:rPr>
          <w:rFonts w:hint="eastAsia"/>
        </w:rPr>
        <w:t xml:space="preserve">                                                                                                                                          建设移交</w:t>
      </w:r>
      <w:r>
        <w:rPr>
          <w:rFonts w:hint="eastAsia" w:ascii="宋体" w:hAnsi="宋体" w:cs="宋体"/>
        </w:rPr>
        <w:t>物资不合格台账</w:t>
      </w:r>
      <w:r>
        <w:rPr>
          <w:rFonts w:hint="eastAsia"/>
        </w:rPr>
        <w:t xml:space="preserve"> </w:t>
      </w:r>
    </w:p>
    <w:p>
      <w:pPr>
        <w:ind w:firstLine="12960" w:firstLineChars="7200"/>
      </w:pPr>
      <w:r>
        <w:rPr>
          <w:sz w:val="18"/>
          <w:szCs w:val="18"/>
        </w:rPr>
        <w:t>JL/Z</w:t>
      </w:r>
      <w:r>
        <w:rPr>
          <w:rFonts w:hint="eastAsia"/>
          <w:sz w:val="18"/>
          <w:szCs w:val="18"/>
        </w:rPr>
        <w:t>D</w:t>
      </w:r>
      <w:r>
        <w:rPr>
          <w:sz w:val="18"/>
          <w:szCs w:val="18"/>
        </w:rPr>
        <w:t>YY</w:t>
      </w:r>
      <w:r>
        <w:rPr>
          <w:rFonts w:hint="eastAsia"/>
          <w:sz w:val="18"/>
          <w:szCs w:val="18"/>
        </w:rPr>
        <w:t>--CCH-GD-05-15</w:t>
      </w:r>
    </w:p>
    <w:p>
      <w:r>
        <w:drawing>
          <wp:inline distT="0" distB="0" distL="114300" distR="114300">
            <wp:extent cx="9608185" cy="1173480"/>
            <wp:effectExtent l="0" t="0" r="12065" b="762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9"/>
                    <a:stretch>
                      <a:fillRect/>
                    </a:stretch>
                  </pic:blipFill>
                  <pic:spPr>
                    <a:xfrm>
                      <a:off x="0" y="0"/>
                      <a:ext cx="9608185" cy="1173480"/>
                    </a:xfrm>
                    <a:prstGeom prst="rect">
                      <a:avLst/>
                    </a:prstGeom>
                    <a:noFill/>
                    <a:ln>
                      <a:noFill/>
                    </a:ln>
                  </pic:spPr>
                </pic:pic>
              </a:graphicData>
            </a:graphic>
          </wp:inline>
        </w:drawing>
      </w:r>
    </w:p>
    <w:sectPr>
      <w:footerReference r:id="rId7" w:type="default"/>
      <w:pgSz w:w="16838" w:h="11906" w:orient="landscape"/>
      <w:pgMar w:top="1134" w:right="567" w:bottom="850" w:left="1134" w:header="1418" w:footer="1134" w:gutter="0"/>
      <w:pgNumType w:fmt="numberInDash" w:start="1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MS Mincho">
    <w:altName w:val="MS UI Gothic"/>
    <w:panose1 w:val="02020609040205080304"/>
    <w:charset w:val="80"/>
    <w:family w:val="modern"/>
    <w:pitch w:val="default"/>
    <w:sig w:usb0="00000000" w:usb1="00000000" w:usb2="08000012" w:usb3="00000000" w:csb0="4002009F" w:csb1="DFD70000"/>
  </w:font>
  <w:font w:name="Wingdings 2">
    <w:panose1 w:val="05020102010507070707"/>
    <w:charset w:val="02"/>
    <w:family w:val="roman"/>
    <w:pitch w:val="default"/>
    <w:sig w:usb0="00000000" w:usb1="00000000" w:usb2="00000000" w:usb3="00000000" w:csb0="80000000" w:csb1="00000000"/>
  </w:font>
  <w:font w:name="PMingLiU-ExtB">
    <w:panose1 w:val="02020500000000000000"/>
    <w:charset w:val="88"/>
    <w:family w:val="auto"/>
    <w:pitch w:val="default"/>
    <w:sig w:usb0="8000002F" w:usb1="02000008" w:usb2="00000000" w:usb3="00000000" w:csb0="00100001" w:csb1="00000000"/>
  </w:font>
  <w:font w:name="MS UI 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7"/>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wps:txbx>
                    <wps:bodyPr vert="horz" wrap="none" lIns="0" tIns="0" rIns="0" bIns="0" anchor="t" anchorCtr="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iK3M8tYBAACzAwAADgAAAAAAAAABACAAAAAe&#10;AQAAZHJzL2Uyb0RvYy54bWxQSwUGAAAAAAYABgBZAQAAZgUAAAAA&#10;">
              <v:fill on="f" focussize="0,0"/>
              <v:stroke on="f"/>
              <v:imagedata o:title=""/>
              <o:lock v:ext="edit" aspectratio="f"/>
              <v:textbox inset="0mm,0mm,0mm,0mm" style="mso-fit-shape-to-text:t;">
                <w:txbxContent>
                  <w:p>
                    <w:pPr>
                      <w:pStyle w:val="17"/>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40"/>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wps:txbx>
                    <wps:bodyPr vert="horz" wrap="none" lIns="0" tIns="0" rIns="0" bIns="0" anchor="t" anchorCtr="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AVLmwjXAQAAsgMAAA4AAAAAAAAAAQAgAAAA&#10;HgEAAGRycy9lMm9Eb2MueG1sUEsFBgAAAAAGAAYAWQEAAGcFAAAAAA==&#10;">
              <v:fill on="f" focussize="0,0"/>
              <v:stroke on="f"/>
              <v:imagedata o:title=""/>
              <o:lock v:ext="edit" aspectratio="f"/>
              <v:textbox inset="0mm,0mm,0mm,0mm" style="mso-fit-shape-to-text:t;">
                <w:txbxContent>
                  <w:p>
                    <w:pPr>
                      <w:pStyle w:val="140"/>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40"/>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wps:txbx>
                    <wps:bodyPr vert="horz" wrap="none" lIns="0" tIns="0" rIns="0" bIns="0" anchor="t" anchorCtr="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OaJQTvXAQAAsgMAAA4AAAAAAAAAAQAgAAAA&#10;HgEAAGRycy9lMm9Eb2MueG1sUEsFBgAAAAAGAAYAWQEAAGcFAAAAAA==&#10;">
              <v:fill on="f" focussize="0,0"/>
              <v:stroke on="f"/>
              <v:imagedata o:title=""/>
              <o:lock v:ext="edit" aspectratio="f"/>
              <v:textbox inset="0mm,0mm,0mm,0mm" style="mso-fit-shape-to-text:t;">
                <w:txbxContent>
                  <w:p>
                    <w:pPr>
                      <w:pStyle w:val="140"/>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40"/>
                          </w:pPr>
                          <w:r>
                            <w:fldChar w:fldCharType="begin"/>
                          </w:r>
                          <w:r>
                            <w:instrText xml:space="preserve"> PAGE  \* MERGEFORMAT </w:instrText>
                          </w:r>
                          <w:r>
                            <w:fldChar w:fldCharType="separate"/>
                          </w:r>
                          <w:r>
                            <w:t>- 24 -</w:t>
                          </w:r>
                          <w:r>
                            <w:fldChar w:fldCharType="end"/>
                          </w:r>
                        </w:p>
                      </w:txbxContent>
                    </wps:txbx>
                    <wps:bodyPr vert="horz" wrap="none" lIns="0" tIns="0" rIns="0" bIns="0" anchor="t" anchorCtr="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&#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Lz1UsXXAQAAsgMAAA4AAAAAAAAAAQAgAAAA&#10;HgEAAGRycy9lMm9Eb2MueG1sUEsFBgAAAAAGAAYAWQEAAGcFAAAAAA==&#10;">
              <v:fill on="f" focussize="0,0"/>
              <v:stroke on="f"/>
              <v:imagedata o:title=""/>
              <o:lock v:ext="edit" aspectratio="f"/>
              <v:textbox inset="0mm,0mm,0mm,0mm" style="mso-fit-shape-to-text:t;">
                <w:txbxContent>
                  <w:p>
                    <w:pPr>
                      <w:pStyle w:val="140"/>
                    </w:pPr>
                    <w:r>
                      <w:fldChar w:fldCharType="begin"/>
                    </w:r>
                    <w:r>
                      <w:instrText xml:space="preserve"> PAGE  \* MERGEFORMAT </w:instrText>
                    </w:r>
                    <w:r>
                      <w:fldChar w:fldCharType="separate"/>
                    </w:r>
                    <w:r>
                      <w:t>- 24 -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3"/>
    </w:pPr>
    <w:r>
      <w:rPr>
        <w:rFonts w:hint="eastAsia"/>
      </w:rPr>
      <w:t>Q/ZDYY-CCH-GD—05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136"/>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
    <w:nsid w:val="00000002"/>
    <w:multiLevelType w:val="multilevel"/>
    <w:tmpl w:val="00000002"/>
    <w:lvl w:ilvl="0" w:tentative="0">
      <w:start w:val="1"/>
      <w:numFmt w:val="decimal"/>
      <w:pStyle w:val="10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53"/>
      <w:suff w:val="nothing"/>
      <w:lvlText w:val="%1.%2　"/>
      <w:lvlJc w:val="left"/>
      <w:pPr>
        <w:ind w:left="0" w:firstLine="0"/>
      </w:pPr>
      <w:rPr>
        <w:rFonts w:hint="eastAsia" w:ascii="黑体" w:hAnsi="Times New Roman" w:eastAsia="黑体" w:cs="Times New Roman"/>
        <w:b w:val="0"/>
        <w:bCs w:val="0"/>
        <w:i w:val="0"/>
        <w:iCs w:val="0"/>
        <w:caps w:val="0"/>
        <w:outline w:val="0"/>
        <w:shadow w:val="0"/>
        <w:emboss w:val="0"/>
        <w:imprint w:val="0"/>
        <w:vanish w:val="0"/>
        <w:spacing w:val="0"/>
        <w:kern w:val="0"/>
        <w:position w:val="0"/>
        <w:sz w:val="21"/>
        <w:szCs w:val="21"/>
        <w:u w:val="none"/>
        <w:vertAlign w:val="baseline"/>
      </w:rPr>
    </w:lvl>
    <w:lvl w:ilvl="2" w:tentative="0">
      <w:start w:val="1"/>
      <w:numFmt w:val="decimal"/>
      <w:pStyle w:val="52"/>
      <w:suff w:val="nothing"/>
      <w:lvlText w:val="%1.%2.%3　"/>
      <w:lvlJc w:val="left"/>
      <w:pPr>
        <w:ind w:left="567" w:firstLine="0"/>
      </w:pPr>
      <w:rPr>
        <w:rFonts w:hint="eastAsia" w:ascii="黑体" w:hAnsi="Times New Roman" w:eastAsia="黑体"/>
        <w:b w:val="0"/>
        <w:i w:val="0"/>
        <w:sz w:val="21"/>
      </w:rPr>
    </w:lvl>
    <w:lvl w:ilvl="3" w:tentative="0">
      <w:start w:val="1"/>
      <w:numFmt w:val="decimal"/>
      <w:pStyle w:val="51"/>
      <w:suff w:val="nothing"/>
      <w:lvlText w:val="%1.%2.%3.%4　"/>
      <w:lvlJc w:val="left"/>
      <w:pPr>
        <w:ind w:left="567" w:firstLine="0"/>
      </w:pPr>
      <w:rPr>
        <w:rFonts w:hint="default" w:ascii="黑体" w:hAnsi="Times New Roman" w:eastAsia="黑体"/>
        <w:b w:val="0"/>
        <w:i w:val="0"/>
        <w:color w:val="auto"/>
        <w:sz w:val="21"/>
      </w:rPr>
    </w:lvl>
    <w:lvl w:ilvl="4" w:tentative="0">
      <w:start w:val="1"/>
      <w:numFmt w:val="decimal"/>
      <w:pStyle w:val="79"/>
      <w:suff w:val="nothing"/>
      <w:lvlText w:val="%1.%2.%3.%4.%5　"/>
      <w:lvlJc w:val="left"/>
      <w:pPr>
        <w:ind w:left="0" w:firstLine="0"/>
      </w:pPr>
      <w:rPr>
        <w:rFonts w:hint="eastAsia" w:ascii="黑体" w:hAnsi="Times New Roman" w:eastAsia="黑体"/>
        <w:b w:val="0"/>
        <w:i w:val="0"/>
        <w:sz w:val="21"/>
      </w:rPr>
    </w:lvl>
    <w:lvl w:ilvl="5" w:tentative="0">
      <w:start w:val="1"/>
      <w:numFmt w:val="decimal"/>
      <w:pStyle w:val="78"/>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00000003"/>
    <w:multiLevelType w:val="multilevel"/>
    <w:tmpl w:val="00000003"/>
    <w:lvl w:ilvl="0" w:tentative="0">
      <w:start w:val="1"/>
      <w:numFmt w:val="upperLetter"/>
      <w:pStyle w:val="134"/>
      <w:suff w:val="space"/>
      <w:lvlText w:val="%1"/>
      <w:lvlJc w:val="left"/>
      <w:pPr>
        <w:ind w:left="623" w:hanging="425"/>
      </w:pPr>
      <w:rPr>
        <w:rFonts w:hint="eastAsia"/>
      </w:rPr>
    </w:lvl>
    <w:lvl w:ilvl="1" w:tentative="0">
      <w:start w:val="1"/>
      <w:numFmt w:val="decimal"/>
      <w:pStyle w:val="113"/>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3">
    <w:nsid w:val="00000004"/>
    <w:multiLevelType w:val="multilevel"/>
    <w:tmpl w:val="00000004"/>
    <w:lvl w:ilvl="0" w:tentative="0">
      <w:start w:val="0"/>
      <w:numFmt w:val="none"/>
      <w:pStyle w:val="142"/>
      <w:lvlText w:val=""/>
      <w:lvlJc w:val="left"/>
      <w:pPr>
        <w:tabs>
          <w:tab w:val="left" w:pos="360"/>
        </w:tabs>
      </w:pPr>
    </w:lvl>
    <w:lvl w:ilvl="1" w:tentative="0">
      <w:start w:val="1"/>
      <w:numFmt w:val="bullet"/>
      <w:pStyle w:val="77"/>
      <w:lvlText w:val=""/>
      <w:lvlJc w:val="left"/>
      <w:pPr>
        <w:tabs>
          <w:tab w:val="left" w:pos="760"/>
        </w:tabs>
        <w:ind w:left="1264" w:hanging="413"/>
      </w:pPr>
      <w:rPr>
        <w:rFonts w:hint="default" w:ascii="Symbol" w:hAnsi="Symbol"/>
        <w:color w:val="auto"/>
      </w:rPr>
    </w:lvl>
    <w:lvl w:ilvl="2" w:tentative="0">
      <w:start w:val="1"/>
      <w:numFmt w:val="bullet"/>
      <w:pStyle w:val="124"/>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4">
    <w:nsid w:val="00000005"/>
    <w:multiLevelType w:val="multilevel"/>
    <w:tmpl w:val="00000005"/>
    <w:lvl w:ilvl="0" w:tentative="0">
      <w:start w:val="1"/>
      <w:numFmt w:val="decimal"/>
      <w:pStyle w:val="24"/>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5">
    <w:nsid w:val="00000006"/>
    <w:multiLevelType w:val="multilevel"/>
    <w:tmpl w:val="00000006"/>
    <w:lvl w:ilvl="0" w:tentative="0">
      <w:start w:val="1"/>
      <w:numFmt w:val="lowerLetter"/>
      <w:pStyle w:val="121"/>
      <w:lvlText w:val="%1)"/>
      <w:lvlJc w:val="left"/>
      <w:pPr>
        <w:tabs>
          <w:tab w:val="left" w:pos="840"/>
        </w:tabs>
        <w:ind w:left="839" w:hanging="419"/>
      </w:pPr>
      <w:rPr>
        <w:rFonts w:hint="eastAsia" w:ascii="宋体" w:eastAsia="宋体"/>
        <w:b w:val="0"/>
        <w:i w:val="0"/>
        <w:sz w:val="21"/>
        <w:szCs w:val="21"/>
      </w:rPr>
    </w:lvl>
    <w:lvl w:ilvl="1" w:tentative="0">
      <w:start w:val="1"/>
      <w:numFmt w:val="decimal"/>
      <w:pStyle w:val="68"/>
      <w:lvlText w:val="%2)"/>
      <w:lvlJc w:val="left"/>
      <w:pPr>
        <w:tabs>
          <w:tab w:val="left" w:pos="1260"/>
        </w:tabs>
        <w:ind w:left="1259" w:hanging="419"/>
      </w:pPr>
      <w:rPr>
        <w:rFonts w:hint="eastAsia"/>
      </w:rPr>
    </w:lvl>
    <w:lvl w:ilvl="2" w:tentative="0">
      <w:start w:val="1"/>
      <w:numFmt w:val="decimal"/>
      <w:pStyle w:val="99"/>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6">
    <w:nsid w:val="00000007"/>
    <w:multiLevelType w:val="multilevel"/>
    <w:tmpl w:val="00000007"/>
    <w:lvl w:ilvl="0" w:tentative="0">
      <w:start w:val="1"/>
      <w:numFmt w:val="upperLetter"/>
      <w:pStyle w:val="85"/>
      <w:lvlText w:val="%1"/>
      <w:lvlJc w:val="left"/>
      <w:pPr>
        <w:tabs>
          <w:tab w:val="left" w:pos="0"/>
        </w:tabs>
        <w:ind w:left="0" w:hanging="425"/>
      </w:pPr>
      <w:rPr>
        <w:rFonts w:hint="eastAsia"/>
      </w:rPr>
    </w:lvl>
    <w:lvl w:ilvl="1" w:tentative="0">
      <w:start w:val="1"/>
      <w:numFmt w:val="decimal"/>
      <w:pStyle w:val="114"/>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7">
    <w:nsid w:val="00000008"/>
    <w:multiLevelType w:val="multilevel"/>
    <w:tmpl w:val="00000008"/>
    <w:lvl w:ilvl="0" w:tentative="0">
      <w:start w:val="1"/>
      <w:numFmt w:val="upperLetter"/>
      <w:pStyle w:val="139"/>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1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10"/>
      <w:suff w:val="nothing"/>
      <w:lvlText w:val="%1.%2.%3　"/>
      <w:lvlJc w:val="left"/>
      <w:pPr>
        <w:ind w:left="0" w:firstLine="0"/>
      </w:pPr>
      <w:rPr>
        <w:rFonts w:hint="eastAsia" w:ascii="黑体" w:hAnsi="Times New Roman" w:eastAsia="黑体"/>
        <w:b w:val="0"/>
        <w:i w:val="0"/>
        <w:sz w:val="21"/>
      </w:rPr>
    </w:lvl>
    <w:lvl w:ilvl="3" w:tentative="0">
      <w:start w:val="1"/>
      <w:numFmt w:val="decimal"/>
      <w:pStyle w:val="60"/>
      <w:suff w:val="nothing"/>
      <w:lvlText w:val="%1.%2.%3.%4　"/>
      <w:lvlJc w:val="left"/>
      <w:pPr>
        <w:ind w:left="0" w:firstLine="0"/>
      </w:pPr>
      <w:rPr>
        <w:rFonts w:hint="eastAsia" w:ascii="黑体" w:hAnsi="Times New Roman" w:eastAsia="黑体"/>
        <w:b w:val="0"/>
        <w:i w:val="0"/>
        <w:sz w:val="21"/>
      </w:rPr>
    </w:lvl>
    <w:lvl w:ilvl="4" w:tentative="0">
      <w:start w:val="1"/>
      <w:numFmt w:val="decimal"/>
      <w:pStyle w:val="59"/>
      <w:suff w:val="nothing"/>
      <w:lvlText w:val="%1.%2.%3.%4.%5　"/>
      <w:lvlJc w:val="left"/>
      <w:pPr>
        <w:ind w:left="0" w:firstLine="0"/>
      </w:pPr>
      <w:rPr>
        <w:rFonts w:hint="eastAsia" w:ascii="黑体" w:hAnsi="Times New Roman" w:eastAsia="黑体"/>
        <w:b w:val="0"/>
        <w:i w:val="0"/>
        <w:sz w:val="21"/>
      </w:rPr>
    </w:lvl>
    <w:lvl w:ilvl="5" w:tentative="0">
      <w:start w:val="1"/>
      <w:numFmt w:val="decimal"/>
      <w:pStyle w:val="58"/>
      <w:suff w:val="nothing"/>
      <w:lvlText w:val="%1.%2.%3.%4.%5.%6　"/>
      <w:lvlJc w:val="left"/>
      <w:pPr>
        <w:ind w:left="0" w:firstLine="0"/>
      </w:pPr>
      <w:rPr>
        <w:rFonts w:hint="eastAsia" w:ascii="黑体" w:hAnsi="Times New Roman" w:eastAsia="黑体"/>
        <w:b w:val="0"/>
        <w:i w:val="0"/>
        <w:sz w:val="21"/>
      </w:rPr>
    </w:lvl>
    <w:lvl w:ilvl="6" w:tentative="0">
      <w:start w:val="1"/>
      <w:numFmt w:val="decimal"/>
      <w:pStyle w:val="11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
    <w:nsid w:val="00000009"/>
    <w:multiLevelType w:val="multilevel"/>
    <w:tmpl w:val="00000009"/>
    <w:lvl w:ilvl="0" w:tentative="0">
      <w:start w:val="1"/>
      <w:numFmt w:val="lowerLetter"/>
      <w:pStyle w:val="88"/>
      <w:lvlText w:val="%1)"/>
      <w:lvlJc w:val="left"/>
      <w:pPr>
        <w:tabs>
          <w:tab w:val="left" w:pos="839"/>
        </w:tabs>
        <w:ind w:left="839" w:hanging="419"/>
      </w:pPr>
      <w:rPr>
        <w:rFonts w:hint="eastAsia" w:ascii="宋体" w:eastAsia="宋体"/>
        <w:b w:val="0"/>
        <w:i w:val="0"/>
        <w:sz w:val="21"/>
      </w:rPr>
    </w:lvl>
    <w:lvl w:ilvl="1" w:tentative="0">
      <w:start w:val="1"/>
      <w:numFmt w:val="decimal"/>
      <w:pStyle w:val="104"/>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num w:numId="1">
    <w:abstractNumId w:val="4"/>
  </w:num>
  <w:num w:numId="2">
    <w:abstractNumId w:val="1"/>
  </w:num>
  <w:num w:numId="3">
    <w:abstractNumId w:val="7"/>
  </w:num>
  <w:num w:numId="4">
    <w:abstractNumId w:val="5"/>
  </w:num>
  <w:num w:numId="5">
    <w:abstractNumId w:val="3"/>
  </w:num>
  <w:num w:numId="6">
    <w:abstractNumId w:val="6"/>
  </w:num>
  <w:num w:numId="7">
    <w:abstractNumId w:val="8"/>
  </w:num>
  <w:num w:numId="8">
    <w:abstractNumId w:val="2"/>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文静">
    <w15:presenceInfo w15:providerId="None" w15:userId="董文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forms" w:enforcement="0"/>
  <w:defaultTabStop w:val="420"/>
  <w:drawingGridHorizontalSpacing w:val="105"/>
  <w:drawingGridVerticalSpacing w:val="156"/>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5MzFmMzg2NzkyNGZmZjgzOWFlYmYwOTdhMTFkY2MifQ=="/>
  </w:docVars>
  <w:rsids>
    <w:rsidRoot w:val="00172A27"/>
    <w:rsid w:val="00000244"/>
    <w:rsid w:val="0000185F"/>
    <w:rsid w:val="00005754"/>
    <w:rsid w:val="0000586F"/>
    <w:rsid w:val="00013D86"/>
    <w:rsid w:val="00013E02"/>
    <w:rsid w:val="0002143C"/>
    <w:rsid w:val="00025A65"/>
    <w:rsid w:val="00026C31"/>
    <w:rsid w:val="00027280"/>
    <w:rsid w:val="000320A7"/>
    <w:rsid w:val="00035925"/>
    <w:rsid w:val="00036215"/>
    <w:rsid w:val="000513C8"/>
    <w:rsid w:val="00067CDF"/>
    <w:rsid w:val="00074FBE"/>
    <w:rsid w:val="000809AD"/>
    <w:rsid w:val="00083A09"/>
    <w:rsid w:val="000858AB"/>
    <w:rsid w:val="0009005E"/>
    <w:rsid w:val="00092857"/>
    <w:rsid w:val="000967DA"/>
    <w:rsid w:val="000A20A9"/>
    <w:rsid w:val="000A48B1"/>
    <w:rsid w:val="000A5929"/>
    <w:rsid w:val="000B3143"/>
    <w:rsid w:val="000C488A"/>
    <w:rsid w:val="000C6B05"/>
    <w:rsid w:val="000C6DD6"/>
    <w:rsid w:val="000C73D4"/>
    <w:rsid w:val="000D16EE"/>
    <w:rsid w:val="000D3D4C"/>
    <w:rsid w:val="000D4F51"/>
    <w:rsid w:val="000D718B"/>
    <w:rsid w:val="000E0C46"/>
    <w:rsid w:val="000E5232"/>
    <w:rsid w:val="000F030C"/>
    <w:rsid w:val="000F129C"/>
    <w:rsid w:val="000F3129"/>
    <w:rsid w:val="000F3AA7"/>
    <w:rsid w:val="000F5FFB"/>
    <w:rsid w:val="000F784C"/>
    <w:rsid w:val="001004B9"/>
    <w:rsid w:val="001056DE"/>
    <w:rsid w:val="001124C0"/>
    <w:rsid w:val="00114B1C"/>
    <w:rsid w:val="00117B78"/>
    <w:rsid w:val="0013175F"/>
    <w:rsid w:val="001426CC"/>
    <w:rsid w:val="0014523D"/>
    <w:rsid w:val="001512B4"/>
    <w:rsid w:val="001620A5"/>
    <w:rsid w:val="00164E53"/>
    <w:rsid w:val="0016699D"/>
    <w:rsid w:val="00172A27"/>
    <w:rsid w:val="00175159"/>
    <w:rsid w:val="00176208"/>
    <w:rsid w:val="0018211B"/>
    <w:rsid w:val="001840D3"/>
    <w:rsid w:val="001900F8"/>
    <w:rsid w:val="00191258"/>
    <w:rsid w:val="00192680"/>
    <w:rsid w:val="00193037"/>
    <w:rsid w:val="00193A2C"/>
    <w:rsid w:val="001A288E"/>
    <w:rsid w:val="001B4B77"/>
    <w:rsid w:val="001B6A60"/>
    <w:rsid w:val="001B6DC2"/>
    <w:rsid w:val="001C0BC3"/>
    <w:rsid w:val="001C149C"/>
    <w:rsid w:val="001C21AC"/>
    <w:rsid w:val="001C47BA"/>
    <w:rsid w:val="001C59EA"/>
    <w:rsid w:val="001D17E9"/>
    <w:rsid w:val="001D406C"/>
    <w:rsid w:val="001D41EE"/>
    <w:rsid w:val="001E02D2"/>
    <w:rsid w:val="001E0380"/>
    <w:rsid w:val="001E13B1"/>
    <w:rsid w:val="001F0D74"/>
    <w:rsid w:val="001F3A19"/>
    <w:rsid w:val="001F45D7"/>
    <w:rsid w:val="00210CE9"/>
    <w:rsid w:val="00220FFD"/>
    <w:rsid w:val="00234467"/>
    <w:rsid w:val="00237D8D"/>
    <w:rsid w:val="00241DA2"/>
    <w:rsid w:val="0024369B"/>
    <w:rsid w:val="00247FEE"/>
    <w:rsid w:val="00250E7D"/>
    <w:rsid w:val="002565D5"/>
    <w:rsid w:val="002611EE"/>
    <w:rsid w:val="002622C0"/>
    <w:rsid w:val="00275860"/>
    <w:rsid w:val="002778AE"/>
    <w:rsid w:val="0028269A"/>
    <w:rsid w:val="00283590"/>
    <w:rsid w:val="00284FA7"/>
    <w:rsid w:val="00286973"/>
    <w:rsid w:val="00294E70"/>
    <w:rsid w:val="002A1924"/>
    <w:rsid w:val="002A7420"/>
    <w:rsid w:val="002B0F12"/>
    <w:rsid w:val="002B1308"/>
    <w:rsid w:val="002B194C"/>
    <w:rsid w:val="002B4554"/>
    <w:rsid w:val="002C43BA"/>
    <w:rsid w:val="002C72D8"/>
    <w:rsid w:val="002D11FA"/>
    <w:rsid w:val="002E0DDF"/>
    <w:rsid w:val="002E20DC"/>
    <w:rsid w:val="002E27DC"/>
    <w:rsid w:val="002E2906"/>
    <w:rsid w:val="002E5635"/>
    <w:rsid w:val="002E64C3"/>
    <w:rsid w:val="002E6A2C"/>
    <w:rsid w:val="002F1D8C"/>
    <w:rsid w:val="002F21DA"/>
    <w:rsid w:val="00301F39"/>
    <w:rsid w:val="0030225C"/>
    <w:rsid w:val="00325926"/>
    <w:rsid w:val="00327015"/>
    <w:rsid w:val="00327A8A"/>
    <w:rsid w:val="00331AE7"/>
    <w:rsid w:val="00331CCD"/>
    <w:rsid w:val="00336610"/>
    <w:rsid w:val="00343F73"/>
    <w:rsid w:val="0034475B"/>
    <w:rsid w:val="00345060"/>
    <w:rsid w:val="0035323B"/>
    <w:rsid w:val="003609D2"/>
    <w:rsid w:val="00363F22"/>
    <w:rsid w:val="00367C42"/>
    <w:rsid w:val="00375564"/>
    <w:rsid w:val="00375D1F"/>
    <w:rsid w:val="00376FEF"/>
    <w:rsid w:val="00383191"/>
    <w:rsid w:val="00386DED"/>
    <w:rsid w:val="003912E7"/>
    <w:rsid w:val="003921B9"/>
    <w:rsid w:val="00393947"/>
    <w:rsid w:val="003A2275"/>
    <w:rsid w:val="003A6A4F"/>
    <w:rsid w:val="003A7088"/>
    <w:rsid w:val="003B00DF"/>
    <w:rsid w:val="003B1275"/>
    <w:rsid w:val="003B1778"/>
    <w:rsid w:val="003C11CB"/>
    <w:rsid w:val="003C314C"/>
    <w:rsid w:val="003C75F3"/>
    <w:rsid w:val="003C78A3"/>
    <w:rsid w:val="003E0AC4"/>
    <w:rsid w:val="003E1867"/>
    <w:rsid w:val="003E5729"/>
    <w:rsid w:val="003F02E1"/>
    <w:rsid w:val="003F4EE0"/>
    <w:rsid w:val="00402153"/>
    <w:rsid w:val="00402FC1"/>
    <w:rsid w:val="00404B10"/>
    <w:rsid w:val="00416E0D"/>
    <w:rsid w:val="00425082"/>
    <w:rsid w:val="0042555A"/>
    <w:rsid w:val="00431DEB"/>
    <w:rsid w:val="00441F98"/>
    <w:rsid w:val="004429CD"/>
    <w:rsid w:val="00446B29"/>
    <w:rsid w:val="00453F9A"/>
    <w:rsid w:val="00460D6D"/>
    <w:rsid w:val="004625F7"/>
    <w:rsid w:val="004676BF"/>
    <w:rsid w:val="00471E91"/>
    <w:rsid w:val="00472CEA"/>
    <w:rsid w:val="00474675"/>
    <w:rsid w:val="0047470C"/>
    <w:rsid w:val="004806F2"/>
    <w:rsid w:val="004A35F9"/>
    <w:rsid w:val="004B222F"/>
    <w:rsid w:val="004B24C1"/>
    <w:rsid w:val="004C2248"/>
    <w:rsid w:val="004C292F"/>
    <w:rsid w:val="004C6F5F"/>
    <w:rsid w:val="005035F5"/>
    <w:rsid w:val="00510280"/>
    <w:rsid w:val="00512461"/>
    <w:rsid w:val="00513D73"/>
    <w:rsid w:val="00514A43"/>
    <w:rsid w:val="005174E5"/>
    <w:rsid w:val="00522393"/>
    <w:rsid w:val="00522620"/>
    <w:rsid w:val="00525656"/>
    <w:rsid w:val="00534C02"/>
    <w:rsid w:val="00537551"/>
    <w:rsid w:val="0054264B"/>
    <w:rsid w:val="00543786"/>
    <w:rsid w:val="005533D7"/>
    <w:rsid w:val="00566013"/>
    <w:rsid w:val="005703DE"/>
    <w:rsid w:val="00577DA7"/>
    <w:rsid w:val="0058076D"/>
    <w:rsid w:val="0058205A"/>
    <w:rsid w:val="0058464E"/>
    <w:rsid w:val="005A01CB"/>
    <w:rsid w:val="005A07C6"/>
    <w:rsid w:val="005A58FF"/>
    <w:rsid w:val="005A5EAF"/>
    <w:rsid w:val="005A64C0"/>
    <w:rsid w:val="005B3C11"/>
    <w:rsid w:val="005C1C28"/>
    <w:rsid w:val="005C46CF"/>
    <w:rsid w:val="005C6DB5"/>
    <w:rsid w:val="005D4493"/>
    <w:rsid w:val="005D6A9C"/>
    <w:rsid w:val="005E19E7"/>
    <w:rsid w:val="005F012D"/>
    <w:rsid w:val="005F6E00"/>
    <w:rsid w:val="006103B8"/>
    <w:rsid w:val="00612841"/>
    <w:rsid w:val="0061422B"/>
    <w:rsid w:val="0061716C"/>
    <w:rsid w:val="006243A1"/>
    <w:rsid w:val="00632E56"/>
    <w:rsid w:val="00633A46"/>
    <w:rsid w:val="00635CBA"/>
    <w:rsid w:val="0064338B"/>
    <w:rsid w:val="00646542"/>
    <w:rsid w:val="006504F4"/>
    <w:rsid w:val="00654BC9"/>
    <w:rsid w:val="006552FD"/>
    <w:rsid w:val="00663AF3"/>
    <w:rsid w:val="00666B6C"/>
    <w:rsid w:val="00681B8F"/>
    <w:rsid w:val="006820D0"/>
    <w:rsid w:val="00682682"/>
    <w:rsid w:val="00682702"/>
    <w:rsid w:val="00692368"/>
    <w:rsid w:val="006A2EBC"/>
    <w:rsid w:val="006A2F75"/>
    <w:rsid w:val="006A5832"/>
    <w:rsid w:val="006A5EA0"/>
    <w:rsid w:val="006A783B"/>
    <w:rsid w:val="006A7B33"/>
    <w:rsid w:val="006B0065"/>
    <w:rsid w:val="006B4E13"/>
    <w:rsid w:val="006B75DD"/>
    <w:rsid w:val="006C2B02"/>
    <w:rsid w:val="006C4695"/>
    <w:rsid w:val="006C6169"/>
    <w:rsid w:val="006C67E0"/>
    <w:rsid w:val="006C7ABA"/>
    <w:rsid w:val="006D0D60"/>
    <w:rsid w:val="006D1122"/>
    <w:rsid w:val="006D3C00"/>
    <w:rsid w:val="006E2689"/>
    <w:rsid w:val="006E3675"/>
    <w:rsid w:val="006E4133"/>
    <w:rsid w:val="006E44AB"/>
    <w:rsid w:val="006E4A7F"/>
    <w:rsid w:val="00704DF6"/>
    <w:rsid w:val="0070651C"/>
    <w:rsid w:val="007110E3"/>
    <w:rsid w:val="007132A3"/>
    <w:rsid w:val="00715955"/>
    <w:rsid w:val="00716421"/>
    <w:rsid w:val="00724EFB"/>
    <w:rsid w:val="00725006"/>
    <w:rsid w:val="007312CD"/>
    <w:rsid w:val="0073155A"/>
    <w:rsid w:val="00740D81"/>
    <w:rsid w:val="007419C3"/>
    <w:rsid w:val="007467A7"/>
    <w:rsid w:val="007469DD"/>
    <w:rsid w:val="0074741B"/>
    <w:rsid w:val="0074759E"/>
    <w:rsid w:val="007478EA"/>
    <w:rsid w:val="0075415C"/>
    <w:rsid w:val="0076222E"/>
    <w:rsid w:val="00763502"/>
    <w:rsid w:val="00765C4E"/>
    <w:rsid w:val="007733C5"/>
    <w:rsid w:val="00785387"/>
    <w:rsid w:val="007913AB"/>
    <w:rsid w:val="007914F7"/>
    <w:rsid w:val="0079484B"/>
    <w:rsid w:val="00794859"/>
    <w:rsid w:val="00797696"/>
    <w:rsid w:val="007B1625"/>
    <w:rsid w:val="007B706E"/>
    <w:rsid w:val="007B71EB"/>
    <w:rsid w:val="007C33EF"/>
    <w:rsid w:val="007C6205"/>
    <w:rsid w:val="007C686A"/>
    <w:rsid w:val="007C728E"/>
    <w:rsid w:val="007D2C53"/>
    <w:rsid w:val="007D3D60"/>
    <w:rsid w:val="007D528B"/>
    <w:rsid w:val="007E1980"/>
    <w:rsid w:val="007E4B76"/>
    <w:rsid w:val="007E5EA8"/>
    <w:rsid w:val="007F0CF1"/>
    <w:rsid w:val="007F12A5"/>
    <w:rsid w:val="007F4CF1"/>
    <w:rsid w:val="007F5E20"/>
    <w:rsid w:val="007F758D"/>
    <w:rsid w:val="007F7D52"/>
    <w:rsid w:val="0080654C"/>
    <w:rsid w:val="008071C6"/>
    <w:rsid w:val="00813106"/>
    <w:rsid w:val="00815E4B"/>
    <w:rsid w:val="00816862"/>
    <w:rsid w:val="00817A00"/>
    <w:rsid w:val="008211A3"/>
    <w:rsid w:val="008216A3"/>
    <w:rsid w:val="00822BD4"/>
    <w:rsid w:val="0082BEE3"/>
    <w:rsid w:val="00831932"/>
    <w:rsid w:val="00832F92"/>
    <w:rsid w:val="00835AD4"/>
    <w:rsid w:val="00835DB3"/>
    <w:rsid w:val="0083617B"/>
    <w:rsid w:val="008371BD"/>
    <w:rsid w:val="0083720E"/>
    <w:rsid w:val="00843FBE"/>
    <w:rsid w:val="00845598"/>
    <w:rsid w:val="008504A8"/>
    <w:rsid w:val="0085282E"/>
    <w:rsid w:val="00866B48"/>
    <w:rsid w:val="0087198C"/>
    <w:rsid w:val="00872C1F"/>
    <w:rsid w:val="00873B42"/>
    <w:rsid w:val="008856D8"/>
    <w:rsid w:val="00891C35"/>
    <w:rsid w:val="00892E82"/>
    <w:rsid w:val="008A3EF6"/>
    <w:rsid w:val="008C1B58"/>
    <w:rsid w:val="008C39AE"/>
    <w:rsid w:val="008C590D"/>
    <w:rsid w:val="008D65EC"/>
    <w:rsid w:val="008E031B"/>
    <w:rsid w:val="008E48DC"/>
    <w:rsid w:val="008E7029"/>
    <w:rsid w:val="008E7EF6"/>
    <w:rsid w:val="008F1F98"/>
    <w:rsid w:val="008F3B1B"/>
    <w:rsid w:val="008F4DE2"/>
    <w:rsid w:val="008F6758"/>
    <w:rsid w:val="009040DD"/>
    <w:rsid w:val="00905B47"/>
    <w:rsid w:val="00906385"/>
    <w:rsid w:val="0091262F"/>
    <w:rsid w:val="0091331C"/>
    <w:rsid w:val="00926740"/>
    <w:rsid w:val="009279DE"/>
    <w:rsid w:val="00930116"/>
    <w:rsid w:val="00933C55"/>
    <w:rsid w:val="00935621"/>
    <w:rsid w:val="00936BF6"/>
    <w:rsid w:val="0094212C"/>
    <w:rsid w:val="00950C8F"/>
    <w:rsid w:val="00954689"/>
    <w:rsid w:val="00957B46"/>
    <w:rsid w:val="00960711"/>
    <w:rsid w:val="009617C9"/>
    <w:rsid w:val="00961C93"/>
    <w:rsid w:val="00965324"/>
    <w:rsid w:val="0097091E"/>
    <w:rsid w:val="0097115E"/>
    <w:rsid w:val="009760D3"/>
    <w:rsid w:val="00977132"/>
    <w:rsid w:val="00980D38"/>
    <w:rsid w:val="00981A4B"/>
    <w:rsid w:val="00982118"/>
    <w:rsid w:val="00982501"/>
    <w:rsid w:val="00984330"/>
    <w:rsid w:val="009877D3"/>
    <w:rsid w:val="00994E8F"/>
    <w:rsid w:val="009951DC"/>
    <w:rsid w:val="009959BB"/>
    <w:rsid w:val="00997158"/>
    <w:rsid w:val="009A3A7C"/>
    <w:rsid w:val="009B1859"/>
    <w:rsid w:val="009B2ADB"/>
    <w:rsid w:val="009B5B6A"/>
    <w:rsid w:val="009B603A"/>
    <w:rsid w:val="009C2D0E"/>
    <w:rsid w:val="009C3DAC"/>
    <w:rsid w:val="009C42E0"/>
    <w:rsid w:val="009D5362"/>
    <w:rsid w:val="009D6F46"/>
    <w:rsid w:val="009E1415"/>
    <w:rsid w:val="009E6116"/>
    <w:rsid w:val="009F32F5"/>
    <w:rsid w:val="009F5A37"/>
    <w:rsid w:val="00A01F28"/>
    <w:rsid w:val="00A02E43"/>
    <w:rsid w:val="00A065F9"/>
    <w:rsid w:val="00A06CE4"/>
    <w:rsid w:val="00A079F9"/>
    <w:rsid w:val="00A07F34"/>
    <w:rsid w:val="00A15267"/>
    <w:rsid w:val="00A22154"/>
    <w:rsid w:val="00A25C38"/>
    <w:rsid w:val="00A36BBE"/>
    <w:rsid w:val="00A37B99"/>
    <w:rsid w:val="00A4307A"/>
    <w:rsid w:val="00A435B2"/>
    <w:rsid w:val="00A47EBB"/>
    <w:rsid w:val="00A51CDD"/>
    <w:rsid w:val="00A6730D"/>
    <w:rsid w:val="00A71625"/>
    <w:rsid w:val="00A71B9B"/>
    <w:rsid w:val="00A751C7"/>
    <w:rsid w:val="00A87844"/>
    <w:rsid w:val="00AA038C"/>
    <w:rsid w:val="00AA7A09"/>
    <w:rsid w:val="00AB3B50"/>
    <w:rsid w:val="00AB4A2B"/>
    <w:rsid w:val="00AC05B1"/>
    <w:rsid w:val="00AC0A65"/>
    <w:rsid w:val="00AD014A"/>
    <w:rsid w:val="00AD356C"/>
    <w:rsid w:val="00AE1071"/>
    <w:rsid w:val="00AE2914"/>
    <w:rsid w:val="00AE6D15"/>
    <w:rsid w:val="00B00FDD"/>
    <w:rsid w:val="00B04182"/>
    <w:rsid w:val="00B07AE3"/>
    <w:rsid w:val="00B1037C"/>
    <w:rsid w:val="00B11430"/>
    <w:rsid w:val="00B142CB"/>
    <w:rsid w:val="00B220CD"/>
    <w:rsid w:val="00B353EB"/>
    <w:rsid w:val="00B42CE4"/>
    <w:rsid w:val="00B439C4"/>
    <w:rsid w:val="00B4535E"/>
    <w:rsid w:val="00B52A8C"/>
    <w:rsid w:val="00B53186"/>
    <w:rsid w:val="00B56E0A"/>
    <w:rsid w:val="00B6328E"/>
    <w:rsid w:val="00B636A8"/>
    <w:rsid w:val="00B665C6"/>
    <w:rsid w:val="00B773E4"/>
    <w:rsid w:val="00B805AF"/>
    <w:rsid w:val="00B869EC"/>
    <w:rsid w:val="00B9397A"/>
    <w:rsid w:val="00B9633D"/>
    <w:rsid w:val="00BA12C8"/>
    <w:rsid w:val="00BA2EBE"/>
    <w:rsid w:val="00BB0F28"/>
    <w:rsid w:val="00BB458A"/>
    <w:rsid w:val="00BB5C05"/>
    <w:rsid w:val="00BB5F33"/>
    <w:rsid w:val="00BC38A1"/>
    <w:rsid w:val="00BC50BB"/>
    <w:rsid w:val="00BD00D3"/>
    <w:rsid w:val="00BD1659"/>
    <w:rsid w:val="00BD3AA9"/>
    <w:rsid w:val="00BD4A18"/>
    <w:rsid w:val="00BD6DB2"/>
    <w:rsid w:val="00BD7617"/>
    <w:rsid w:val="00BE11CF"/>
    <w:rsid w:val="00BE21AB"/>
    <w:rsid w:val="00BE55CB"/>
    <w:rsid w:val="00BE63B1"/>
    <w:rsid w:val="00BF0A25"/>
    <w:rsid w:val="00BF4C68"/>
    <w:rsid w:val="00BF561F"/>
    <w:rsid w:val="00BF617A"/>
    <w:rsid w:val="00C0272D"/>
    <w:rsid w:val="00C0379D"/>
    <w:rsid w:val="00C03931"/>
    <w:rsid w:val="00C05FE3"/>
    <w:rsid w:val="00C2136D"/>
    <w:rsid w:val="00C214EE"/>
    <w:rsid w:val="00C2314B"/>
    <w:rsid w:val="00C24971"/>
    <w:rsid w:val="00C26BE5"/>
    <w:rsid w:val="00C26E4D"/>
    <w:rsid w:val="00C27909"/>
    <w:rsid w:val="00C27B03"/>
    <w:rsid w:val="00C314E1"/>
    <w:rsid w:val="00C34397"/>
    <w:rsid w:val="00C4095D"/>
    <w:rsid w:val="00C4188F"/>
    <w:rsid w:val="00C43069"/>
    <w:rsid w:val="00C601D2"/>
    <w:rsid w:val="00C65BCC"/>
    <w:rsid w:val="00C66970"/>
    <w:rsid w:val="00C8571E"/>
    <w:rsid w:val="00C8691C"/>
    <w:rsid w:val="00CA168A"/>
    <w:rsid w:val="00CA357E"/>
    <w:rsid w:val="00CA44F9"/>
    <w:rsid w:val="00CA4A69"/>
    <w:rsid w:val="00CC3E0C"/>
    <w:rsid w:val="00CC58D3"/>
    <w:rsid w:val="00CC784D"/>
    <w:rsid w:val="00CD573F"/>
    <w:rsid w:val="00CE40D7"/>
    <w:rsid w:val="00CE5256"/>
    <w:rsid w:val="00D0261E"/>
    <w:rsid w:val="00D02B15"/>
    <w:rsid w:val="00D0337B"/>
    <w:rsid w:val="00D079B2"/>
    <w:rsid w:val="00D114E9"/>
    <w:rsid w:val="00D322E8"/>
    <w:rsid w:val="00D403F9"/>
    <w:rsid w:val="00D429C6"/>
    <w:rsid w:val="00D47748"/>
    <w:rsid w:val="00D52BB6"/>
    <w:rsid w:val="00D52C36"/>
    <w:rsid w:val="00D54CC3"/>
    <w:rsid w:val="00D6041A"/>
    <w:rsid w:val="00D60E5F"/>
    <w:rsid w:val="00D633EB"/>
    <w:rsid w:val="00D64316"/>
    <w:rsid w:val="00D713BA"/>
    <w:rsid w:val="00D74B4D"/>
    <w:rsid w:val="00D76E8B"/>
    <w:rsid w:val="00D82FF7"/>
    <w:rsid w:val="00D847FE"/>
    <w:rsid w:val="00D964EA"/>
    <w:rsid w:val="00D966D0"/>
    <w:rsid w:val="00DA0C59"/>
    <w:rsid w:val="00DA3991"/>
    <w:rsid w:val="00DA5448"/>
    <w:rsid w:val="00DB2B68"/>
    <w:rsid w:val="00DB7E6C"/>
    <w:rsid w:val="00DC302D"/>
    <w:rsid w:val="00DD05AF"/>
    <w:rsid w:val="00DD3FA6"/>
    <w:rsid w:val="00DD5A29"/>
    <w:rsid w:val="00DD5D9D"/>
    <w:rsid w:val="00DE35CB"/>
    <w:rsid w:val="00DE45C9"/>
    <w:rsid w:val="00DE7473"/>
    <w:rsid w:val="00DE7D12"/>
    <w:rsid w:val="00DF0DA2"/>
    <w:rsid w:val="00DF21E9"/>
    <w:rsid w:val="00E00F14"/>
    <w:rsid w:val="00E027FC"/>
    <w:rsid w:val="00E06386"/>
    <w:rsid w:val="00E12DD1"/>
    <w:rsid w:val="00E13EC6"/>
    <w:rsid w:val="00E210C8"/>
    <w:rsid w:val="00E21BAC"/>
    <w:rsid w:val="00E22082"/>
    <w:rsid w:val="00E24EB4"/>
    <w:rsid w:val="00E26921"/>
    <w:rsid w:val="00E31520"/>
    <w:rsid w:val="00E320ED"/>
    <w:rsid w:val="00E33AFB"/>
    <w:rsid w:val="00E34218"/>
    <w:rsid w:val="00E44A73"/>
    <w:rsid w:val="00E46282"/>
    <w:rsid w:val="00E471DD"/>
    <w:rsid w:val="00E51246"/>
    <w:rsid w:val="00E5216E"/>
    <w:rsid w:val="00E76088"/>
    <w:rsid w:val="00E82344"/>
    <w:rsid w:val="00E84C82"/>
    <w:rsid w:val="00E84D64"/>
    <w:rsid w:val="00E870ED"/>
    <w:rsid w:val="00E87408"/>
    <w:rsid w:val="00E90B93"/>
    <w:rsid w:val="00E914C4"/>
    <w:rsid w:val="00E934F5"/>
    <w:rsid w:val="00E96961"/>
    <w:rsid w:val="00EA72EC"/>
    <w:rsid w:val="00EB11CB"/>
    <w:rsid w:val="00EB1510"/>
    <w:rsid w:val="00EB275A"/>
    <w:rsid w:val="00EB41DC"/>
    <w:rsid w:val="00EB786A"/>
    <w:rsid w:val="00EC10B3"/>
    <w:rsid w:val="00EC1578"/>
    <w:rsid w:val="00EC1C72"/>
    <w:rsid w:val="00EC3CC9"/>
    <w:rsid w:val="00EC680A"/>
    <w:rsid w:val="00ED6D85"/>
    <w:rsid w:val="00EE2BED"/>
    <w:rsid w:val="00EE374B"/>
    <w:rsid w:val="00EE3D79"/>
    <w:rsid w:val="00F11BB5"/>
    <w:rsid w:val="00F1417B"/>
    <w:rsid w:val="00F24A65"/>
    <w:rsid w:val="00F34B99"/>
    <w:rsid w:val="00F41FEB"/>
    <w:rsid w:val="00F43371"/>
    <w:rsid w:val="00F52DAB"/>
    <w:rsid w:val="00F543F0"/>
    <w:rsid w:val="00F714AF"/>
    <w:rsid w:val="00F73561"/>
    <w:rsid w:val="00F8169A"/>
    <w:rsid w:val="00F81D29"/>
    <w:rsid w:val="00F83EC5"/>
    <w:rsid w:val="00F91C4D"/>
    <w:rsid w:val="00F92FD9"/>
    <w:rsid w:val="00F93E85"/>
    <w:rsid w:val="00F94417"/>
    <w:rsid w:val="00FA51D0"/>
    <w:rsid w:val="00FA6684"/>
    <w:rsid w:val="00FA731E"/>
    <w:rsid w:val="00FB2B38"/>
    <w:rsid w:val="00FB6656"/>
    <w:rsid w:val="00FC6358"/>
    <w:rsid w:val="00FD320D"/>
    <w:rsid w:val="00FE23DE"/>
    <w:rsid w:val="00FE66C6"/>
    <w:rsid w:val="01211AD4"/>
    <w:rsid w:val="014A6A2F"/>
    <w:rsid w:val="015914B5"/>
    <w:rsid w:val="01A707CA"/>
    <w:rsid w:val="01BF01EE"/>
    <w:rsid w:val="0239F608"/>
    <w:rsid w:val="028105CF"/>
    <w:rsid w:val="02A82B91"/>
    <w:rsid w:val="03030FA0"/>
    <w:rsid w:val="03081937"/>
    <w:rsid w:val="03270B0B"/>
    <w:rsid w:val="034E485D"/>
    <w:rsid w:val="035937A7"/>
    <w:rsid w:val="038D0B06"/>
    <w:rsid w:val="039E6437"/>
    <w:rsid w:val="03E23A0A"/>
    <w:rsid w:val="03F539A1"/>
    <w:rsid w:val="03F5EB1F"/>
    <w:rsid w:val="0423364C"/>
    <w:rsid w:val="04607B2C"/>
    <w:rsid w:val="048629A5"/>
    <w:rsid w:val="048E0434"/>
    <w:rsid w:val="04AB1875"/>
    <w:rsid w:val="04B27E8F"/>
    <w:rsid w:val="04E83188"/>
    <w:rsid w:val="04FDE682"/>
    <w:rsid w:val="0536134B"/>
    <w:rsid w:val="055A5802"/>
    <w:rsid w:val="05E599A5"/>
    <w:rsid w:val="064E7093"/>
    <w:rsid w:val="06517657"/>
    <w:rsid w:val="06BA16F1"/>
    <w:rsid w:val="06BB30B4"/>
    <w:rsid w:val="07240470"/>
    <w:rsid w:val="074A4C0D"/>
    <w:rsid w:val="07B727E7"/>
    <w:rsid w:val="07D035B1"/>
    <w:rsid w:val="07E452DE"/>
    <w:rsid w:val="080A81C4"/>
    <w:rsid w:val="08197BC8"/>
    <w:rsid w:val="081D8244"/>
    <w:rsid w:val="0835A2FB"/>
    <w:rsid w:val="083953D0"/>
    <w:rsid w:val="084A6BDF"/>
    <w:rsid w:val="088B799D"/>
    <w:rsid w:val="089FF36F"/>
    <w:rsid w:val="08A71151"/>
    <w:rsid w:val="08C477FD"/>
    <w:rsid w:val="08FD5F27"/>
    <w:rsid w:val="09081811"/>
    <w:rsid w:val="090931C4"/>
    <w:rsid w:val="092977F5"/>
    <w:rsid w:val="092B4B32"/>
    <w:rsid w:val="094D790A"/>
    <w:rsid w:val="0979740B"/>
    <w:rsid w:val="0999641F"/>
    <w:rsid w:val="099E4CAD"/>
    <w:rsid w:val="0A531FE4"/>
    <w:rsid w:val="0A93FA97"/>
    <w:rsid w:val="0AC87A3C"/>
    <w:rsid w:val="0B0176DE"/>
    <w:rsid w:val="0B146714"/>
    <w:rsid w:val="0B1A7262"/>
    <w:rsid w:val="0B256A2F"/>
    <w:rsid w:val="0B316DB7"/>
    <w:rsid w:val="0B645C52"/>
    <w:rsid w:val="0B896016"/>
    <w:rsid w:val="0BD57589"/>
    <w:rsid w:val="0C0322C7"/>
    <w:rsid w:val="0C162BD9"/>
    <w:rsid w:val="0C693D64"/>
    <w:rsid w:val="0C9C494A"/>
    <w:rsid w:val="0CCB7A4B"/>
    <w:rsid w:val="0CD0518D"/>
    <w:rsid w:val="0D107AEA"/>
    <w:rsid w:val="0D3E5CDE"/>
    <w:rsid w:val="0D4C1C87"/>
    <w:rsid w:val="0D584838"/>
    <w:rsid w:val="0DDF117F"/>
    <w:rsid w:val="0DFCFA95"/>
    <w:rsid w:val="0E2E4D0B"/>
    <w:rsid w:val="0E88410B"/>
    <w:rsid w:val="0E996D86"/>
    <w:rsid w:val="0ECE4DBC"/>
    <w:rsid w:val="0EEC5B0A"/>
    <w:rsid w:val="0F025C3B"/>
    <w:rsid w:val="0F630D28"/>
    <w:rsid w:val="0F6F0DEA"/>
    <w:rsid w:val="0F711E78"/>
    <w:rsid w:val="0F9821F3"/>
    <w:rsid w:val="0FA10850"/>
    <w:rsid w:val="104ADDDC"/>
    <w:rsid w:val="10531241"/>
    <w:rsid w:val="10B937D3"/>
    <w:rsid w:val="10DD417F"/>
    <w:rsid w:val="10FB3B69"/>
    <w:rsid w:val="112B6CC8"/>
    <w:rsid w:val="11380FA2"/>
    <w:rsid w:val="11A94D24"/>
    <w:rsid w:val="11AF0CA9"/>
    <w:rsid w:val="11D69A78"/>
    <w:rsid w:val="11F66E7B"/>
    <w:rsid w:val="120A2E03"/>
    <w:rsid w:val="1213E2EC"/>
    <w:rsid w:val="121559B8"/>
    <w:rsid w:val="121E2F65"/>
    <w:rsid w:val="124E0D14"/>
    <w:rsid w:val="12551DDB"/>
    <w:rsid w:val="12574B67"/>
    <w:rsid w:val="126A3076"/>
    <w:rsid w:val="12D0BAFD"/>
    <w:rsid w:val="12DC4A4D"/>
    <w:rsid w:val="12F21395"/>
    <w:rsid w:val="132345C6"/>
    <w:rsid w:val="132933AD"/>
    <w:rsid w:val="132D5A59"/>
    <w:rsid w:val="13420B5F"/>
    <w:rsid w:val="1345121F"/>
    <w:rsid w:val="135C6E4F"/>
    <w:rsid w:val="136FBF87"/>
    <w:rsid w:val="13E2778D"/>
    <w:rsid w:val="1401F767"/>
    <w:rsid w:val="14193FC2"/>
    <w:rsid w:val="14334A5B"/>
    <w:rsid w:val="14363DC9"/>
    <w:rsid w:val="147763C2"/>
    <w:rsid w:val="14B66B12"/>
    <w:rsid w:val="15374F90"/>
    <w:rsid w:val="153E2067"/>
    <w:rsid w:val="1554339E"/>
    <w:rsid w:val="15B13F79"/>
    <w:rsid w:val="15BE75DD"/>
    <w:rsid w:val="15EB7453"/>
    <w:rsid w:val="15FF24F1"/>
    <w:rsid w:val="163F4D8B"/>
    <w:rsid w:val="173E6AF4"/>
    <w:rsid w:val="1758F87B"/>
    <w:rsid w:val="17686839"/>
    <w:rsid w:val="17DB2A3C"/>
    <w:rsid w:val="18194766"/>
    <w:rsid w:val="181F75A4"/>
    <w:rsid w:val="1872087F"/>
    <w:rsid w:val="18A17ED3"/>
    <w:rsid w:val="18A52996"/>
    <w:rsid w:val="18AF22B0"/>
    <w:rsid w:val="18CE52F0"/>
    <w:rsid w:val="18E418DB"/>
    <w:rsid w:val="194022CE"/>
    <w:rsid w:val="195A0A6B"/>
    <w:rsid w:val="199764E6"/>
    <w:rsid w:val="19AD2E79"/>
    <w:rsid w:val="19B63483"/>
    <w:rsid w:val="19C3B2A7"/>
    <w:rsid w:val="19DE537A"/>
    <w:rsid w:val="19F677CA"/>
    <w:rsid w:val="1A474081"/>
    <w:rsid w:val="1A545AE7"/>
    <w:rsid w:val="1A8EC657"/>
    <w:rsid w:val="1AACF531"/>
    <w:rsid w:val="1ADC77B8"/>
    <w:rsid w:val="1B1A5586"/>
    <w:rsid w:val="1B345853"/>
    <w:rsid w:val="1B465209"/>
    <w:rsid w:val="1B5F000C"/>
    <w:rsid w:val="1B79598F"/>
    <w:rsid w:val="1B9B1362"/>
    <w:rsid w:val="1BBC575C"/>
    <w:rsid w:val="1BCD632B"/>
    <w:rsid w:val="1BD15FE5"/>
    <w:rsid w:val="1BD40E5B"/>
    <w:rsid w:val="1BE2442B"/>
    <w:rsid w:val="1C250AB6"/>
    <w:rsid w:val="1C31D12E"/>
    <w:rsid w:val="1C322AA3"/>
    <w:rsid w:val="1C7617C7"/>
    <w:rsid w:val="1C8864FF"/>
    <w:rsid w:val="1C9517E7"/>
    <w:rsid w:val="1CFF6830"/>
    <w:rsid w:val="1D1F28D2"/>
    <w:rsid w:val="1D6C566F"/>
    <w:rsid w:val="1D784E10"/>
    <w:rsid w:val="1D883FAE"/>
    <w:rsid w:val="1DD86CED"/>
    <w:rsid w:val="1E005778"/>
    <w:rsid w:val="1E034990"/>
    <w:rsid w:val="1E0A7966"/>
    <w:rsid w:val="1E1E2DBB"/>
    <w:rsid w:val="1E679D80"/>
    <w:rsid w:val="1E6C4F01"/>
    <w:rsid w:val="1E73161B"/>
    <w:rsid w:val="1EBB5957"/>
    <w:rsid w:val="1EBD36CE"/>
    <w:rsid w:val="1F015BE0"/>
    <w:rsid w:val="1F18144D"/>
    <w:rsid w:val="1F260ABA"/>
    <w:rsid w:val="1F274302"/>
    <w:rsid w:val="1F9F2F62"/>
    <w:rsid w:val="1FF60733"/>
    <w:rsid w:val="1FFF7106"/>
    <w:rsid w:val="200B5DAA"/>
    <w:rsid w:val="205257BA"/>
    <w:rsid w:val="207DE05D"/>
    <w:rsid w:val="209C0357"/>
    <w:rsid w:val="20C86AB4"/>
    <w:rsid w:val="20F736E1"/>
    <w:rsid w:val="214E3EEC"/>
    <w:rsid w:val="221B08FC"/>
    <w:rsid w:val="222A359C"/>
    <w:rsid w:val="22723294"/>
    <w:rsid w:val="22C60F96"/>
    <w:rsid w:val="23047110"/>
    <w:rsid w:val="23741523"/>
    <w:rsid w:val="238E7CF4"/>
    <w:rsid w:val="23C2484C"/>
    <w:rsid w:val="23EE589A"/>
    <w:rsid w:val="24437FD5"/>
    <w:rsid w:val="24474AE7"/>
    <w:rsid w:val="244A2383"/>
    <w:rsid w:val="24526286"/>
    <w:rsid w:val="24694FA8"/>
    <w:rsid w:val="247E21AC"/>
    <w:rsid w:val="248C200D"/>
    <w:rsid w:val="24B54A90"/>
    <w:rsid w:val="24C9600B"/>
    <w:rsid w:val="24D35D5E"/>
    <w:rsid w:val="25693F65"/>
    <w:rsid w:val="257146AD"/>
    <w:rsid w:val="25DC38E4"/>
    <w:rsid w:val="260D359C"/>
    <w:rsid w:val="26260A33"/>
    <w:rsid w:val="2648757B"/>
    <w:rsid w:val="2656435D"/>
    <w:rsid w:val="26584898"/>
    <w:rsid w:val="26647BE9"/>
    <w:rsid w:val="2680230D"/>
    <w:rsid w:val="26955353"/>
    <w:rsid w:val="269E0C50"/>
    <w:rsid w:val="26AE735A"/>
    <w:rsid w:val="26C629E7"/>
    <w:rsid w:val="26D25B8A"/>
    <w:rsid w:val="26F7014A"/>
    <w:rsid w:val="27488EDE"/>
    <w:rsid w:val="277B2154"/>
    <w:rsid w:val="277EF9EB"/>
    <w:rsid w:val="27869965"/>
    <w:rsid w:val="27905A96"/>
    <w:rsid w:val="27AA4E94"/>
    <w:rsid w:val="27B61976"/>
    <w:rsid w:val="27D07609"/>
    <w:rsid w:val="27DC3938"/>
    <w:rsid w:val="28022AFE"/>
    <w:rsid w:val="280E1C96"/>
    <w:rsid w:val="28100139"/>
    <w:rsid w:val="28362F12"/>
    <w:rsid w:val="28A20CBD"/>
    <w:rsid w:val="28FB2F05"/>
    <w:rsid w:val="29140F13"/>
    <w:rsid w:val="293FFBBD"/>
    <w:rsid w:val="297130CF"/>
    <w:rsid w:val="29A325BC"/>
    <w:rsid w:val="29A46C7B"/>
    <w:rsid w:val="29F8F833"/>
    <w:rsid w:val="29FC840E"/>
    <w:rsid w:val="2A0D258A"/>
    <w:rsid w:val="2A104017"/>
    <w:rsid w:val="2A28707A"/>
    <w:rsid w:val="2AA36383"/>
    <w:rsid w:val="2ADF5E7B"/>
    <w:rsid w:val="2B4C7DA4"/>
    <w:rsid w:val="2B703976"/>
    <w:rsid w:val="2B8D3F80"/>
    <w:rsid w:val="2BB77D52"/>
    <w:rsid w:val="2C30E4AB"/>
    <w:rsid w:val="2C550700"/>
    <w:rsid w:val="2C9C26E9"/>
    <w:rsid w:val="2CBF6D78"/>
    <w:rsid w:val="2CE10A92"/>
    <w:rsid w:val="2CF02D61"/>
    <w:rsid w:val="2DF46711"/>
    <w:rsid w:val="2E0D6F99"/>
    <w:rsid w:val="2E413900"/>
    <w:rsid w:val="2E7D2024"/>
    <w:rsid w:val="2EB17243"/>
    <w:rsid w:val="2ED76DE2"/>
    <w:rsid w:val="2EDF50D7"/>
    <w:rsid w:val="2F062D61"/>
    <w:rsid w:val="2F1F5493"/>
    <w:rsid w:val="2F4C7ED7"/>
    <w:rsid w:val="2FC512AC"/>
    <w:rsid w:val="2FEC9572"/>
    <w:rsid w:val="2FFC289E"/>
    <w:rsid w:val="304B35CC"/>
    <w:rsid w:val="304B7325"/>
    <w:rsid w:val="30576EBB"/>
    <w:rsid w:val="308210D2"/>
    <w:rsid w:val="30953DEE"/>
    <w:rsid w:val="30B04A17"/>
    <w:rsid w:val="30CB296C"/>
    <w:rsid w:val="316176D2"/>
    <w:rsid w:val="316F748D"/>
    <w:rsid w:val="31870BE3"/>
    <w:rsid w:val="31A57715"/>
    <w:rsid w:val="31A99E3F"/>
    <w:rsid w:val="31B306DE"/>
    <w:rsid w:val="31C70927"/>
    <w:rsid w:val="31E0114C"/>
    <w:rsid w:val="321802CD"/>
    <w:rsid w:val="3232091D"/>
    <w:rsid w:val="32BD2053"/>
    <w:rsid w:val="33344E36"/>
    <w:rsid w:val="333C5F68"/>
    <w:rsid w:val="33C84FD8"/>
    <w:rsid w:val="34A01D9B"/>
    <w:rsid w:val="34A73478"/>
    <w:rsid w:val="35106806"/>
    <w:rsid w:val="35C65FBB"/>
    <w:rsid w:val="35CB09E5"/>
    <w:rsid w:val="362C5EB3"/>
    <w:rsid w:val="366D6CFE"/>
    <w:rsid w:val="367248A7"/>
    <w:rsid w:val="368F0F96"/>
    <w:rsid w:val="3695111A"/>
    <w:rsid w:val="36C03BAF"/>
    <w:rsid w:val="36DF070C"/>
    <w:rsid w:val="36ED1CE6"/>
    <w:rsid w:val="37175177"/>
    <w:rsid w:val="37360DED"/>
    <w:rsid w:val="37706D0D"/>
    <w:rsid w:val="378A3517"/>
    <w:rsid w:val="378D17F2"/>
    <w:rsid w:val="37C8724C"/>
    <w:rsid w:val="37FC3EAB"/>
    <w:rsid w:val="38717809"/>
    <w:rsid w:val="387609BE"/>
    <w:rsid w:val="387E5988"/>
    <w:rsid w:val="38827B61"/>
    <w:rsid w:val="38DE6BCE"/>
    <w:rsid w:val="38E801F5"/>
    <w:rsid w:val="39187847"/>
    <w:rsid w:val="391C686C"/>
    <w:rsid w:val="3921A948"/>
    <w:rsid w:val="39265AA0"/>
    <w:rsid w:val="392864C5"/>
    <w:rsid w:val="392A1394"/>
    <w:rsid w:val="397976B9"/>
    <w:rsid w:val="398F0B4E"/>
    <w:rsid w:val="39CAA0EC"/>
    <w:rsid w:val="39D62AE0"/>
    <w:rsid w:val="3A1D1636"/>
    <w:rsid w:val="3A5678D0"/>
    <w:rsid w:val="3AD849D6"/>
    <w:rsid w:val="3AE524DF"/>
    <w:rsid w:val="3B3F3493"/>
    <w:rsid w:val="3B81194E"/>
    <w:rsid w:val="3B923B8B"/>
    <w:rsid w:val="3BB766E7"/>
    <w:rsid w:val="3BC02E65"/>
    <w:rsid w:val="3BD86840"/>
    <w:rsid w:val="3BF21AC7"/>
    <w:rsid w:val="3C311E32"/>
    <w:rsid w:val="3C55096A"/>
    <w:rsid w:val="3CA21FC5"/>
    <w:rsid w:val="3CB82F57"/>
    <w:rsid w:val="3CD27CD7"/>
    <w:rsid w:val="3D137066"/>
    <w:rsid w:val="3D3E3821"/>
    <w:rsid w:val="3D7414BA"/>
    <w:rsid w:val="3D7C3E01"/>
    <w:rsid w:val="3DA77948"/>
    <w:rsid w:val="3DDD3342"/>
    <w:rsid w:val="3EC346AA"/>
    <w:rsid w:val="3F0F6B70"/>
    <w:rsid w:val="3F1E3D2C"/>
    <w:rsid w:val="3F1F5EFD"/>
    <w:rsid w:val="3F214122"/>
    <w:rsid w:val="3F5B3F08"/>
    <w:rsid w:val="3F9F14A0"/>
    <w:rsid w:val="3FECBF0E"/>
    <w:rsid w:val="402D39EE"/>
    <w:rsid w:val="403AD37F"/>
    <w:rsid w:val="40535968"/>
    <w:rsid w:val="407D30ED"/>
    <w:rsid w:val="40C84FF8"/>
    <w:rsid w:val="40E56613"/>
    <w:rsid w:val="411B1A98"/>
    <w:rsid w:val="41470132"/>
    <w:rsid w:val="415D6AB5"/>
    <w:rsid w:val="416A3379"/>
    <w:rsid w:val="41710831"/>
    <w:rsid w:val="419A7A87"/>
    <w:rsid w:val="41B57E72"/>
    <w:rsid w:val="41D94D5D"/>
    <w:rsid w:val="41DD0B12"/>
    <w:rsid w:val="42323F2E"/>
    <w:rsid w:val="42594EF0"/>
    <w:rsid w:val="42D24401"/>
    <w:rsid w:val="430B5B9F"/>
    <w:rsid w:val="432C2EAE"/>
    <w:rsid w:val="432ECF81"/>
    <w:rsid w:val="434876BB"/>
    <w:rsid w:val="437A473F"/>
    <w:rsid w:val="439D5BF3"/>
    <w:rsid w:val="4401FAF1"/>
    <w:rsid w:val="4406E51D"/>
    <w:rsid w:val="443B1D3B"/>
    <w:rsid w:val="4468043B"/>
    <w:rsid w:val="44764BDC"/>
    <w:rsid w:val="44B30247"/>
    <w:rsid w:val="45235B74"/>
    <w:rsid w:val="45773B4D"/>
    <w:rsid w:val="45795FC4"/>
    <w:rsid w:val="45915326"/>
    <w:rsid w:val="45D33584"/>
    <w:rsid w:val="45D37900"/>
    <w:rsid w:val="45D40490"/>
    <w:rsid w:val="45D62A7C"/>
    <w:rsid w:val="45FE49FC"/>
    <w:rsid w:val="462E36E1"/>
    <w:rsid w:val="46521553"/>
    <w:rsid w:val="4695122A"/>
    <w:rsid w:val="46AE204B"/>
    <w:rsid w:val="4733111A"/>
    <w:rsid w:val="4764576B"/>
    <w:rsid w:val="477B6E23"/>
    <w:rsid w:val="47E42F0A"/>
    <w:rsid w:val="480862A5"/>
    <w:rsid w:val="4810260B"/>
    <w:rsid w:val="48A63AA1"/>
    <w:rsid w:val="48AE59F7"/>
    <w:rsid w:val="48B4177D"/>
    <w:rsid w:val="48C670C1"/>
    <w:rsid w:val="48EF75F8"/>
    <w:rsid w:val="48F6499A"/>
    <w:rsid w:val="48F95A96"/>
    <w:rsid w:val="4902DA10"/>
    <w:rsid w:val="49287C48"/>
    <w:rsid w:val="49415335"/>
    <w:rsid w:val="495C26E7"/>
    <w:rsid w:val="49C36E4E"/>
    <w:rsid w:val="49D037D3"/>
    <w:rsid w:val="4A03AB5D"/>
    <w:rsid w:val="4A0749AD"/>
    <w:rsid w:val="4A3D7880"/>
    <w:rsid w:val="4AA808D5"/>
    <w:rsid w:val="4AE763C6"/>
    <w:rsid w:val="4B25593E"/>
    <w:rsid w:val="4B3312A5"/>
    <w:rsid w:val="4BA265CB"/>
    <w:rsid w:val="4BF344C9"/>
    <w:rsid w:val="4C175D80"/>
    <w:rsid w:val="4C1D73C6"/>
    <w:rsid w:val="4C6AD919"/>
    <w:rsid w:val="4C8E6DF2"/>
    <w:rsid w:val="4C8E7E19"/>
    <w:rsid w:val="4CB6AD35"/>
    <w:rsid w:val="4CC11677"/>
    <w:rsid w:val="4CE41E4B"/>
    <w:rsid w:val="4CF53D35"/>
    <w:rsid w:val="4D30A815"/>
    <w:rsid w:val="4D822597"/>
    <w:rsid w:val="4DBF40EF"/>
    <w:rsid w:val="4DF5019D"/>
    <w:rsid w:val="4DF55E3D"/>
    <w:rsid w:val="4DFC5050"/>
    <w:rsid w:val="4E0553D0"/>
    <w:rsid w:val="4E172729"/>
    <w:rsid w:val="4E1D4A15"/>
    <w:rsid w:val="4E31BE06"/>
    <w:rsid w:val="4E32179F"/>
    <w:rsid w:val="4E4B7F17"/>
    <w:rsid w:val="4E6C150F"/>
    <w:rsid w:val="4E6E5E9F"/>
    <w:rsid w:val="4E8837A5"/>
    <w:rsid w:val="4EA1620D"/>
    <w:rsid w:val="4ECD2139"/>
    <w:rsid w:val="4EE756A4"/>
    <w:rsid w:val="4EFE6282"/>
    <w:rsid w:val="4F6E349A"/>
    <w:rsid w:val="4F7A19F0"/>
    <w:rsid w:val="4F7E0FF9"/>
    <w:rsid w:val="4F8AA08C"/>
    <w:rsid w:val="4FA848F9"/>
    <w:rsid w:val="4FDD0768"/>
    <w:rsid w:val="4FFE0EAE"/>
    <w:rsid w:val="503345E0"/>
    <w:rsid w:val="506954E3"/>
    <w:rsid w:val="50BB2B11"/>
    <w:rsid w:val="50E562B4"/>
    <w:rsid w:val="5108E8C4"/>
    <w:rsid w:val="511A6C1A"/>
    <w:rsid w:val="51440472"/>
    <w:rsid w:val="51471373"/>
    <w:rsid w:val="517E650B"/>
    <w:rsid w:val="518B792F"/>
    <w:rsid w:val="51AE3C1E"/>
    <w:rsid w:val="51CB4E9B"/>
    <w:rsid w:val="51F402C5"/>
    <w:rsid w:val="520049EE"/>
    <w:rsid w:val="52032F3E"/>
    <w:rsid w:val="52154E4C"/>
    <w:rsid w:val="522688DB"/>
    <w:rsid w:val="5265F099"/>
    <w:rsid w:val="52A37AC4"/>
    <w:rsid w:val="5332121A"/>
    <w:rsid w:val="53474609"/>
    <w:rsid w:val="5366778E"/>
    <w:rsid w:val="53A57188"/>
    <w:rsid w:val="53E552A7"/>
    <w:rsid w:val="5458228C"/>
    <w:rsid w:val="547678E0"/>
    <w:rsid w:val="54B962C2"/>
    <w:rsid w:val="551F6AE0"/>
    <w:rsid w:val="55551F65"/>
    <w:rsid w:val="559F2709"/>
    <w:rsid w:val="55A9C77D"/>
    <w:rsid w:val="55AC6257"/>
    <w:rsid w:val="55B44BE6"/>
    <w:rsid w:val="56346487"/>
    <w:rsid w:val="56FE6F18"/>
    <w:rsid w:val="57294540"/>
    <w:rsid w:val="57973EFE"/>
    <w:rsid w:val="57BD1E28"/>
    <w:rsid w:val="580AF6A0"/>
    <w:rsid w:val="580B5E48"/>
    <w:rsid w:val="58177109"/>
    <w:rsid w:val="58246C35"/>
    <w:rsid w:val="5856467E"/>
    <w:rsid w:val="586B2451"/>
    <w:rsid w:val="58851B85"/>
    <w:rsid w:val="58DF348F"/>
    <w:rsid w:val="58E20682"/>
    <w:rsid w:val="58F3074F"/>
    <w:rsid w:val="59D6612D"/>
    <w:rsid w:val="5AFE89EA"/>
    <w:rsid w:val="5B044F3A"/>
    <w:rsid w:val="5B095D7B"/>
    <w:rsid w:val="5B115AB4"/>
    <w:rsid w:val="5B3A008E"/>
    <w:rsid w:val="5B56CD62"/>
    <w:rsid w:val="5B6B95BF"/>
    <w:rsid w:val="5BCA084B"/>
    <w:rsid w:val="5BFB2CC4"/>
    <w:rsid w:val="5C033ED3"/>
    <w:rsid w:val="5C122034"/>
    <w:rsid w:val="5C170E7B"/>
    <w:rsid w:val="5C682B85"/>
    <w:rsid w:val="5C6E798D"/>
    <w:rsid w:val="5C701204"/>
    <w:rsid w:val="5C90A2AC"/>
    <w:rsid w:val="5CAB2D12"/>
    <w:rsid w:val="5CD060E5"/>
    <w:rsid w:val="5CF71BD7"/>
    <w:rsid w:val="5D1E098E"/>
    <w:rsid w:val="5DBDD65E"/>
    <w:rsid w:val="5DDE5CB6"/>
    <w:rsid w:val="5E616D2A"/>
    <w:rsid w:val="5E9E55F4"/>
    <w:rsid w:val="5EAC620F"/>
    <w:rsid w:val="5F157B38"/>
    <w:rsid w:val="5F1B6C2B"/>
    <w:rsid w:val="5F700868"/>
    <w:rsid w:val="5F9F6465"/>
    <w:rsid w:val="5FA8768C"/>
    <w:rsid w:val="60575378"/>
    <w:rsid w:val="60847379"/>
    <w:rsid w:val="60985984"/>
    <w:rsid w:val="60BA3681"/>
    <w:rsid w:val="60DB4C28"/>
    <w:rsid w:val="60EA3EE6"/>
    <w:rsid w:val="60FB69B5"/>
    <w:rsid w:val="61204F27"/>
    <w:rsid w:val="614C72C4"/>
    <w:rsid w:val="615C6FDF"/>
    <w:rsid w:val="62034B57"/>
    <w:rsid w:val="62130C22"/>
    <w:rsid w:val="62473204"/>
    <w:rsid w:val="62643CF8"/>
    <w:rsid w:val="62913C6D"/>
    <w:rsid w:val="6292390E"/>
    <w:rsid w:val="62BD65E6"/>
    <w:rsid w:val="631E26A0"/>
    <w:rsid w:val="63661C11"/>
    <w:rsid w:val="636ACA30"/>
    <w:rsid w:val="638D5CB0"/>
    <w:rsid w:val="63AC7BDC"/>
    <w:rsid w:val="63BEF1A5"/>
    <w:rsid w:val="640B1063"/>
    <w:rsid w:val="645A672A"/>
    <w:rsid w:val="647E30F4"/>
    <w:rsid w:val="64B871C9"/>
    <w:rsid w:val="64EC0EFA"/>
    <w:rsid w:val="64F228C6"/>
    <w:rsid w:val="65394188"/>
    <w:rsid w:val="6552C252"/>
    <w:rsid w:val="65692CAB"/>
    <w:rsid w:val="657078DE"/>
    <w:rsid w:val="659741CC"/>
    <w:rsid w:val="65C9175B"/>
    <w:rsid w:val="6612562A"/>
    <w:rsid w:val="66750B0B"/>
    <w:rsid w:val="667E22F7"/>
    <w:rsid w:val="668C50DD"/>
    <w:rsid w:val="66DD1A66"/>
    <w:rsid w:val="671A2FFD"/>
    <w:rsid w:val="672DCBB0"/>
    <w:rsid w:val="675A7622"/>
    <w:rsid w:val="67C81AF2"/>
    <w:rsid w:val="67E5522F"/>
    <w:rsid w:val="682176C1"/>
    <w:rsid w:val="68295260"/>
    <w:rsid w:val="6840B7FF"/>
    <w:rsid w:val="6872AF13"/>
    <w:rsid w:val="68877C72"/>
    <w:rsid w:val="688C4CA3"/>
    <w:rsid w:val="68AA5AD7"/>
    <w:rsid w:val="68D377E0"/>
    <w:rsid w:val="68ED53A8"/>
    <w:rsid w:val="691766EF"/>
    <w:rsid w:val="691C0E89"/>
    <w:rsid w:val="6944380E"/>
    <w:rsid w:val="694855A4"/>
    <w:rsid w:val="695D7B52"/>
    <w:rsid w:val="696D16AC"/>
    <w:rsid w:val="697F7D25"/>
    <w:rsid w:val="69844C59"/>
    <w:rsid w:val="69C35705"/>
    <w:rsid w:val="69CB6B23"/>
    <w:rsid w:val="69DA56FD"/>
    <w:rsid w:val="6A23610D"/>
    <w:rsid w:val="6A514AA1"/>
    <w:rsid w:val="6A5537AB"/>
    <w:rsid w:val="6A5E5311"/>
    <w:rsid w:val="6B0F0CD3"/>
    <w:rsid w:val="6B126AE0"/>
    <w:rsid w:val="6B1616A4"/>
    <w:rsid w:val="6B24228E"/>
    <w:rsid w:val="6B2A060D"/>
    <w:rsid w:val="6B3B6738"/>
    <w:rsid w:val="6B6C0882"/>
    <w:rsid w:val="6B7354C7"/>
    <w:rsid w:val="6B7A4A37"/>
    <w:rsid w:val="6B9857B7"/>
    <w:rsid w:val="6BB17F06"/>
    <w:rsid w:val="6C222000"/>
    <w:rsid w:val="6C292BB4"/>
    <w:rsid w:val="6C4C3DAC"/>
    <w:rsid w:val="6C500B7B"/>
    <w:rsid w:val="6CD37EF4"/>
    <w:rsid w:val="6CF07994"/>
    <w:rsid w:val="6D037F0A"/>
    <w:rsid w:val="6D2480E3"/>
    <w:rsid w:val="6D2565F4"/>
    <w:rsid w:val="6D684337"/>
    <w:rsid w:val="6D775D61"/>
    <w:rsid w:val="6DB3303C"/>
    <w:rsid w:val="6DEB43D9"/>
    <w:rsid w:val="6DF535D0"/>
    <w:rsid w:val="6DFD7034"/>
    <w:rsid w:val="6E222461"/>
    <w:rsid w:val="6E5DDE43"/>
    <w:rsid w:val="6E5E6040"/>
    <w:rsid w:val="6E6D2D5D"/>
    <w:rsid w:val="6EA91C0A"/>
    <w:rsid w:val="6EBE6DEE"/>
    <w:rsid w:val="6EC321F5"/>
    <w:rsid w:val="6F352A97"/>
    <w:rsid w:val="6F4D0B42"/>
    <w:rsid w:val="6F6E4758"/>
    <w:rsid w:val="6F7462EF"/>
    <w:rsid w:val="6FEC989C"/>
    <w:rsid w:val="7006132B"/>
    <w:rsid w:val="70246D1F"/>
    <w:rsid w:val="703BE79B"/>
    <w:rsid w:val="709221FF"/>
    <w:rsid w:val="70D96663"/>
    <w:rsid w:val="70E27E95"/>
    <w:rsid w:val="712376DA"/>
    <w:rsid w:val="7136628F"/>
    <w:rsid w:val="7137230E"/>
    <w:rsid w:val="71605A04"/>
    <w:rsid w:val="71768B76"/>
    <w:rsid w:val="71EC2C70"/>
    <w:rsid w:val="71FF0BFC"/>
    <w:rsid w:val="72031631"/>
    <w:rsid w:val="72072CFD"/>
    <w:rsid w:val="728D3AD8"/>
    <w:rsid w:val="72926209"/>
    <w:rsid w:val="72A09D2C"/>
    <w:rsid w:val="72A24500"/>
    <w:rsid w:val="72AB637F"/>
    <w:rsid w:val="7311103E"/>
    <w:rsid w:val="7312191F"/>
    <w:rsid w:val="73263070"/>
    <w:rsid w:val="7333113F"/>
    <w:rsid w:val="738298BF"/>
    <w:rsid w:val="73E7F29F"/>
    <w:rsid w:val="743A2F57"/>
    <w:rsid w:val="748E78D8"/>
    <w:rsid w:val="74B474D3"/>
    <w:rsid w:val="74B82BD9"/>
    <w:rsid w:val="74EC414B"/>
    <w:rsid w:val="755875B0"/>
    <w:rsid w:val="75951158"/>
    <w:rsid w:val="75D532E5"/>
    <w:rsid w:val="75D91512"/>
    <w:rsid w:val="760B364C"/>
    <w:rsid w:val="764D30BE"/>
    <w:rsid w:val="76A23EF6"/>
    <w:rsid w:val="76AD795F"/>
    <w:rsid w:val="76E349D7"/>
    <w:rsid w:val="770DF01F"/>
    <w:rsid w:val="771F1867"/>
    <w:rsid w:val="77489228"/>
    <w:rsid w:val="77896457"/>
    <w:rsid w:val="77935B53"/>
    <w:rsid w:val="77C713B6"/>
    <w:rsid w:val="77E07E02"/>
    <w:rsid w:val="77F42D57"/>
    <w:rsid w:val="781E2CDE"/>
    <w:rsid w:val="78210A63"/>
    <w:rsid w:val="785C33BA"/>
    <w:rsid w:val="78601FA1"/>
    <w:rsid w:val="7872324B"/>
    <w:rsid w:val="78869666"/>
    <w:rsid w:val="789A1134"/>
    <w:rsid w:val="78D843CF"/>
    <w:rsid w:val="79163416"/>
    <w:rsid w:val="794349EF"/>
    <w:rsid w:val="794A9CAF"/>
    <w:rsid w:val="79677B15"/>
    <w:rsid w:val="798A062D"/>
    <w:rsid w:val="79A331B0"/>
    <w:rsid w:val="79E61509"/>
    <w:rsid w:val="7A0C6FA3"/>
    <w:rsid w:val="7A4A80DE"/>
    <w:rsid w:val="7A806016"/>
    <w:rsid w:val="7B0A2D45"/>
    <w:rsid w:val="7B0F10EF"/>
    <w:rsid w:val="7B1F8EA5"/>
    <w:rsid w:val="7B4A4783"/>
    <w:rsid w:val="7B633954"/>
    <w:rsid w:val="7B643A43"/>
    <w:rsid w:val="7B6C4A69"/>
    <w:rsid w:val="7BB417DE"/>
    <w:rsid w:val="7BC167E5"/>
    <w:rsid w:val="7BF06EDA"/>
    <w:rsid w:val="7C5DEFA3"/>
    <w:rsid w:val="7C835CF3"/>
    <w:rsid w:val="7CA35EEB"/>
    <w:rsid w:val="7D1F4958"/>
    <w:rsid w:val="7D51105E"/>
    <w:rsid w:val="7D530A12"/>
    <w:rsid w:val="7D589779"/>
    <w:rsid w:val="7D8F2B88"/>
    <w:rsid w:val="7DBD7E14"/>
    <w:rsid w:val="7DC16387"/>
    <w:rsid w:val="7DDBAD9E"/>
    <w:rsid w:val="7DDCC9BE"/>
    <w:rsid w:val="7DEF3DA9"/>
    <w:rsid w:val="7E0B4A89"/>
    <w:rsid w:val="7E1464A6"/>
    <w:rsid w:val="7E2C6AEF"/>
    <w:rsid w:val="7E35449A"/>
    <w:rsid w:val="7E991DFF"/>
    <w:rsid w:val="7F101F17"/>
    <w:rsid w:val="7F288D77"/>
    <w:rsid w:val="7F2B29D4"/>
    <w:rsid w:val="7F31C93A"/>
    <w:rsid w:val="7FAE5BCB"/>
    <w:rsid w:val="7FCA19EC"/>
    <w:rsid w:val="7FCC5FD1"/>
    <w:rsid w:val="7FF269FB"/>
    <w:rsid w:val="7FFF18AA"/>
    <w:rsid w:val="8004D0B6"/>
    <w:rsid w:val="828DEC7D"/>
    <w:rsid w:val="83BD7BC3"/>
    <w:rsid w:val="83CA295F"/>
    <w:rsid w:val="85AC30CB"/>
    <w:rsid w:val="87FEA767"/>
    <w:rsid w:val="88224659"/>
    <w:rsid w:val="88B5E658"/>
    <w:rsid w:val="8906A84F"/>
    <w:rsid w:val="8C999F86"/>
    <w:rsid w:val="8E47D3E0"/>
    <w:rsid w:val="8F9C1D82"/>
    <w:rsid w:val="915AA35F"/>
    <w:rsid w:val="91FA7568"/>
    <w:rsid w:val="928EFAD5"/>
    <w:rsid w:val="92AB84D0"/>
    <w:rsid w:val="93028D71"/>
    <w:rsid w:val="9389F352"/>
    <w:rsid w:val="954B7124"/>
    <w:rsid w:val="96894DF0"/>
    <w:rsid w:val="989BF0B1"/>
    <w:rsid w:val="98A0F5AF"/>
    <w:rsid w:val="99B1EAB8"/>
    <w:rsid w:val="9A639D86"/>
    <w:rsid w:val="9AD163EE"/>
    <w:rsid w:val="9BE53CE2"/>
    <w:rsid w:val="9C99648E"/>
    <w:rsid w:val="9EC7A6A3"/>
    <w:rsid w:val="9F1CE437"/>
    <w:rsid w:val="A423B4F7"/>
    <w:rsid w:val="A469BB8B"/>
    <w:rsid w:val="A5285AB2"/>
    <w:rsid w:val="A81B81D7"/>
    <w:rsid w:val="A8A19BDC"/>
    <w:rsid w:val="A93BEA59"/>
    <w:rsid w:val="A940B61B"/>
    <w:rsid w:val="AB8C269B"/>
    <w:rsid w:val="AC1F68A7"/>
    <w:rsid w:val="AC885795"/>
    <w:rsid w:val="ADF36368"/>
    <w:rsid w:val="AE19DF31"/>
    <w:rsid w:val="AE74A5F3"/>
    <w:rsid w:val="AE843A88"/>
    <w:rsid w:val="AF6A2C36"/>
    <w:rsid w:val="B006E7B8"/>
    <w:rsid w:val="B079AA9B"/>
    <w:rsid w:val="B14C68F8"/>
    <w:rsid w:val="B30F1437"/>
    <w:rsid w:val="B39E4130"/>
    <w:rsid w:val="B6491A2E"/>
    <w:rsid w:val="B73868BE"/>
    <w:rsid w:val="B75D1F9D"/>
    <w:rsid w:val="B8420600"/>
    <w:rsid w:val="B9950267"/>
    <w:rsid w:val="BA08990C"/>
    <w:rsid w:val="BA9C8EF4"/>
    <w:rsid w:val="BAF28EB2"/>
    <w:rsid w:val="BD43FFEA"/>
    <w:rsid w:val="BF4528E9"/>
    <w:rsid w:val="C0181540"/>
    <w:rsid w:val="C252A16D"/>
    <w:rsid w:val="C37A0CC5"/>
    <w:rsid w:val="C49E03F4"/>
    <w:rsid w:val="C54D6D49"/>
    <w:rsid w:val="C9E48C35"/>
    <w:rsid w:val="CA227AB1"/>
    <w:rsid w:val="CA79ED9A"/>
    <w:rsid w:val="CC8C3EFC"/>
    <w:rsid w:val="CF8D588C"/>
    <w:rsid w:val="D0299E86"/>
    <w:rsid w:val="D23FD641"/>
    <w:rsid w:val="D24894F0"/>
    <w:rsid w:val="D3CB49D8"/>
    <w:rsid w:val="D3CC642B"/>
    <w:rsid w:val="D4325ED0"/>
    <w:rsid w:val="D5E34E46"/>
    <w:rsid w:val="D61F722C"/>
    <w:rsid w:val="D6925F1F"/>
    <w:rsid w:val="D72DB787"/>
    <w:rsid w:val="D8DAD061"/>
    <w:rsid w:val="D8F730FF"/>
    <w:rsid w:val="DA1A2046"/>
    <w:rsid w:val="DA1D690C"/>
    <w:rsid w:val="DA3380DF"/>
    <w:rsid w:val="DB12169A"/>
    <w:rsid w:val="DC306CCE"/>
    <w:rsid w:val="DE8FDDC7"/>
    <w:rsid w:val="DED676A5"/>
    <w:rsid w:val="DF15A89A"/>
    <w:rsid w:val="DF5D9BDC"/>
    <w:rsid w:val="DFBB0BED"/>
    <w:rsid w:val="E1D63A72"/>
    <w:rsid w:val="E2087AF1"/>
    <w:rsid w:val="E2D00193"/>
    <w:rsid w:val="E2E84230"/>
    <w:rsid w:val="E4BE4594"/>
    <w:rsid w:val="E5E63737"/>
    <w:rsid w:val="E6B72100"/>
    <w:rsid w:val="E6F604D9"/>
    <w:rsid w:val="E8179049"/>
    <w:rsid w:val="E8937BB5"/>
    <w:rsid w:val="E8BF0449"/>
    <w:rsid w:val="E9C9641A"/>
    <w:rsid w:val="EB9FEEAC"/>
    <w:rsid w:val="EC424CEA"/>
    <w:rsid w:val="ED5D8116"/>
    <w:rsid w:val="EE4C6A8F"/>
    <w:rsid w:val="EF10377A"/>
    <w:rsid w:val="F0C313E2"/>
    <w:rsid w:val="F1EA0EEE"/>
    <w:rsid w:val="F3AB4BC0"/>
    <w:rsid w:val="F3C78158"/>
    <w:rsid w:val="F3E0199D"/>
    <w:rsid w:val="F44E1C8C"/>
    <w:rsid w:val="F9E30A76"/>
    <w:rsid w:val="F9E88A2D"/>
    <w:rsid w:val="FAA91F25"/>
    <w:rsid w:val="FC03BC42"/>
    <w:rsid w:val="FC32A350"/>
    <w:rsid w:val="FDB934B9"/>
    <w:rsid w:val="FDCEF717"/>
    <w:rsid w:val="FEE50D78"/>
    <w:rsid w:val="FFB61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4">
    <w:name w:val="Default Paragraph Font"/>
    <w:autoRedefine/>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2">
    <w:name w:val="toc 7"/>
    <w:basedOn w:val="1"/>
    <w:next w:val="1"/>
    <w:autoRedefine/>
    <w:qFormat/>
    <w:uiPriority w:val="0"/>
    <w:pPr>
      <w:tabs>
        <w:tab w:val="right" w:leader="dot" w:pos="9241"/>
      </w:tabs>
      <w:ind w:firstLine="500" w:firstLineChars="500"/>
      <w:jc w:val="left"/>
    </w:pPr>
    <w:rPr>
      <w:rFonts w:ascii="宋体"/>
      <w:szCs w:val="21"/>
    </w:rPr>
  </w:style>
  <w:style w:type="paragraph" w:styleId="3">
    <w:name w:val="index 8"/>
    <w:basedOn w:val="1"/>
    <w:next w:val="1"/>
    <w:autoRedefine/>
    <w:qFormat/>
    <w:uiPriority w:val="0"/>
    <w:pPr>
      <w:ind w:left="1680" w:hanging="210"/>
      <w:jc w:val="left"/>
    </w:pPr>
    <w:rPr>
      <w:rFonts w:ascii="Calibri" w:hAnsi="Calibri"/>
      <w:sz w:val="20"/>
      <w:szCs w:val="20"/>
    </w:rPr>
  </w:style>
  <w:style w:type="paragraph" w:styleId="4">
    <w:name w:val="caption"/>
    <w:basedOn w:val="1"/>
    <w:next w:val="1"/>
    <w:autoRedefine/>
    <w:qFormat/>
    <w:uiPriority w:val="0"/>
    <w:pPr>
      <w:spacing w:before="152" w:after="160"/>
    </w:pPr>
    <w:rPr>
      <w:rFonts w:ascii="Arial" w:hAnsi="Arial" w:eastAsia="黑体" w:cs="Arial"/>
      <w:sz w:val="20"/>
      <w:szCs w:val="20"/>
    </w:rPr>
  </w:style>
  <w:style w:type="paragraph" w:styleId="5">
    <w:name w:val="index 5"/>
    <w:basedOn w:val="1"/>
    <w:next w:val="1"/>
    <w:autoRedefine/>
    <w:qFormat/>
    <w:uiPriority w:val="0"/>
    <w:pPr>
      <w:ind w:left="1050" w:hanging="210"/>
      <w:jc w:val="left"/>
    </w:pPr>
    <w:rPr>
      <w:rFonts w:ascii="Calibri" w:hAnsi="Calibri"/>
      <w:sz w:val="20"/>
      <w:szCs w:val="20"/>
    </w:rPr>
  </w:style>
  <w:style w:type="paragraph" w:styleId="6">
    <w:name w:val="Document Map"/>
    <w:basedOn w:val="1"/>
    <w:autoRedefine/>
    <w:qFormat/>
    <w:uiPriority w:val="0"/>
    <w:pPr>
      <w:shd w:val="clear" w:color="auto" w:fill="000080"/>
    </w:pPr>
  </w:style>
  <w:style w:type="paragraph" w:styleId="7">
    <w:name w:val="annotation text"/>
    <w:basedOn w:val="1"/>
    <w:autoRedefine/>
    <w:qFormat/>
    <w:uiPriority w:val="0"/>
    <w:pPr>
      <w:jc w:val="left"/>
    </w:pPr>
  </w:style>
  <w:style w:type="paragraph" w:styleId="8">
    <w:name w:val="index 6"/>
    <w:basedOn w:val="1"/>
    <w:next w:val="1"/>
    <w:autoRedefine/>
    <w:qFormat/>
    <w:uiPriority w:val="0"/>
    <w:pPr>
      <w:ind w:left="1260" w:hanging="210"/>
      <w:jc w:val="left"/>
    </w:pPr>
    <w:rPr>
      <w:rFonts w:ascii="Calibri" w:hAnsi="Calibri"/>
      <w:sz w:val="20"/>
      <w:szCs w:val="20"/>
    </w:rPr>
  </w:style>
  <w:style w:type="paragraph" w:styleId="9">
    <w:name w:val="Body Text"/>
    <w:basedOn w:val="1"/>
    <w:autoRedefine/>
    <w:qFormat/>
    <w:uiPriority w:val="0"/>
    <w:pPr>
      <w:widowControl/>
      <w:spacing w:before="120" w:after="120"/>
      <w:ind w:left="2520"/>
      <w:jc w:val="left"/>
    </w:pPr>
    <w:rPr>
      <w:rFonts w:ascii="Book Antiqua" w:hAnsi="Book Antiqua"/>
      <w:kern w:val="0"/>
      <w:sz w:val="20"/>
      <w:szCs w:val="20"/>
    </w:rPr>
  </w:style>
  <w:style w:type="paragraph" w:styleId="10">
    <w:name w:val="index 4"/>
    <w:basedOn w:val="1"/>
    <w:next w:val="1"/>
    <w:autoRedefine/>
    <w:qFormat/>
    <w:uiPriority w:val="0"/>
    <w:pPr>
      <w:ind w:left="840" w:hanging="210"/>
      <w:jc w:val="left"/>
    </w:pPr>
    <w:rPr>
      <w:rFonts w:ascii="Calibri" w:hAnsi="Calibri"/>
      <w:sz w:val="20"/>
      <w:szCs w:val="20"/>
    </w:rPr>
  </w:style>
  <w:style w:type="paragraph" w:styleId="11">
    <w:name w:val="toc 5"/>
    <w:basedOn w:val="1"/>
    <w:next w:val="1"/>
    <w:autoRedefine/>
    <w:qFormat/>
    <w:uiPriority w:val="0"/>
    <w:pPr>
      <w:tabs>
        <w:tab w:val="right" w:leader="dot" w:pos="9241"/>
      </w:tabs>
      <w:ind w:firstLine="300" w:firstLineChars="300"/>
      <w:jc w:val="left"/>
    </w:pPr>
    <w:rPr>
      <w:rFonts w:ascii="宋体"/>
      <w:szCs w:val="21"/>
    </w:rPr>
  </w:style>
  <w:style w:type="paragraph" w:styleId="12">
    <w:name w:val="toc 3"/>
    <w:basedOn w:val="1"/>
    <w:next w:val="1"/>
    <w:autoRedefine/>
    <w:qFormat/>
    <w:uiPriority w:val="0"/>
    <w:pPr>
      <w:tabs>
        <w:tab w:val="right" w:leader="dot" w:pos="9241"/>
      </w:tabs>
      <w:ind w:firstLine="100" w:firstLineChars="100"/>
      <w:jc w:val="left"/>
    </w:pPr>
    <w:rPr>
      <w:rFonts w:ascii="宋体"/>
      <w:szCs w:val="21"/>
    </w:rPr>
  </w:style>
  <w:style w:type="paragraph" w:styleId="13">
    <w:name w:val="toc 8"/>
    <w:basedOn w:val="1"/>
    <w:next w:val="1"/>
    <w:autoRedefine/>
    <w:qFormat/>
    <w:uiPriority w:val="0"/>
    <w:pPr>
      <w:tabs>
        <w:tab w:val="right" w:leader="dot" w:pos="9241"/>
      </w:tabs>
      <w:ind w:firstLine="607" w:firstLineChars="600"/>
      <w:jc w:val="left"/>
    </w:pPr>
    <w:rPr>
      <w:rFonts w:ascii="宋体"/>
      <w:szCs w:val="21"/>
    </w:rPr>
  </w:style>
  <w:style w:type="paragraph" w:styleId="14">
    <w:name w:val="index 3"/>
    <w:basedOn w:val="1"/>
    <w:next w:val="1"/>
    <w:autoRedefine/>
    <w:qFormat/>
    <w:uiPriority w:val="0"/>
    <w:pPr>
      <w:ind w:left="630" w:hanging="210"/>
      <w:jc w:val="left"/>
    </w:pPr>
    <w:rPr>
      <w:rFonts w:ascii="Calibri" w:hAnsi="Calibri"/>
      <w:sz w:val="20"/>
      <w:szCs w:val="20"/>
    </w:rPr>
  </w:style>
  <w:style w:type="paragraph" w:styleId="15">
    <w:name w:val="endnote text"/>
    <w:basedOn w:val="1"/>
    <w:autoRedefine/>
    <w:qFormat/>
    <w:uiPriority w:val="0"/>
    <w:pPr>
      <w:snapToGrid w:val="0"/>
      <w:jc w:val="left"/>
    </w:pPr>
  </w:style>
  <w:style w:type="paragraph" w:styleId="16">
    <w:name w:val="Balloon Text"/>
    <w:basedOn w:val="1"/>
    <w:link w:val="41"/>
    <w:autoRedefine/>
    <w:qFormat/>
    <w:uiPriority w:val="0"/>
    <w:rPr>
      <w:sz w:val="18"/>
      <w:szCs w:val="18"/>
    </w:rPr>
  </w:style>
  <w:style w:type="paragraph" w:styleId="17">
    <w:name w:val="footer"/>
    <w:basedOn w:val="1"/>
    <w:autoRedefine/>
    <w:qFormat/>
    <w:uiPriority w:val="0"/>
    <w:pPr>
      <w:snapToGrid w:val="0"/>
      <w:ind w:right="210" w:rightChars="100"/>
      <w:jc w:val="right"/>
    </w:pPr>
    <w:rPr>
      <w:sz w:val="18"/>
      <w:szCs w:val="18"/>
    </w:rPr>
  </w:style>
  <w:style w:type="paragraph" w:styleId="18">
    <w:name w:val="header"/>
    <w:basedOn w:val="1"/>
    <w:autoRedefine/>
    <w:qFormat/>
    <w:uiPriority w:val="0"/>
    <w:pPr>
      <w:snapToGrid w:val="0"/>
      <w:jc w:val="left"/>
    </w:pPr>
    <w:rPr>
      <w:sz w:val="18"/>
      <w:szCs w:val="18"/>
    </w:rPr>
  </w:style>
  <w:style w:type="paragraph" w:styleId="19">
    <w:name w:val="toc 1"/>
    <w:basedOn w:val="1"/>
    <w:next w:val="1"/>
    <w:autoRedefine/>
    <w:qFormat/>
    <w:uiPriority w:val="0"/>
    <w:pPr>
      <w:tabs>
        <w:tab w:val="right" w:leader="dot" w:pos="9242"/>
      </w:tabs>
      <w:spacing w:beforeLines="25" w:afterLines="25"/>
      <w:jc w:val="left"/>
    </w:pPr>
    <w:rPr>
      <w:rFonts w:ascii="宋体"/>
      <w:szCs w:val="21"/>
    </w:rPr>
  </w:style>
  <w:style w:type="paragraph" w:styleId="20">
    <w:name w:val="toc 4"/>
    <w:basedOn w:val="1"/>
    <w:next w:val="1"/>
    <w:autoRedefine/>
    <w:qFormat/>
    <w:uiPriority w:val="0"/>
    <w:pPr>
      <w:tabs>
        <w:tab w:val="right" w:leader="dot" w:pos="9241"/>
      </w:tabs>
      <w:ind w:firstLine="200" w:firstLineChars="200"/>
      <w:jc w:val="left"/>
    </w:pPr>
    <w:rPr>
      <w:rFonts w:ascii="宋体"/>
      <w:szCs w:val="21"/>
    </w:rPr>
  </w:style>
  <w:style w:type="paragraph" w:styleId="21">
    <w:name w:val="index heading"/>
    <w:basedOn w:val="1"/>
    <w:next w:val="22"/>
    <w:autoRedefine/>
    <w:qFormat/>
    <w:uiPriority w:val="0"/>
    <w:pPr>
      <w:spacing w:before="120" w:after="120"/>
      <w:jc w:val="center"/>
    </w:pPr>
    <w:rPr>
      <w:rFonts w:ascii="Calibri" w:hAnsi="Calibri"/>
      <w:b/>
      <w:bCs/>
      <w:iCs/>
      <w:szCs w:val="20"/>
    </w:rPr>
  </w:style>
  <w:style w:type="paragraph" w:styleId="22">
    <w:name w:val="index 1"/>
    <w:basedOn w:val="1"/>
    <w:next w:val="23"/>
    <w:autoRedefine/>
    <w:qFormat/>
    <w:uiPriority w:val="0"/>
    <w:pPr>
      <w:tabs>
        <w:tab w:val="right" w:leader="dot" w:pos="9299"/>
      </w:tabs>
      <w:jc w:val="left"/>
    </w:pPr>
    <w:rPr>
      <w:rFonts w:ascii="宋体"/>
      <w:szCs w:val="21"/>
    </w:rPr>
  </w:style>
  <w:style w:type="paragraph" w:customStyle="1" w:styleId="23">
    <w:name w:val="段"/>
    <w:link w:val="42"/>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24">
    <w:name w:val="footnote text"/>
    <w:basedOn w:val="1"/>
    <w:autoRedefine/>
    <w:qFormat/>
    <w:uiPriority w:val="0"/>
    <w:pPr>
      <w:numPr>
        <w:ilvl w:val="0"/>
        <w:numId w:val="1"/>
      </w:numPr>
      <w:snapToGrid w:val="0"/>
      <w:jc w:val="left"/>
    </w:pPr>
    <w:rPr>
      <w:rFonts w:ascii="宋体"/>
      <w:sz w:val="18"/>
      <w:szCs w:val="18"/>
    </w:rPr>
  </w:style>
  <w:style w:type="paragraph" w:styleId="25">
    <w:name w:val="toc 6"/>
    <w:basedOn w:val="1"/>
    <w:next w:val="1"/>
    <w:autoRedefine/>
    <w:qFormat/>
    <w:uiPriority w:val="0"/>
    <w:pPr>
      <w:tabs>
        <w:tab w:val="right" w:leader="dot" w:pos="9241"/>
      </w:tabs>
      <w:ind w:firstLine="400" w:firstLineChars="400"/>
      <w:jc w:val="left"/>
    </w:pPr>
    <w:rPr>
      <w:rFonts w:ascii="宋体"/>
      <w:szCs w:val="21"/>
    </w:rPr>
  </w:style>
  <w:style w:type="paragraph" w:styleId="26">
    <w:name w:val="index 7"/>
    <w:basedOn w:val="1"/>
    <w:next w:val="1"/>
    <w:autoRedefine/>
    <w:qFormat/>
    <w:uiPriority w:val="0"/>
    <w:pPr>
      <w:ind w:left="1470" w:hanging="210"/>
      <w:jc w:val="left"/>
    </w:pPr>
    <w:rPr>
      <w:rFonts w:ascii="Calibri" w:hAnsi="Calibri"/>
      <w:sz w:val="20"/>
      <w:szCs w:val="20"/>
    </w:rPr>
  </w:style>
  <w:style w:type="paragraph" w:styleId="27">
    <w:name w:val="index 9"/>
    <w:basedOn w:val="1"/>
    <w:next w:val="1"/>
    <w:autoRedefine/>
    <w:qFormat/>
    <w:uiPriority w:val="0"/>
    <w:pPr>
      <w:ind w:left="1890" w:hanging="210"/>
      <w:jc w:val="left"/>
    </w:pPr>
    <w:rPr>
      <w:rFonts w:ascii="Calibri" w:hAnsi="Calibri"/>
      <w:sz w:val="20"/>
      <w:szCs w:val="20"/>
    </w:rPr>
  </w:style>
  <w:style w:type="paragraph" w:styleId="28">
    <w:name w:val="toc 2"/>
    <w:basedOn w:val="1"/>
    <w:next w:val="1"/>
    <w:autoRedefine/>
    <w:qFormat/>
    <w:uiPriority w:val="0"/>
    <w:pPr>
      <w:tabs>
        <w:tab w:val="right" w:leader="dot" w:pos="9242"/>
      </w:tabs>
    </w:pPr>
    <w:rPr>
      <w:rFonts w:ascii="宋体"/>
      <w:szCs w:val="21"/>
    </w:rPr>
  </w:style>
  <w:style w:type="paragraph" w:styleId="29">
    <w:name w:val="toc 9"/>
    <w:basedOn w:val="1"/>
    <w:next w:val="1"/>
    <w:autoRedefine/>
    <w:qFormat/>
    <w:uiPriority w:val="0"/>
    <w:pPr>
      <w:ind w:left="1470"/>
      <w:jc w:val="left"/>
    </w:pPr>
    <w:rPr>
      <w:sz w:val="20"/>
      <w:szCs w:val="20"/>
    </w:rPr>
  </w:style>
  <w:style w:type="paragraph" w:styleId="30">
    <w:name w:val="Normal (Web)"/>
    <w:basedOn w:val="1"/>
    <w:autoRedefine/>
    <w:qFormat/>
    <w:uiPriority w:val="0"/>
    <w:pPr>
      <w:spacing w:before="100" w:beforeAutospacing="1" w:after="100" w:afterAutospacing="1"/>
      <w:jc w:val="left"/>
    </w:pPr>
    <w:rPr>
      <w:kern w:val="0"/>
      <w:sz w:val="24"/>
    </w:rPr>
  </w:style>
  <w:style w:type="paragraph" w:styleId="31">
    <w:name w:val="index 2"/>
    <w:basedOn w:val="1"/>
    <w:next w:val="1"/>
    <w:autoRedefine/>
    <w:qFormat/>
    <w:uiPriority w:val="0"/>
    <w:pPr>
      <w:ind w:left="420" w:hanging="210"/>
      <w:jc w:val="left"/>
    </w:pPr>
    <w:rPr>
      <w:rFonts w:ascii="Calibri" w:hAnsi="Calibri"/>
      <w:sz w:val="20"/>
      <w:szCs w:val="20"/>
    </w:rPr>
  </w:style>
  <w:style w:type="table" w:styleId="33">
    <w:name w:val="Table Grid"/>
    <w:basedOn w:val="32"/>
    <w:autoRedefine/>
    <w:qFormat/>
    <w:uiPriority w:val="0"/>
    <w:rPr>
      <w:rFonts w:ascii="宋体"/>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endnote reference"/>
    <w:autoRedefine/>
    <w:qFormat/>
    <w:uiPriority w:val="0"/>
    <w:rPr>
      <w:rFonts w:ascii="Times New Roman" w:hAnsi="Times New Roman" w:eastAsia="宋体" w:cs="Times New Roman"/>
      <w:vertAlign w:val="superscript"/>
    </w:rPr>
  </w:style>
  <w:style w:type="character" w:styleId="36">
    <w:name w:val="page number"/>
    <w:autoRedefine/>
    <w:qFormat/>
    <w:uiPriority w:val="0"/>
    <w:rPr>
      <w:rFonts w:ascii="Times New Roman" w:hAnsi="Times New Roman" w:eastAsia="宋体" w:cs="Times New Roman"/>
      <w:sz w:val="18"/>
    </w:rPr>
  </w:style>
  <w:style w:type="character" w:styleId="37">
    <w:name w:val="FollowedHyperlink"/>
    <w:autoRedefine/>
    <w:qFormat/>
    <w:uiPriority w:val="0"/>
    <w:rPr>
      <w:rFonts w:ascii="Times New Roman" w:hAnsi="Times New Roman" w:eastAsia="宋体" w:cs="Times New Roman"/>
      <w:color w:val="800080"/>
      <w:u w:val="single"/>
    </w:rPr>
  </w:style>
  <w:style w:type="character" w:styleId="38">
    <w:name w:val="Hyperlink"/>
    <w:autoRedefine/>
    <w:qFormat/>
    <w:uiPriority w:val="0"/>
    <w:rPr>
      <w:rFonts w:ascii="Times New Roman" w:hAnsi="Times New Roman" w:eastAsia="宋体" w:cs="Times New Roman"/>
      <w:color w:val="0000FF"/>
      <w:spacing w:val="0"/>
      <w:w w:val="100"/>
      <w:szCs w:val="21"/>
      <w:u w:val="single"/>
    </w:rPr>
  </w:style>
  <w:style w:type="character" w:styleId="39">
    <w:name w:val="annotation reference"/>
    <w:autoRedefine/>
    <w:qFormat/>
    <w:uiPriority w:val="0"/>
    <w:rPr>
      <w:sz w:val="21"/>
      <w:szCs w:val="21"/>
    </w:rPr>
  </w:style>
  <w:style w:type="character" w:styleId="40">
    <w:name w:val="footnote reference"/>
    <w:autoRedefine/>
    <w:qFormat/>
    <w:uiPriority w:val="0"/>
    <w:rPr>
      <w:rFonts w:ascii="Times New Roman" w:hAnsi="Times New Roman" w:eastAsia="宋体" w:cs="Times New Roman"/>
      <w:vertAlign w:val="superscript"/>
    </w:rPr>
  </w:style>
  <w:style w:type="character" w:customStyle="1" w:styleId="41">
    <w:name w:val="批注框文本 Char"/>
    <w:link w:val="16"/>
    <w:autoRedefine/>
    <w:qFormat/>
    <w:uiPriority w:val="0"/>
    <w:rPr>
      <w:rFonts w:ascii="Times New Roman" w:hAnsi="Times New Roman" w:eastAsia="宋体" w:cs="Times New Roman"/>
      <w:kern w:val="2"/>
      <w:sz w:val="18"/>
      <w:szCs w:val="18"/>
    </w:rPr>
  </w:style>
  <w:style w:type="character" w:customStyle="1" w:styleId="42">
    <w:name w:val="段 Char"/>
    <w:link w:val="23"/>
    <w:autoRedefine/>
    <w:qFormat/>
    <w:uiPriority w:val="0"/>
    <w:rPr>
      <w:rFonts w:ascii="宋体" w:hAnsi="Times New Roman" w:eastAsia="宋体" w:cs="Times New Roman"/>
      <w:sz w:val="21"/>
      <w:lang w:val="en-US" w:eastAsia="zh-CN" w:bidi="ar-SA"/>
    </w:rPr>
  </w:style>
  <w:style w:type="character" w:customStyle="1" w:styleId="43">
    <w:name w:val="附录公式 Char"/>
    <w:link w:val="44"/>
    <w:autoRedefine/>
    <w:qFormat/>
    <w:uiPriority w:val="0"/>
    <w:rPr>
      <w:rFonts w:ascii="Times New Roman" w:hAnsi="Times New Roman" w:eastAsia="宋体" w:cs="Times New Roman"/>
      <w:sz w:val="21"/>
      <w:lang w:val="en-US" w:eastAsia="zh-CN" w:bidi="ar-SA"/>
    </w:rPr>
  </w:style>
  <w:style w:type="paragraph" w:customStyle="1" w:styleId="44">
    <w:name w:val="附录公式"/>
    <w:basedOn w:val="23"/>
    <w:next w:val="23"/>
    <w:link w:val="43"/>
    <w:autoRedefine/>
    <w:qFormat/>
    <w:uiPriority w:val="0"/>
    <w:rPr>
      <w:rFonts w:ascii="Times New Roman"/>
    </w:rPr>
  </w:style>
  <w:style w:type="character" w:customStyle="1" w:styleId="45">
    <w:name w:val="font11"/>
    <w:autoRedefine/>
    <w:qFormat/>
    <w:uiPriority w:val="0"/>
    <w:rPr>
      <w:rFonts w:hint="eastAsia" w:ascii="仿宋_GB2312" w:hAnsi="Times New Roman" w:eastAsia="仿宋_GB2312" w:cs="仿宋_GB2312"/>
      <w:color w:val="000000"/>
      <w:sz w:val="22"/>
      <w:szCs w:val="22"/>
      <w:u w:val="none"/>
    </w:rPr>
  </w:style>
  <w:style w:type="character" w:customStyle="1" w:styleId="46">
    <w:name w:val="font61"/>
    <w:autoRedefine/>
    <w:qFormat/>
    <w:uiPriority w:val="0"/>
    <w:rPr>
      <w:rFonts w:ascii="PMingLiU" w:hAnsi="PMingLiU" w:eastAsia="PMingLiU" w:cs="PMingLiU"/>
      <w:b/>
      <w:color w:val="000000"/>
      <w:sz w:val="20"/>
      <w:szCs w:val="20"/>
      <w:u w:val="none"/>
    </w:rPr>
  </w:style>
  <w:style w:type="character" w:customStyle="1" w:styleId="47">
    <w:name w:val="font01"/>
    <w:autoRedefine/>
    <w:qFormat/>
    <w:uiPriority w:val="0"/>
    <w:rPr>
      <w:rFonts w:hint="eastAsia" w:ascii="宋体" w:hAnsi="宋体" w:eastAsia="宋体" w:cs="宋体"/>
      <w:b/>
      <w:color w:val="000000"/>
      <w:sz w:val="20"/>
      <w:szCs w:val="20"/>
      <w:u w:val="single"/>
    </w:rPr>
  </w:style>
  <w:style w:type="character" w:customStyle="1" w:styleId="48">
    <w:name w:val="发布"/>
    <w:autoRedefine/>
    <w:qFormat/>
    <w:uiPriority w:val="0"/>
    <w:rPr>
      <w:rFonts w:ascii="黑体" w:hAnsi="Times New Roman" w:eastAsia="黑体" w:cs="Times New Roman"/>
      <w:spacing w:val="85"/>
      <w:w w:val="100"/>
      <w:position w:val="3"/>
      <w:sz w:val="28"/>
      <w:szCs w:val="28"/>
    </w:rPr>
  </w:style>
  <w:style w:type="character" w:customStyle="1" w:styleId="49">
    <w:name w:val="font101"/>
    <w:autoRedefine/>
    <w:qFormat/>
    <w:uiPriority w:val="0"/>
    <w:rPr>
      <w:rFonts w:hint="eastAsia" w:ascii="宋体" w:hAnsi="宋体" w:eastAsia="宋体" w:cs="宋体"/>
      <w:b/>
      <w:color w:val="000000"/>
      <w:sz w:val="20"/>
      <w:szCs w:val="20"/>
      <w:u w:val="none"/>
    </w:rPr>
  </w:style>
  <w:style w:type="character" w:customStyle="1" w:styleId="50">
    <w:name w:val="三级条标题 Char"/>
    <w:link w:val="51"/>
    <w:autoRedefine/>
    <w:qFormat/>
    <w:uiPriority w:val="0"/>
    <w:rPr>
      <w:sz w:val="21"/>
      <w:szCs w:val="21"/>
    </w:rPr>
  </w:style>
  <w:style w:type="paragraph" w:customStyle="1" w:styleId="51">
    <w:name w:val="三级条标题"/>
    <w:basedOn w:val="52"/>
    <w:next w:val="23"/>
    <w:link w:val="50"/>
    <w:autoRedefine/>
    <w:qFormat/>
    <w:uiPriority w:val="0"/>
    <w:pPr>
      <w:numPr>
        <w:ilvl w:val="3"/>
      </w:numPr>
      <w:outlineLvl w:val="4"/>
    </w:pPr>
  </w:style>
  <w:style w:type="paragraph" w:customStyle="1" w:styleId="52">
    <w:name w:val="二级条标题"/>
    <w:basedOn w:val="53"/>
    <w:next w:val="23"/>
    <w:autoRedefine/>
    <w:qFormat/>
    <w:uiPriority w:val="0"/>
    <w:pPr>
      <w:numPr>
        <w:ilvl w:val="2"/>
      </w:numPr>
      <w:spacing w:before="50" w:after="50"/>
      <w:outlineLvl w:val="3"/>
    </w:pPr>
    <w:rPr>
      <w:rFonts w:ascii="Times New Roman" w:eastAsia="宋体"/>
    </w:rPr>
  </w:style>
  <w:style w:type="paragraph" w:customStyle="1" w:styleId="53">
    <w:name w:val="一级条标题"/>
    <w:next w:val="23"/>
    <w:autoRedefine/>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character" w:customStyle="1" w:styleId="54">
    <w:name w:val="首示例 Char"/>
    <w:link w:val="55"/>
    <w:autoRedefine/>
    <w:qFormat/>
    <w:uiPriority w:val="0"/>
    <w:rPr>
      <w:rFonts w:ascii="宋体" w:hAnsi="宋体" w:eastAsia="宋体" w:cs="Times New Roman"/>
      <w:kern w:val="2"/>
      <w:sz w:val="18"/>
      <w:szCs w:val="18"/>
      <w:lang w:val="en-US" w:eastAsia="zh-CN" w:bidi="ar-SA"/>
    </w:rPr>
  </w:style>
  <w:style w:type="paragraph" w:customStyle="1" w:styleId="55">
    <w:name w:val="首示例"/>
    <w:next w:val="23"/>
    <w:link w:val="54"/>
    <w:autoRedefine/>
    <w:qFormat/>
    <w:uiPriority w:val="0"/>
    <w:pPr>
      <w:tabs>
        <w:tab w:val="left" w:pos="360"/>
      </w:tabs>
    </w:pPr>
    <w:rPr>
      <w:rFonts w:ascii="宋体" w:hAnsi="宋体" w:eastAsia="宋体" w:cs="Times New Roman"/>
      <w:kern w:val="2"/>
      <w:sz w:val="18"/>
      <w:szCs w:val="18"/>
      <w:lang w:val="en-US" w:eastAsia="zh-CN" w:bidi="ar-SA"/>
    </w:rPr>
  </w:style>
  <w:style w:type="paragraph" w:customStyle="1" w:styleId="56">
    <w:name w:val="封面正文"/>
    <w:autoRedefine/>
    <w:qFormat/>
    <w:uiPriority w:val="0"/>
    <w:pPr>
      <w:jc w:val="both"/>
    </w:pPr>
    <w:rPr>
      <w:rFonts w:ascii="Times New Roman" w:hAnsi="Times New Roman" w:eastAsia="宋体" w:cs="Times New Roman"/>
      <w:lang w:val="en-US" w:eastAsia="zh-CN" w:bidi="ar-SA"/>
    </w:rPr>
  </w:style>
  <w:style w:type="paragraph" w:customStyle="1" w:styleId="57">
    <w:name w:val="附录四级无"/>
    <w:basedOn w:val="58"/>
    <w:autoRedefine/>
    <w:qFormat/>
    <w:uiPriority w:val="0"/>
    <w:pPr>
      <w:tabs>
        <w:tab w:val="left" w:pos="360"/>
      </w:tabs>
      <w:spacing w:beforeLines="0" w:afterLines="0"/>
    </w:pPr>
    <w:rPr>
      <w:rFonts w:ascii="宋体"/>
      <w:szCs w:val="21"/>
    </w:rPr>
  </w:style>
  <w:style w:type="paragraph" w:customStyle="1" w:styleId="58">
    <w:name w:val="附录四级条标题"/>
    <w:basedOn w:val="59"/>
    <w:next w:val="23"/>
    <w:autoRedefine/>
    <w:qFormat/>
    <w:uiPriority w:val="0"/>
    <w:pPr>
      <w:numPr>
        <w:ilvl w:val="5"/>
      </w:numPr>
      <w:tabs>
        <w:tab w:val="left" w:pos="360"/>
      </w:tabs>
      <w:outlineLvl w:val="5"/>
    </w:pPr>
  </w:style>
  <w:style w:type="paragraph" w:customStyle="1" w:styleId="59">
    <w:name w:val="附录三级条标题"/>
    <w:basedOn w:val="60"/>
    <w:next w:val="23"/>
    <w:autoRedefine/>
    <w:qFormat/>
    <w:uiPriority w:val="0"/>
    <w:pPr>
      <w:numPr>
        <w:ilvl w:val="4"/>
      </w:numPr>
      <w:tabs>
        <w:tab w:val="left" w:pos="360"/>
      </w:tabs>
      <w:outlineLvl w:val="4"/>
    </w:pPr>
    <w:rPr>
      <w:rFonts w:ascii="Times New Roman" w:eastAsia="宋体"/>
    </w:rPr>
  </w:style>
  <w:style w:type="paragraph" w:customStyle="1" w:styleId="60">
    <w:name w:val="附录二级条标题"/>
    <w:basedOn w:val="1"/>
    <w:next w:val="23"/>
    <w:autoRedefine/>
    <w:qFormat/>
    <w:uiPriority w:val="0"/>
    <w:pPr>
      <w:widowControl/>
      <w:numPr>
        <w:ilvl w:val="3"/>
        <w:numId w:val="3"/>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61">
    <w:name w:val="参考文献"/>
    <w:basedOn w:val="1"/>
    <w:next w:val="23"/>
    <w:autoRedefine/>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62">
    <w:name w:val="WPSOffice手动目录 1"/>
    <w:autoRedefine/>
    <w:qFormat/>
    <w:uiPriority w:val="0"/>
    <w:rPr>
      <w:rFonts w:ascii="Times New Roman" w:hAnsi="Times New Roman" w:eastAsia="宋体" w:cs="Times New Roman"/>
      <w:lang w:val="en-US" w:eastAsia="zh-CN" w:bidi="ar-SA"/>
    </w:rPr>
  </w:style>
  <w:style w:type="paragraph" w:customStyle="1" w:styleId="63">
    <w:name w:val="其他实施日期"/>
    <w:basedOn w:val="64"/>
    <w:autoRedefine/>
    <w:qFormat/>
    <w:uiPriority w:val="0"/>
    <w:pPr>
      <w:framePr w:wrap="around" w:vAnchor="margin" w:hAnchor="page"/>
    </w:pPr>
  </w:style>
  <w:style w:type="paragraph" w:customStyle="1" w:styleId="64">
    <w:name w:val="实施日期"/>
    <w:basedOn w:val="65"/>
    <w:autoRedefine/>
    <w:qFormat/>
    <w:uiPriority w:val="0"/>
    <w:pPr>
      <w:framePr w:wrap="around" w:vAnchor="page" w:hAnchor="text"/>
      <w:jc w:val="right"/>
    </w:pPr>
    <w:rPr>
      <w:rFonts w:eastAsia="宋体"/>
    </w:rPr>
  </w:style>
  <w:style w:type="paragraph" w:customStyle="1" w:styleId="65">
    <w:name w:val="发布日期"/>
    <w:autoRedefine/>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66">
    <w:name w:val="其他发布日期"/>
    <w:basedOn w:val="65"/>
    <w:autoRedefine/>
    <w:qFormat/>
    <w:uiPriority w:val="0"/>
    <w:pPr>
      <w:framePr w:wrap="around" w:vAnchor="page" w:hAnchor="text" w:x="1419"/>
    </w:pPr>
    <w:rPr>
      <w:rFonts w:eastAsia="宋体"/>
    </w:rPr>
  </w:style>
  <w:style w:type="paragraph" w:customStyle="1" w:styleId="67">
    <w:name w:val="正文表标题"/>
    <w:next w:val="23"/>
    <w:autoRedefine/>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68">
    <w:name w:val="数字编号列项（二级）"/>
    <w:autoRedefine/>
    <w:qFormat/>
    <w:uiPriority w:val="0"/>
    <w:pPr>
      <w:numPr>
        <w:ilvl w:val="1"/>
        <w:numId w:val="4"/>
      </w:numPr>
      <w:jc w:val="both"/>
    </w:pPr>
    <w:rPr>
      <w:rFonts w:ascii="宋体" w:hAnsi="Times New Roman" w:eastAsia="宋体" w:cs="Times New Roman"/>
      <w:sz w:val="21"/>
      <w:lang w:val="en-US" w:eastAsia="zh-CN" w:bidi="ar-SA"/>
    </w:rPr>
  </w:style>
  <w:style w:type="paragraph" w:customStyle="1" w:styleId="69">
    <w:name w:val="标准书脚_偶数页"/>
    <w:autoRedefine/>
    <w:qFormat/>
    <w:uiPriority w:val="0"/>
    <w:pPr>
      <w:spacing w:before="120"/>
      <w:ind w:left="221"/>
    </w:pPr>
    <w:rPr>
      <w:rFonts w:ascii="宋体" w:hAnsi="Times New Roman" w:eastAsia="宋体" w:cs="Times New Roman"/>
      <w:sz w:val="18"/>
      <w:szCs w:val="18"/>
      <w:lang w:val="en-US" w:eastAsia="zh-CN" w:bidi="ar-SA"/>
    </w:rPr>
  </w:style>
  <w:style w:type="paragraph" w:customStyle="1" w:styleId="70">
    <w:name w:val="封面一致性程度标识2"/>
    <w:basedOn w:val="71"/>
    <w:autoRedefine/>
    <w:qFormat/>
    <w:uiPriority w:val="0"/>
    <w:pPr>
      <w:framePr w:wrap="around" w:y="4469"/>
    </w:pPr>
    <w:rPr>
      <w:rFonts w:ascii="Times New Roman"/>
    </w:rPr>
  </w:style>
  <w:style w:type="paragraph" w:customStyle="1" w:styleId="71">
    <w:name w:val="封面一致性程度标识"/>
    <w:basedOn w:val="72"/>
    <w:autoRedefine/>
    <w:qFormat/>
    <w:uiPriority w:val="0"/>
    <w:pPr>
      <w:framePr w:wrap="around"/>
      <w:spacing w:before="440"/>
    </w:pPr>
    <w:rPr>
      <w:rFonts w:ascii="宋体"/>
    </w:rPr>
  </w:style>
  <w:style w:type="paragraph" w:customStyle="1" w:styleId="72">
    <w:name w:val="封面标准英文名称"/>
    <w:basedOn w:val="73"/>
    <w:autoRedefine/>
    <w:qFormat/>
    <w:uiPriority w:val="0"/>
    <w:pPr>
      <w:framePr w:wrap="around"/>
      <w:spacing w:before="370" w:line="400" w:lineRule="exact"/>
    </w:pPr>
    <w:rPr>
      <w:rFonts w:ascii="Times New Roman" w:eastAsia="宋体"/>
      <w:sz w:val="28"/>
      <w:szCs w:val="28"/>
    </w:rPr>
  </w:style>
  <w:style w:type="paragraph" w:customStyle="1" w:styleId="73">
    <w:name w:val="封面标准名称"/>
    <w:autoRedefine/>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74">
    <w:name w:val="其他标准标志"/>
    <w:basedOn w:val="75"/>
    <w:autoRedefine/>
    <w:qFormat/>
    <w:uiPriority w:val="0"/>
    <w:pPr>
      <w:framePr w:w="6101" w:wrap="around" w:vAnchor="page" w:hAnchor="page" w:x="4673" w:y="942"/>
    </w:pPr>
    <w:rPr>
      <w:w w:val="130"/>
    </w:rPr>
  </w:style>
  <w:style w:type="paragraph" w:customStyle="1" w:styleId="75">
    <w:name w:val="标准标志"/>
    <w:next w:val="1"/>
    <w:autoRedefine/>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76">
    <w:name w:val="三级无"/>
    <w:basedOn w:val="51"/>
    <w:autoRedefine/>
    <w:qFormat/>
    <w:uiPriority w:val="0"/>
    <w:pPr>
      <w:spacing w:beforeLines="0" w:afterLines="0"/>
    </w:pPr>
    <w:rPr>
      <w:rFonts w:ascii="宋体"/>
    </w:rPr>
  </w:style>
  <w:style w:type="paragraph" w:customStyle="1" w:styleId="77">
    <w:name w:val="列项●（二级）"/>
    <w:autoRedefine/>
    <w:qFormat/>
    <w:uiPriority w:val="0"/>
    <w:pPr>
      <w:numPr>
        <w:ilvl w:val="1"/>
        <w:numId w:val="5"/>
      </w:numPr>
      <w:tabs>
        <w:tab w:val="left" w:pos="840"/>
      </w:tabs>
      <w:jc w:val="both"/>
    </w:pPr>
    <w:rPr>
      <w:rFonts w:ascii="宋体" w:hAnsi="Times New Roman" w:eastAsia="宋体" w:cs="Times New Roman"/>
      <w:sz w:val="21"/>
      <w:lang w:val="en-US" w:eastAsia="zh-CN" w:bidi="ar-SA"/>
    </w:rPr>
  </w:style>
  <w:style w:type="paragraph" w:customStyle="1" w:styleId="78">
    <w:name w:val="五级条标题"/>
    <w:basedOn w:val="79"/>
    <w:next w:val="23"/>
    <w:autoRedefine/>
    <w:qFormat/>
    <w:uiPriority w:val="0"/>
    <w:pPr>
      <w:numPr>
        <w:ilvl w:val="5"/>
      </w:numPr>
      <w:outlineLvl w:val="6"/>
    </w:pPr>
  </w:style>
  <w:style w:type="paragraph" w:customStyle="1" w:styleId="79">
    <w:name w:val="四级条标题"/>
    <w:basedOn w:val="51"/>
    <w:next w:val="23"/>
    <w:autoRedefine/>
    <w:qFormat/>
    <w:uiPriority w:val="0"/>
    <w:pPr>
      <w:numPr>
        <w:ilvl w:val="4"/>
      </w:numPr>
      <w:outlineLvl w:val="5"/>
    </w:pPr>
  </w:style>
  <w:style w:type="paragraph" w:customStyle="1" w:styleId="80">
    <w:name w:val="封面标准英文名称2"/>
    <w:basedOn w:val="72"/>
    <w:autoRedefine/>
    <w:qFormat/>
    <w:uiPriority w:val="0"/>
    <w:pPr>
      <w:framePr w:wrap="around" w:y="4469"/>
    </w:pPr>
  </w:style>
  <w:style w:type="paragraph" w:customStyle="1" w:styleId="81">
    <w:name w:val="条文脚注"/>
    <w:basedOn w:val="24"/>
    <w:autoRedefine/>
    <w:qFormat/>
    <w:uiPriority w:val="0"/>
    <w:pPr>
      <w:numPr>
        <w:numId w:val="0"/>
      </w:numPr>
      <w:jc w:val="both"/>
    </w:pPr>
    <w:rPr>
      <w:rFonts w:ascii="Times New Roman"/>
    </w:rPr>
  </w:style>
  <w:style w:type="paragraph" w:customStyle="1" w:styleId="82">
    <w:name w:val="列项说明"/>
    <w:basedOn w:val="1"/>
    <w:autoRedefine/>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83">
    <w:name w:val="封面标准文稿编辑信息"/>
    <w:basedOn w:val="84"/>
    <w:autoRedefine/>
    <w:qFormat/>
    <w:uiPriority w:val="0"/>
    <w:pPr>
      <w:framePr w:wrap="around"/>
      <w:spacing w:before="180" w:line="180" w:lineRule="exact"/>
    </w:pPr>
    <w:rPr>
      <w:sz w:val="21"/>
    </w:rPr>
  </w:style>
  <w:style w:type="paragraph" w:customStyle="1" w:styleId="84">
    <w:name w:val="封面标准文稿类别"/>
    <w:basedOn w:val="71"/>
    <w:autoRedefine/>
    <w:qFormat/>
    <w:uiPriority w:val="0"/>
    <w:pPr>
      <w:framePr w:wrap="around"/>
      <w:spacing w:after="160" w:line="240" w:lineRule="auto"/>
    </w:pPr>
    <w:rPr>
      <w:rFonts w:ascii="Times New Roman"/>
      <w:sz w:val="24"/>
    </w:rPr>
  </w:style>
  <w:style w:type="paragraph" w:customStyle="1" w:styleId="85">
    <w:name w:val="附录表标号"/>
    <w:basedOn w:val="1"/>
    <w:next w:val="23"/>
    <w:autoRedefine/>
    <w:qFormat/>
    <w:uiPriority w:val="0"/>
    <w:pPr>
      <w:numPr>
        <w:ilvl w:val="0"/>
        <w:numId w:val="6"/>
      </w:numPr>
      <w:spacing w:line="14" w:lineRule="exact"/>
      <w:ind w:left="811" w:hanging="448"/>
      <w:jc w:val="center"/>
      <w:outlineLvl w:val="0"/>
    </w:pPr>
    <w:rPr>
      <w:color w:val="FFFFFF"/>
    </w:rPr>
  </w:style>
  <w:style w:type="paragraph" w:customStyle="1" w:styleId="86">
    <w:name w:val="终结线"/>
    <w:basedOn w:val="1"/>
    <w:autoRedefine/>
    <w:qFormat/>
    <w:uiPriority w:val="0"/>
    <w:pPr>
      <w:framePr w:hSpace="181" w:vSpace="181" w:wrap="around" w:vAnchor="text" w:hAnchor="margin" w:xAlign="center" w:y="285"/>
    </w:pPr>
  </w:style>
  <w:style w:type="paragraph" w:customStyle="1" w:styleId="87">
    <w:name w:val="正文图标题"/>
    <w:next w:val="23"/>
    <w:autoRedefine/>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88">
    <w:name w:val="附录字母编号列项（一级）"/>
    <w:autoRedefine/>
    <w:qFormat/>
    <w:uiPriority w:val="0"/>
    <w:pPr>
      <w:numPr>
        <w:ilvl w:val="0"/>
        <w:numId w:val="7"/>
      </w:numPr>
    </w:pPr>
    <w:rPr>
      <w:rFonts w:ascii="宋体" w:hAnsi="Times New Roman" w:eastAsia="宋体" w:cs="Times New Roman"/>
      <w:sz w:val="21"/>
      <w:lang w:val="en-US" w:eastAsia="zh-CN" w:bidi="ar-SA"/>
    </w:rPr>
  </w:style>
  <w:style w:type="paragraph" w:customStyle="1" w:styleId="89">
    <w:name w:val="示例后文字"/>
    <w:basedOn w:val="23"/>
    <w:next w:val="23"/>
    <w:autoRedefine/>
    <w:qFormat/>
    <w:uiPriority w:val="0"/>
    <w:pPr>
      <w:ind w:firstLine="360"/>
    </w:pPr>
    <w:rPr>
      <w:rFonts w:ascii="Times New Roman"/>
      <w:sz w:val="18"/>
    </w:rPr>
  </w:style>
  <w:style w:type="paragraph" w:customStyle="1" w:styleId="90">
    <w:name w:val="封面标准文稿类别2"/>
    <w:basedOn w:val="84"/>
    <w:autoRedefine/>
    <w:qFormat/>
    <w:uiPriority w:val="0"/>
    <w:pPr>
      <w:framePr w:wrap="around" w:y="4469"/>
    </w:pPr>
  </w:style>
  <w:style w:type="paragraph" w:customStyle="1" w:styleId="91">
    <w:name w:val="发布部门"/>
    <w:next w:val="23"/>
    <w:autoRedefine/>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92">
    <w:name w:val="标准书眉_偶数页"/>
    <w:basedOn w:val="93"/>
    <w:next w:val="1"/>
    <w:autoRedefine/>
    <w:qFormat/>
    <w:uiPriority w:val="0"/>
    <w:pPr>
      <w:tabs>
        <w:tab w:val="center" w:pos="4154"/>
        <w:tab w:val="right" w:pos="8306"/>
      </w:tabs>
      <w:jc w:val="left"/>
    </w:pPr>
    <w:rPr>
      <w:rFonts w:ascii="Times New Roman" w:eastAsia="宋体"/>
    </w:rPr>
  </w:style>
  <w:style w:type="paragraph" w:customStyle="1" w:styleId="93">
    <w:name w:val="标准书眉_奇数页"/>
    <w:next w:val="1"/>
    <w:autoRedefine/>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94">
    <w:name w:val="示例"/>
    <w:next w:val="95"/>
    <w:autoRedefine/>
    <w:qFormat/>
    <w:uiPriority w:val="0"/>
    <w:pPr>
      <w:widowControl w:val="0"/>
      <w:ind w:firstLine="363"/>
      <w:jc w:val="both"/>
    </w:pPr>
    <w:rPr>
      <w:rFonts w:ascii="宋体" w:hAnsi="Times New Roman" w:eastAsia="宋体" w:cs="Times New Roman"/>
      <w:sz w:val="18"/>
      <w:szCs w:val="18"/>
      <w:lang w:val="en-US" w:eastAsia="zh-CN" w:bidi="ar-SA"/>
    </w:rPr>
  </w:style>
  <w:style w:type="paragraph" w:customStyle="1" w:styleId="95">
    <w:name w:val="示例内容"/>
    <w:autoRedefine/>
    <w:qFormat/>
    <w:uiPriority w:val="0"/>
    <w:pPr>
      <w:ind w:firstLine="200" w:firstLineChars="200"/>
    </w:pPr>
    <w:rPr>
      <w:rFonts w:ascii="宋体" w:hAnsi="Times New Roman" w:eastAsia="宋体" w:cs="Times New Roman"/>
      <w:sz w:val="18"/>
      <w:szCs w:val="18"/>
      <w:lang w:val="en-US" w:eastAsia="zh-CN" w:bidi="ar-SA"/>
    </w:rPr>
  </w:style>
  <w:style w:type="paragraph" w:customStyle="1" w:styleId="96">
    <w:name w:val="封面标准号1"/>
    <w:autoRedefine/>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97">
    <w:name w:val="附录三级无"/>
    <w:basedOn w:val="59"/>
    <w:autoRedefine/>
    <w:qFormat/>
    <w:uiPriority w:val="0"/>
    <w:pPr>
      <w:tabs>
        <w:tab w:val="clear" w:pos="360"/>
      </w:tabs>
      <w:spacing w:beforeLines="0" w:afterLines="0"/>
    </w:pPr>
    <w:rPr>
      <w:rFonts w:ascii="宋体"/>
      <w:szCs w:val="21"/>
    </w:rPr>
  </w:style>
  <w:style w:type="paragraph" w:customStyle="1" w:styleId="98">
    <w:name w:val="前言、引言标题"/>
    <w:next w:val="23"/>
    <w:autoRedefine/>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99">
    <w:name w:val="编号列项（三级）"/>
    <w:autoRedefine/>
    <w:qFormat/>
    <w:uiPriority w:val="0"/>
    <w:pPr>
      <w:numPr>
        <w:ilvl w:val="2"/>
        <w:numId w:val="4"/>
      </w:numPr>
    </w:pPr>
    <w:rPr>
      <w:rFonts w:ascii="宋体" w:hAnsi="Times New Roman" w:eastAsia="宋体" w:cs="Times New Roman"/>
      <w:sz w:val="21"/>
      <w:lang w:val="en-US" w:eastAsia="zh-CN" w:bidi="ar-SA"/>
    </w:rPr>
  </w:style>
  <w:style w:type="paragraph" w:customStyle="1" w:styleId="100">
    <w:name w:val="附录公式编号制表符"/>
    <w:basedOn w:val="1"/>
    <w:next w:val="23"/>
    <w:autoRedefine/>
    <w:qFormat/>
    <w:uiPriority w:val="0"/>
    <w:pPr>
      <w:widowControl/>
      <w:tabs>
        <w:tab w:val="center" w:pos="4201"/>
        <w:tab w:val="right" w:leader="dot" w:pos="9298"/>
      </w:tabs>
      <w:autoSpaceDE w:val="0"/>
      <w:autoSpaceDN w:val="0"/>
    </w:pPr>
    <w:rPr>
      <w:rFonts w:ascii="宋体"/>
      <w:kern w:val="0"/>
      <w:szCs w:val="20"/>
    </w:rPr>
  </w:style>
  <w:style w:type="paragraph" w:customStyle="1" w:styleId="101">
    <w:name w:val="附录标题"/>
    <w:basedOn w:val="23"/>
    <w:next w:val="23"/>
    <w:autoRedefine/>
    <w:qFormat/>
    <w:uiPriority w:val="0"/>
    <w:pPr>
      <w:ind w:firstLine="0" w:firstLineChars="0"/>
      <w:jc w:val="center"/>
    </w:pPr>
    <w:rPr>
      <w:rFonts w:ascii="黑体" w:eastAsia="黑体"/>
    </w:rPr>
  </w:style>
  <w:style w:type="paragraph" w:customStyle="1" w:styleId="102">
    <w:name w:val="注×："/>
    <w:autoRedefine/>
    <w:qFormat/>
    <w:uiPriority w:val="0"/>
    <w:pPr>
      <w:widowControl w:val="0"/>
      <w:autoSpaceDE w:val="0"/>
      <w:autoSpaceDN w:val="0"/>
      <w:ind w:left="811" w:hanging="448"/>
      <w:jc w:val="both"/>
    </w:pPr>
    <w:rPr>
      <w:rFonts w:ascii="宋体" w:hAnsi="Times New Roman" w:eastAsia="宋体" w:cs="Times New Roman"/>
      <w:sz w:val="18"/>
      <w:szCs w:val="18"/>
      <w:lang w:val="en-US" w:eastAsia="zh-CN" w:bidi="ar-SA"/>
    </w:rPr>
  </w:style>
  <w:style w:type="paragraph" w:customStyle="1" w:styleId="103">
    <w:name w:val="封面标准文稿编辑信息2"/>
    <w:basedOn w:val="83"/>
    <w:autoRedefine/>
    <w:qFormat/>
    <w:uiPriority w:val="0"/>
    <w:pPr>
      <w:framePr w:wrap="around" w:y="4469"/>
    </w:pPr>
  </w:style>
  <w:style w:type="paragraph" w:customStyle="1" w:styleId="104">
    <w:name w:val="附录数字编号列项（二级）"/>
    <w:autoRedefine/>
    <w:qFormat/>
    <w:uiPriority w:val="0"/>
    <w:pPr>
      <w:numPr>
        <w:ilvl w:val="1"/>
        <w:numId w:val="7"/>
      </w:numPr>
    </w:pPr>
    <w:rPr>
      <w:rFonts w:ascii="宋体" w:hAnsi="Times New Roman" w:eastAsia="宋体" w:cs="Times New Roman"/>
      <w:sz w:val="21"/>
      <w:lang w:val="en-US" w:eastAsia="zh-CN" w:bidi="ar-SA"/>
    </w:rPr>
  </w:style>
  <w:style w:type="paragraph" w:customStyle="1" w:styleId="105">
    <w:name w:val="目次、标准名称标题"/>
    <w:basedOn w:val="1"/>
    <w:next w:val="23"/>
    <w:autoRedefine/>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06">
    <w:name w:val="示例×："/>
    <w:basedOn w:val="107"/>
    <w:autoRedefine/>
    <w:qFormat/>
    <w:uiPriority w:val="0"/>
    <w:pPr>
      <w:numPr>
        <w:numId w:val="0"/>
      </w:numPr>
      <w:spacing w:beforeLines="0" w:afterLines="0"/>
      <w:ind w:firstLine="363"/>
      <w:outlineLvl w:val="9"/>
    </w:pPr>
    <w:rPr>
      <w:rFonts w:ascii="宋体" w:eastAsia="宋体"/>
      <w:sz w:val="18"/>
      <w:szCs w:val="18"/>
    </w:rPr>
  </w:style>
  <w:style w:type="paragraph" w:customStyle="1" w:styleId="107">
    <w:name w:val="章标题"/>
    <w:next w:val="1"/>
    <w:autoRedefine/>
    <w:qFormat/>
    <w:uiPriority w:val="0"/>
    <w:pPr>
      <w:numPr>
        <w:ilvl w:val="0"/>
        <w:numId w:val="2"/>
      </w:numPr>
      <w:spacing w:beforeLines="100" w:afterLines="100"/>
      <w:jc w:val="both"/>
      <w:outlineLvl w:val="1"/>
    </w:pPr>
    <w:rPr>
      <w:rFonts w:ascii="黑体" w:hAnsi="Times New Roman" w:eastAsia="黑体" w:cs="Times New Roman"/>
      <w:sz w:val="21"/>
      <w:lang w:val="en-US" w:eastAsia="zh-CN" w:bidi="ar-SA"/>
    </w:rPr>
  </w:style>
  <w:style w:type="paragraph" w:customStyle="1" w:styleId="108">
    <w:name w:val="正文公式编号制表符"/>
    <w:basedOn w:val="23"/>
    <w:next w:val="23"/>
    <w:autoRedefine/>
    <w:qFormat/>
    <w:uiPriority w:val="0"/>
    <w:pPr>
      <w:ind w:firstLine="0" w:firstLineChars="0"/>
    </w:pPr>
    <w:rPr>
      <w:rFonts w:ascii="Times New Roman"/>
    </w:rPr>
  </w:style>
  <w:style w:type="paragraph" w:customStyle="1" w:styleId="109">
    <w:name w:val="附录一级无"/>
    <w:basedOn w:val="110"/>
    <w:autoRedefine/>
    <w:qFormat/>
    <w:uiPriority w:val="0"/>
    <w:pPr>
      <w:tabs>
        <w:tab w:val="left" w:pos="360"/>
      </w:tabs>
      <w:spacing w:beforeLines="0" w:afterLines="0"/>
    </w:pPr>
    <w:rPr>
      <w:rFonts w:ascii="宋体"/>
      <w:szCs w:val="21"/>
    </w:rPr>
  </w:style>
  <w:style w:type="paragraph" w:customStyle="1" w:styleId="110">
    <w:name w:val="附录一级条标题"/>
    <w:basedOn w:val="111"/>
    <w:next w:val="23"/>
    <w:autoRedefine/>
    <w:qFormat/>
    <w:uiPriority w:val="0"/>
    <w:pPr>
      <w:numPr>
        <w:ilvl w:val="2"/>
      </w:numPr>
      <w:tabs>
        <w:tab w:val="left" w:pos="360"/>
      </w:tabs>
      <w:autoSpaceDN w:val="0"/>
      <w:spacing w:beforeLines="50" w:afterLines="50"/>
      <w:outlineLvl w:val="2"/>
    </w:pPr>
    <w:rPr>
      <w:rFonts w:ascii="Times New Roman" w:eastAsia="宋体"/>
    </w:rPr>
  </w:style>
  <w:style w:type="paragraph" w:customStyle="1" w:styleId="111">
    <w:name w:val="附录章标题"/>
    <w:next w:val="23"/>
    <w:autoRedefine/>
    <w:qFormat/>
    <w:uiPriority w:val="0"/>
    <w:pPr>
      <w:numPr>
        <w:ilvl w:val="1"/>
        <w:numId w:val="3"/>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12">
    <w:name w:val="其他发布部门"/>
    <w:basedOn w:val="91"/>
    <w:autoRedefine/>
    <w:qFormat/>
    <w:uiPriority w:val="0"/>
    <w:pPr>
      <w:framePr w:wrap="around" w:y="15310"/>
      <w:spacing w:line="0" w:lineRule="atLeast"/>
    </w:pPr>
    <w:rPr>
      <w:rFonts w:ascii="黑体" w:eastAsia="黑体"/>
      <w:b w:val="0"/>
    </w:rPr>
  </w:style>
  <w:style w:type="paragraph" w:customStyle="1" w:styleId="113">
    <w:name w:val="附录图标题"/>
    <w:basedOn w:val="1"/>
    <w:next w:val="23"/>
    <w:autoRedefine/>
    <w:qFormat/>
    <w:uiPriority w:val="0"/>
    <w:pPr>
      <w:numPr>
        <w:ilvl w:val="1"/>
        <w:numId w:val="8"/>
      </w:numPr>
      <w:tabs>
        <w:tab w:val="left" w:pos="363"/>
      </w:tabs>
      <w:spacing w:beforeLines="50" w:afterLines="50"/>
      <w:ind w:left="0" w:firstLine="0"/>
      <w:jc w:val="center"/>
    </w:pPr>
    <w:rPr>
      <w:rFonts w:ascii="黑体" w:eastAsia="黑体"/>
      <w:szCs w:val="21"/>
    </w:rPr>
  </w:style>
  <w:style w:type="paragraph" w:customStyle="1" w:styleId="114">
    <w:name w:val="附录表标题"/>
    <w:basedOn w:val="1"/>
    <w:next w:val="23"/>
    <w:autoRedefine/>
    <w:qFormat/>
    <w:uiPriority w:val="0"/>
    <w:pPr>
      <w:numPr>
        <w:ilvl w:val="1"/>
        <w:numId w:val="6"/>
      </w:numPr>
      <w:tabs>
        <w:tab w:val="left" w:pos="180"/>
      </w:tabs>
      <w:spacing w:beforeLines="50" w:afterLines="50"/>
      <w:ind w:left="0" w:firstLine="0"/>
      <w:jc w:val="center"/>
    </w:pPr>
    <w:rPr>
      <w:rFonts w:ascii="黑体" w:eastAsia="黑体"/>
      <w:szCs w:val="21"/>
    </w:rPr>
  </w:style>
  <w:style w:type="paragraph" w:customStyle="1" w:styleId="115">
    <w:name w:val="注：（正文）"/>
    <w:basedOn w:val="116"/>
    <w:next w:val="23"/>
    <w:autoRedefine/>
    <w:qFormat/>
    <w:uiPriority w:val="0"/>
    <w:rPr>
      <w:rFonts w:ascii="Times New Roman"/>
    </w:rPr>
  </w:style>
  <w:style w:type="paragraph" w:customStyle="1" w:styleId="116">
    <w:name w:val="注："/>
    <w:next w:val="23"/>
    <w:autoRedefine/>
    <w:qFormat/>
    <w:uiPriority w:val="0"/>
    <w:pPr>
      <w:widowControl w:val="0"/>
      <w:autoSpaceDE w:val="0"/>
      <w:autoSpaceDN w:val="0"/>
      <w:ind w:left="726" w:hanging="363"/>
      <w:jc w:val="both"/>
    </w:pPr>
    <w:rPr>
      <w:rFonts w:ascii="宋体" w:hAnsi="Times New Roman" w:eastAsia="宋体" w:cs="Times New Roman"/>
      <w:sz w:val="18"/>
      <w:szCs w:val="18"/>
      <w:lang w:val="en-US" w:eastAsia="zh-CN" w:bidi="ar-SA"/>
    </w:rPr>
  </w:style>
  <w:style w:type="paragraph" w:customStyle="1" w:styleId="117">
    <w:name w:val="附录五级条标题"/>
    <w:basedOn w:val="58"/>
    <w:next w:val="23"/>
    <w:autoRedefine/>
    <w:qFormat/>
    <w:uiPriority w:val="0"/>
    <w:pPr>
      <w:numPr>
        <w:ilvl w:val="6"/>
      </w:numPr>
      <w:outlineLvl w:val="6"/>
    </w:pPr>
  </w:style>
  <w:style w:type="paragraph" w:customStyle="1" w:styleId="118">
    <w:name w:val="标准书眉一"/>
    <w:autoRedefine/>
    <w:qFormat/>
    <w:uiPriority w:val="0"/>
    <w:pPr>
      <w:jc w:val="both"/>
    </w:pPr>
    <w:rPr>
      <w:rFonts w:ascii="Times New Roman" w:hAnsi="Times New Roman" w:eastAsia="宋体" w:cs="Times New Roman"/>
      <w:lang w:val="en-US" w:eastAsia="zh-CN" w:bidi="ar-SA"/>
    </w:rPr>
  </w:style>
  <w:style w:type="paragraph" w:customStyle="1" w:styleId="119">
    <w:name w:val="图表脚注说明"/>
    <w:basedOn w:val="1"/>
    <w:autoRedefine/>
    <w:qFormat/>
    <w:uiPriority w:val="0"/>
    <w:pPr>
      <w:ind w:left="544" w:hanging="181"/>
    </w:pPr>
    <w:rPr>
      <w:rFonts w:ascii="宋体"/>
      <w:sz w:val="18"/>
      <w:szCs w:val="18"/>
    </w:rPr>
  </w:style>
  <w:style w:type="paragraph" w:customStyle="1" w:styleId="120">
    <w:name w:val="图的脚注"/>
    <w:next w:val="23"/>
    <w:autoRedefine/>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21">
    <w:name w:val="字母编号列项（一级）"/>
    <w:autoRedefine/>
    <w:qFormat/>
    <w:uiPriority w:val="0"/>
    <w:pPr>
      <w:numPr>
        <w:ilvl w:val="0"/>
        <w:numId w:val="4"/>
      </w:numPr>
      <w:jc w:val="both"/>
    </w:pPr>
    <w:rPr>
      <w:rFonts w:ascii="宋体" w:hAnsi="Times New Roman" w:eastAsia="宋体" w:cs="Times New Roman"/>
      <w:sz w:val="21"/>
      <w:lang w:val="en-US" w:eastAsia="zh-CN" w:bidi="ar-SA"/>
    </w:rPr>
  </w:style>
  <w:style w:type="paragraph" w:customStyle="1" w:styleId="122">
    <w:name w:val="附录二级无"/>
    <w:basedOn w:val="60"/>
    <w:autoRedefine/>
    <w:qFormat/>
    <w:uiPriority w:val="0"/>
    <w:pPr>
      <w:tabs>
        <w:tab w:val="clear" w:pos="360"/>
      </w:tabs>
      <w:spacing w:beforeLines="0" w:afterLines="0"/>
    </w:pPr>
    <w:rPr>
      <w:rFonts w:ascii="宋体" w:eastAsia="宋体"/>
      <w:szCs w:val="21"/>
    </w:rPr>
  </w:style>
  <w:style w:type="paragraph" w:customStyle="1" w:styleId="123">
    <w:name w:val="封面标准名称2"/>
    <w:basedOn w:val="73"/>
    <w:autoRedefine/>
    <w:qFormat/>
    <w:uiPriority w:val="0"/>
    <w:pPr>
      <w:framePr w:wrap="around" w:y="4469"/>
      <w:spacing w:beforeLines="630"/>
    </w:pPr>
    <w:rPr>
      <w:rFonts w:ascii="Times New Roman" w:eastAsia="宋体"/>
    </w:rPr>
  </w:style>
  <w:style w:type="paragraph" w:customStyle="1" w:styleId="124">
    <w:name w:val="列项◆（三级）"/>
    <w:basedOn w:val="1"/>
    <w:autoRedefine/>
    <w:qFormat/>
    <w:uiPriority w:val="0"/>
    <w:pPr>
      <w:numPr>
        <w:ilvl w:val="2"/>
        <w:numId w:val="5"/>
      </w:numPr>
    </w:pPr>
    <w:rPr>
      <w:rFonts w:ascii="宋体"/>
      <w:szCs w:val="21"/>
    </w:rPr>
  </w:style>
  <w:style w:type="paragraph" w:customStyle="1" w:styleId="125">
    <w:name w:val="附录五级无"/>
    <w:basedOn w:val="117"/>
    <w:autoRedefine/>
    <w:qFormat/>
    <w:uiPriority w:val="0"/>
    <w:pPr>
      <w:tabs>
        <w:tab w:val="clear" w:pos="360"/>
      </w:tabs>
      <w:spacing w:beforeLines="0" w:afterLines="0"/>
    </w:pPr>
    <w:rPr>
      <w:rFonts w:ascii="宋体"/>
      <w:szCs w:val="21"/>
    </w:rPr>
  </w:style>
  <w:style w:type="paragraph" w:customStyle="1" w:styleId="126">
    <w:name w:val="一级无"/>
    <w:basedOn w:val="53"/>
    <w:autoRedefine/>
    <w:qFormat/>
    <w:uiPriority w:val="0"/>
    <w:pPr>
      <w:spacing w:beforeLines="0" w:afterLines="0"/>
    </w:pPr>
    <w:rPr>
      <w:rFonts w:ascii="宋体" w:eastAsia="宋体"/>
    </w:rPr>
  </w:style>
  <w:style w:type="paragraph" w:customStyle="1" w:styleId="127">
    <w:name w:val="文献分类号"/>
    <w:autoRedefine/>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28">
    <w:name w:val="参考文献、索引标题"/>
    <w:basedOn w:val="1"/>
    <w:next w:val="23"/>
    <w:autoRedefine/>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29">
    <w:name w:val="封面标准号2"/>
    <w:autoRedefine/>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30">
    <w:name w:val="QH Text"/>
    <w:basedOn w:val="9"/>
    <w:autoRedefine/>
    <w:qFormat/>
    <w:uiPriority w:val="0"/>
    <w:pPr>
      <w:adjustRightInd w:val="0"/>
      <w:spacing w:before="50" w:beforeLines="50" w:after="50" w:afterLines="50"/>
      <w:ind w:left="1701"/>
      <w:textAlignment w:val="baseline"/>
    </w:pPr>
    <w:rPr>
      <w:rFonts w:ascii="Arial" w:hAnsi="Arial"/>
    </w:rPr>
  </w:style>
  <w:style w:type="paragraph" w:customStyle="1" w:styleId="131">
    <w:name w:val="目次、索引正文"/>
    <w:autoRedefine/>
    <w:qFormat/>
    <w:uiPriority w:val="0"/>
    <w:pPr>
      <w:spacing w:line="320" w:lineRule="exact"/>
      <w:jc w:val="both"/>
    </w:pPr>
    <w:rPr>
      <w:rFonts w:ascii="宋体" w:hAnsi="Times New Roman" w:eastAsia="宋体" w:cs="Times New Roman"/>
      <w:sz w:val="21"/>
      <w:lang w:val="en-US" w:eastAsia="zh-CN" w:bidi="ar-SA"/>
    </w:rPr>
  </w:style>
  <w:style w:type="paragraph" w:customStyle="1" w:styleId="132">
    <w:name w:val="列项说明数字编号"/>
    <w:autoRedefine/>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133">
    <w:name w:val="四级无"/>
    <w:basedOn w:val="79"/>
    <w:autoRedefine/>
    <w:qFormat/>
    <w:uiPriority w:val="0"/>
    <w:pPr>
      <w:spacing w:beforeLines="0" w:afterLines="0"/>
    </w:pPr>
    <w:rPr>
      <w:rFonts w:ascii="宋体"/>
    </w:rPr>
  </w:style>
  <w:style w:type="paragraph" w:customStyle="1" w:styleId="134">
    <w:name w:val="附录图标号"/>
    <w:basedOn w:val="1"/>
    <w:autoRedefine/>
    <w:qFormat/>
    <w:uiPriority w:val="0"/>
    <w:pPr>
      <w:keepNext/>
      <w:pageBreakBefore/>
      <w:widowControl/>
      <w:numPr>
        <w:ilvl w:val="0"/>
        <w:numId w:val="8"/>
      </w:numPr>
      <w:spacing w:line="14" w:lineRule="exact"/>
      <w:ind w:left="0" w:firstLine="363"/>
      <w:jc w:val="center"/>
      <w:outlineLvl w:val="0"/>
    </w:pPr>
    <w:rPr>
      <w:color w:val="FFFFFF"/>
    </w:rPr>
  </w:style>
  <w:style w:type="paragraph" w:customStyle="1" w:styleId="135">
    <w:name w:val="图标脚注说明"/>
    <w:basedOn w:val="23"/>
    <w:autoRedefine/>
    <w:qFormat/>
    <w:uiPriority w:val="0"/>
    <w:pPr>
      <w:ind w:left="840" w:hanging="420" w:firstLineChars="0"/>
    </w:pPr>
    <w:rPr>
      <w:rFonts w:ascii="Times New Roman"/>
      <w:sz w:val="18"/>
      <w:szCs w:val="18"/>
    </w:rPr>
  </w:style>
  <w:style w:type="paragraph" w:customStyle="1" w:styleId="136">
    <w:name w:val="注×：（正文）"/>
    <w:autoRedefine/>
    <w:qFormat/>
    <w:uiPriority w:val="0"/>
    <w:pPr>
      <w:numPr>
        <w:ilvl w:val="0"/>
        <w:numId w:val="9"/>
      </w:numPr>
      <w:jc w:val="both"/>
    </w:pPr>
    <w:rPr>
      <w:rFonts w:ascii="宋体" w:hAnsi="Times New Roman" w:eastAsia="宋体" w:cs="Times New Roman"/>
      <w:sz w:val="18"/>
      <w:szCs w:val="18"/>
      <w:lang w:val="en-US" w:eastAsia="zh-CN" w:bidi="ar-SA"/>
    </w:rPr>
  </w:style>
  <w:style w:type="paragraph" w:customStyle="1" w:styleId="137">
    <w:name w:val="封面标准代替信息"/>
    <w:autoRedefine/>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38">
    <w:name w:val="其他标准称谓"/>
    <w:next w:val="1"/>
    <w:autoRedefine/>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39">
    <w:name w:val="附录标识"/>
    <w:basedOn w:val="1"/>
    <w:next w:val="23"/>
    <w:autoRedefine/>
    <w:qFormat/>
    <w:uiPriority w:val="0"/>
    <w:pPr>
      <w:keepNext/>
      <w:widowControl/>
      <w:numPr>
        <w:ilvl w:val="0"/>
        <w:numId w:val="3"/>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40">
    <w:name w:val="标准书脚_奇数页"/>
    <w:autoRedefine/>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141">
    <w:name w:val="五级无"/>
    <w:basedOn w:val="78"/>
    <w:autoRedefine/>
    <w:qFormat/>
    <w:uiPriority w:val="0"/>
    <w:pPr>
      <w:spacing w:beforeLines="0" w:afterLines="0"/>
    </w:pPr>
    <w:rPr>
      <w:rFonts w:ascii="宋体"/>
    </w:rPr>
  </w:style>
  <w:style w:type="paragraph" w:customStyle="1" w:styleId="142">
    <w:name w:val="列项——（一级）"/>
    <w:autoRedefine/>
    <w:qFormat/>
    <w:uiPriority w:val="0"/>
    <w:pPr>
      <w:widowControl w:val="0"/>
      <w:numPr>
        <w:ilvl w:val="0"/>
        <w:numId w:val="5"/>
      </w:numPr>
      <w:jc w:val="both"/>
    </w:pPr>
    <w:rPr>
      <w:rFonts w:ascii="宋体" w:hAnsi="Times New Roman" w:eastAsia="宋体" w:cs="Times New Roman"/>
      <w:sz w:val="21"/>
      <w:lang w:val="en-US" w:eastAsia="zh-CN" w:bidi="ar-SA"/>
    </w:rPr>
  </w:style>
  <w:style w:type="paragraph" w:customStyle="1" w:styleId="143">
    <w:name w:val="标准称谓"/>
    <w:next w:val="1"/>
    <w:autoRedefine/>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144">
    <w:name w:val="二级无"/>
    <w:basedOn w:val="52"/>
    <w:autoRedefine/>
    <w:qFormat/>
    <w:uiPriority w:val="0"/>
    <w:pPr>
      <w:spacing w:beforeLines="0" w:afterLines="0"/>
    </w:pPr>
    <w:rPr>
      <w:rFonts w:ascii="宋体"/>
    </w:rPr>
  </w:style>
  <w:style w:type="table" w:customStyle="1" w:styleId="145">
    <w:name w:val="Table Normal"/>
    <w:autoRedefine/>
    <w:semiHidden/>
    <w:unhideWhenUsed/>
    <w:qFormat/>
    <w:uiPriority w:val="0"/>
    <w:tblPr>
      <w:tblCellMar>
        <w:top w:w="0" w:type="dxa"/>
        <w:left w:w="0" w:type="dxa"/>
        <w:bottom w:w="0" w:type="dxa"/>
        <w:right w:w="0" w:type="dxa"/>
      </w:tblCellMar>
    </w:tblPr>
  </w:style>
  <w:style w:type="character" w:customStyle="1" w:styleId="146">
    <w:name w:val="font21"/>
    <w:basedOn w:val="34"/>
    <w:autoRedefine/>
    <w:qFormat/>
    <w:uiPriority w:val="0"/>
    <w:rPr>
      <w:rFonts w:ascii="宋体" w:hAnsi="宋体" w:eastAsia="宋体" w:cs="宋体"/>
      <w:b/>
      <w:bCs/>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27</Pages>
  <Words>10832</Words>
  <Characters>12117</Characters>
  <Lines>135</Lines>
  <Paragraphs>38</Paragraphs>
  <TotalTime>613</TotalTime>
  <ScaleCrop>false</ScaleCrop>
  <LinksUpToDate>false</LinksUpToDate>
  <CharactersWithSpaces>16054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2019-06-28T09:27:00Z</dcterms:created>
  <dc:creator>沈俊华</dc:creator>
  <cp:lastModifiedBy>董文静</cp:lastModifiedBy>
  <cp:lastPrinted>2022-03-29T01:17:00Z</cp:lastPrinted>
  <dcterms:modified xsi:type="dcterms:W3CDTF">2024-07-04T07:33:09Z</dcterms:modified>
  <dc:title>标准名称</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4559A954FD6B4B0ABBD29A18306C16DD_13</vt:lpwstr>
  </property>
</Properties>
</file>