
<file path=[Content_Types].xml><?xml version="1.0" encoding="utf-8"?>
<Types xmlns="http://schemas.openxmlformats.org/package/2006/content-types">
  <Default Extension="bin" ContentType="application/vnd.ms-word.attachedToolbar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E76" w:rsidRDefault="00E34E76" w:rsidP="00E34E76">
      <w:pPr>
        <w:pStyle w:val="affff9"/>
        <w:framePr w:wrap="around"/>
      </w:pPr>
      <w:r>
        <w:t>Q/</w:t>
      </w:r>
      <w:bookmarkStart w:id="0" w:name="c5"/>
      <w:r w:rsidR="00205605">
        <w:fldChar w:fldCharType="begin">
          <w:ffData>
            <w:name w:val="c5"/>
            <w:enabled/>
            <w:calcOnExit w:val="0"/>
            <w:textInput/>
          </w:ffData>
        </w:fldChar>
      </w:r>
      <w:r>
        <w:instrText xml:space="preserve"> FORMTEXT </w:instrText>
      </w:r>
      <w:r w:rsidR="00205605">
        <w:fldChar w:fldCharType="separate"/>
      </w:r>
      <w:r w:rsidR="00D23751" w:rsidRPr="00D23751">
        <w:rPr>
          <w:noProof/>
        </w:rPr>
        <w:t>Z</w:t>
      </w:r>
      <w:r w:rsidR="00B2371A">
        <w:rPr>
          <w:rFonts w:hint="eastAsia"/>
          <w:noProof/>
        </w:rPr>
        <w:t>G</w:t>
      </w:r>
      <w:r w:rsidR="00D23751" w:rsidRPr="00D23751">
        <w:rPr>
          <w:noProof/>
        </w:rPr>
        <w:t>YY</w:t>
      </w:r>
      <w:r w:rsidR="00205605">
        <w:fldChar w:fldCharType="end"/>
      </w:r>
      <w:bookmarkEnd w:id="0"/>
    </w:p>
    <w:bookmarkStart w:id="1" w:name="c6"/>
    <w:p w:rsidR="00E34E76" w:rsidRPr="00E34E76" w:rsidRDefault="00205605" w:rsidP="00E34E76">
      <w:pPr>
        <w:pStyle w:val="affffa"/>
        <w:framePr w:wrap="around"/>
        <w:rPr>
          <w:rFonts w:ascii="Times New Roman" w:hAnsi="Times New Roman"/>
        </w:rPr>
      </w:pPr>
      <w:r>
        <w:fldChar w:fldCharType="begin">
          <w:ffData>
            <w:name w:val="c6"/>
            <w:enabled/>
            <w:calcOnExit w:val="0"/>
            <w:textInput/>
          </w:ffData>
        </w:fldChar>
      </w:r>
      <w:r w:rsidR="00E34E76">
        <w:instrText xml:space="preserve"> FORMTEXT </w:instrText>
      </w:r>
      <w:r>
        <w:fldChar w:fldCharType="separate"/>
      </w:r>
      <w:r w:rsidR="00D23751" w:rsidRPr="00D23751">
        <w:rPr>
          <w:rFonts w:hint="eastAsia"/>
          <w:noProof/>
        </w:rPr>
        <w:t>郑州市轨道交通有限公司运营分公司</w:t>
      </w:r>
      <w:r>
        <w:fldChar w:fldCharType="end"/>
      </w:r>
      <w:bookmarkEnd w:id="1"/>
      <w:r w:rsidR="00E34E76">
        <w:rPr>
          <w:rFonts w:hint="eastAsia"/>
        </w:rPr>
        <w:t>企业标</w:t>
      </w:r>
      <w:r w:rsidR="00E34E76" w:rsidRPr="00E34E76">
        <w:rPr>
          <w:rFonts w:ascii="Times New Roman" w:hAnsi="Times New Roman" w:hint="eastAsia"/>
        </w:rPr>
        <w:t>准</w:t>
      </w:r>
    </w:p>
    <w:p w:rsidR="00E34E76" w:rsidRDefault="00E34E76" w:rsidP="00E34E76">
      <w:pPr>
        <w:pStyle w:val="2"/>
        <w:framePr w:wrap="around"/>
        <w:rPr>
          <w:rFonts w:hAnsi="黑体"/>
        </w:rPr>
      </w:pPr>
      <w:r w:rsidRPr="00E34E76">
        <w:rPr>
          <w:rFonts w:ascii="Times New Roman"/>
        </w:rPr>
        <w:t>Q/</w:t>
      </w:r>
      <w:r w:rsidR="00152026">
        <w:rPr>
          <w:rFonts w:ascii="Times New Roman"/>
        </w:rPr>
        <w:t>ZGYY G AJ</w:t>
      </w:r>
      <w:r w:rsidR="00D16511">
        <w:rPr>
          <w:rFonts w:ascii="Times New Roman"/>
        </w:rPr>
        <w:t>01</w:t>
      </w:r>
      <w:r w:rsidR="001165EF">
        <w:rPr>
          <w:rFonts w:ascii="Times New Roman" w:hint="eastAsia"/>
        </w:rPr>
        <w:t>6</w:t>
      </w:r>
      <w:r w:rsidR="00B2371A" w:rsidRPr="00B2371A">
        <w:rPr>
          <w:rFonts w:ascii="Times New Roman"/>
        </w:rPr>
        <w:t>-2015</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356"/>
      </w:tblGrid>
      <w:tr w:rsidR="00E34E76" w:rsidRPr="00253CB2" w:rsidTr="00253CB2">
        <w:tc>
          <w:tcPr>
            <w:tcW w:w="9356" w:type="dxa"/>
            <w:tcBorders>
              <w:top w:val="nil"/>
              <w:left w:val="nil"/>
              <w:bottom w:val="nil"/>
              <w:right w:val="nil"/>
            </w:tcBorders>
            <w:shd w:val="clear" w:color="auto" w:fill="auto"/>
          </w:tcPr>
          <w:p w:rsidR="00E34E76" w:rsidRDefault="00205605" w:rsidP="00D23751">
            <w:pPr>
              <w:pStyle w:val="afff6"/>
              <w:framePr w:wrap="around"/>
            </w:pPr>
            <w:bookmarkStart w:id="2" w:name="DT"/>
            <w:r>
              <w:rPr>
                <w:noProof/>
              </w:rPr>
              <w:pict>
                <v:rect id="DT" o:spid="_x0000_s1028" style="position:absolute;left:0;text-align:left;margin-left:372.8pt;margin-top:2.7pt;width:90pt;height:18pt;z-index:-251658752" stroked="f"/>
              </w:pict>
            </w:r>
            <w:bookmarkEnd w:id="2"/>
          </w:p>
        </w:tc>
      </w:tr>
    </w:tbl>
    <w:p w:rsidR="00E34E76" w:rsidRDefault="00E34E76" w:rsidP="00E34E76">
      <w:pPr>
        <w:pStyle w:val="2"/>
        <w:framePr w:wrap="around"/>
        <w:rPr>
          <w:rFonts w:hAnsi="黑体"/>
        </w:rPr>
      </w:pPr>
    </w:p>
    <w:p w:rsidR="00E34E76" w:rsidRDefault="00E34E76" w:rsidP="00E34E76">
      <w:pPr>
        <w:pStyle w:val="2"/>
        <w:framePr w:wrap="around"/>
        <w:rPr>
          <w:rFonts w:hAnsi="黑体"/>
        </w:rPr>
      </w:pPr>
    </w:p>
    <w:p w:rsidR="00E34E76" w:rsidRDefault="001165EF" w:rsidP="00E34E76">
      <w:pPr>
        <w:pStyle w:val="afff7"/>
        <w:framePr w:wrap="around"/>
      </w:pPr>
      <w:r>
        <w:rPr>
          <w:rFonts w:hint="eastAsia"/>
        </w:rPr>
        <w:t>安全生产费用</w:t>
      </w:r>
      <w:r w:rsidR="00D16511">
        <w:rPr>
          <w:rFonts w:hint="eastAsia"/>
        </w:rPr>
        <w:t>管理办法</w:t>
      </w:r>
    </w:p>
    <w:p w:rsidR="00E34E76" w:rsidRPr="00E34E76" w:rsidRDefault="00E34E76" w:rsidP="00583612">
      <w:pPr>
        <w:pStyle w:val="afff9"/>
        <w:framePr w:wrap="around"/>
        <w:jc w:val="both"/>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855"/>
      </w:tblGrid>
      <w:tr w:rsidR="00E34E76" w:rsidTr="00253CB2">
        <w:tc>
          <w:tcPr>
            <w:tcW w:w="9855" w:type="dxa"/>
            <w:tcBorders>
              <w:top w:val="nil"/>
              <w:left w:val="nil"/>
              <w:bottom w:val="nil"/>
              <w:right w:val="nil"/>
            </w:tcBorders>
            <w:shd w:val="clear" w:color="auto" w:fill="auto"/>
          </w:tcPr>
          <w:p w:rsidR="00E34E76" w:rsidRDefault="00583612" w:rsidP="00253CB2">
            <w:pPr>
              <w:pStyle w:val="afffa"/>
              <w:framePr w:wrap="around"/>
            </w:pPr>
            <w:r>
              <w:rPr>
                <w:rFonts w:hAnsi="宋体" w:hint="eastAsia"/>
                <w:szCs w:val="21"/>
              </w:rPr>
              <w:t>A/1</w:t>
            </w:r>
            <w:r w:rsidR="00205605">
              <w:rPr>
                <w:noProof/>
              </w:rPr>
              <w:pict>
                <v:rect id="RQ" o:spid="_x0000_s1030" style="position:absolute;left:0;text-align:left;margin-left:173.3pt;margin-top:45.15pt;width:150pt;height:20pt;z-index:-251656704;mso-position-horizontal-relative:text;mso-position-vertical-relative:text" stroked="f">
                  <w10:anchorlock/>
                </v:rect>
              </w:pict>
            </w:r>
            <w:r w:rsidR="00205605">
              <w:rPr>
                <w:noProof/>
              </w:rPr>
              <w:pict>
                <v:rect id="LB" o:spid="_x0000_s1029" style="position:absolute;left:0;text-align:left;margin-left:193.3pt;margin-top:20.15pt;width:100pt;height:24pt;z-index:-251657728;mso-position-horizontal-relative:text;mso-position-vertical-relative:text" stroked="f"/>
              </w:pict>
            </w:r>
          </w:p>
        </w:tc>
      </w:tr>
      <w:tr w:rsidR="00E34E76" w:rsidTr="00253CB2">
        <w:tc>
          <w:tcPr>
            <w:tcW w:w="9855" w:type="dxa"/>
            <w:tcBorders>
              <w:top w:val="nil"/>
              <w:left w:val="nil"/>
              <w:bottom w:val="nil"/>
              <w:right w:val="nil"/>
            </w:tcBorders>
            <w:shd w:val="clear" w:color="auto" w:fill="auto"/>
          </w:tcPr>
          <w:p w:rsidR="00E34E76" w:rsidRDefault="00E34E76" w:rsidP="00152026">
            <w:pPr>
              <w:pStyle w:val="afffb"/>
              <w:framePr w:wrap="around"/>
              <w:jc w:val="both"/>
            </w:pPr>
          </w:p>
        </w:tc>
      </w:tr>
    </w:tbl>
    <w:p w:rsidR="00E34E76" w:rsidRDefault="00E444F5" w:rsidP="00583612">
      <w:pPr>
        <w:pStyle w:val="affffff5"/>
        <w:framePr w:wrap="around" w:hAnchor="page" w:x="1276" w:y="14086"/>
      </w:pPr>
      <w:r>
        <w:rPr>
          <w:rFonts w:ascii="黑体" w:hint="eastAsia"/>
        </w:rPr>
        <w:t>2015</w:t>
      </w:r>
      <w:r w:rsidR="00E34E76" w:rsidRPr="00E34E76">
        <w:rPr>
          <w:rFonts w:ascii="黑体"/>
        </w:rPr>
        <w:t>-</w:t>
      </w:r>
      <w:r w:rsidR="00694C4D">
        <w:rPr>
          <w:rFonts w:ascii="黑体" w:hint="eastAsia"/>
        </w:rPr>
        <w:t>12</w:t>
      </w:r>
      <w:r w:rsidR="00E34E76" w:rsidRPr="00E34E76">
        <w:rPr>
          <w:rFonts w:ascii="黑体"/>
        </w:rPr>
        <w:t>-</w:t>
      </w:r>
      <w:r w:rsidR="00694C4D">
        <w:rPr>
          <w:rFonts w:ascii="黑体" w:hint="eastAsia"/>
        </w:rPr>
        <w:t>22</w:t>
      </w:r>
      <w:r w:rsidR="00E34E76">
        <w:rPr>
          <w:rFonts w:hint="eastAsia"/>
        </w:rPr>
        <w:t>发布</w:t>
      </w:r>
      <w:r w:rsidR="00205605">
        <w:pict>
          <v:line id="_x0000_s1026" style="position:absolute;z-index:251655680;mso-position-horizontal-relative:text;mso-position-vertical-relative:page" from="-.05pt,728.5pt" to="481.85pt,728.5pt">
            <w10:wrap anchory="page"/>
            <w10:anchorlock/>
          </v:line>
        </w:pict>
      </w:r>
    </w:p>
    <w:p w:rsidR="00E34E76" w:rsidRDefault="00E444F5" w:rsidP="00583612">
      <w:pPr>
        <w:pStyle w:val="affffff6"/>
        <w:framePr w:wrap="around" w:vAnchor="page" w:x="6661" w:y="14071"/>
      </w:pPr>
      <w:r>
        <w:rPr>
          <w:rFonts w:ascii="黑体" w:hint="eastAsia"/>
        </w:rPr>
        <w:t>2015</w:t>
      </w:r>
      <w:r w:rsidR="00583612">
        <w:rPr>
          <w:rFonts w:ascii="黑体"/>
        </w:rPr>
        <w:t>–</w:t>
      </w:r>
      <w:r w:rsidR="00694C4D">
        <w:rPr>
          <w:rFonts w:ascii="黑体" w:hint="eastAsia"/>
        </w:rPr>
        <w:t>12</w:t>
      </w:r>
      <w:r w:rsidR="00E34E76" w:rsidRPr="00E34E76">
        <w:rPr>
          <w:rFonts w:ascii="黑体"/>
        </w:rPr>
        <w:t>-</w:t>
      </w:r>
      <w:r w:rsidR="00694C4D">
        <w:rPr>
          <w:rFonts w:ascii="黑体" w:hint="eastAsia"/>
        </w:rPr>
        <w:t>25</w:t>
      </w:r>
      <w:r w:rsidR="00E34E76">
        <w:rPr>
          <w:rFonts w:hint="eastAsia"/>
        </w:rPr>
        <w:t>实施</w:t>
      </w:r>
    </w:p>
    <w:bookmarkStart w:id="3" w:name="fm"/>
    <w:p w:rsidR="00E34E76" w:rsidRDefault="00205605" w:rsidP="00B2371A">
      <w:pPr>
        <w:pStyle w:val="affffb"/>
        <w:framePr w:w="8771" w:wrap="around" w:x="1301"/>
      </w:pPr>
      <w:r>
        <w:fldChar w:fldCharType="begin">
          <w:ffData>
            <w:name w:val="fm"/>
            <w:enabled/>
            <w:calcOnExit w:val="0"/>
            <w:textInput/>
          </w:ffData>
        </w:fldChar>
      </w:r>
      <w:r w:rsidR="00E34E76">
        <w:instrText xml:space="preserve"> FORMTEXT </w:instrText>
      </w:r>
      <w:r>
        <w:fldChar w:fldCharType="separate"/>
      </w:r>
      <w:r w:rsidR="00D23751" w:rsidRPr="00D23751">
        <w:rPr>
          <w:rFonts w:hint="eastAsia"/>
          <w:noProof/>
        </w:rPr>
        <w:t>郑州市轨道交通有限公司运营分公司</w:t>
      </w:r>
      <w:r>
        <w:fldChar w:fldCharType="end"/>
      </w:r>
      <w:bookmarkEnd w:id="3"/>
      <w:r w:rsidR="00E34E76">
        <w:rPr>
          <w:rFonts w:ascii="MS Mincho" w:eastAsia="MS Mincho" w:hAnsi="MS Mincho" w:cs="MS Mincho" w:hint="eastAsia"/>
        </w:rPr>
        <w:t> </w:t>
      </w:r>
      <w:r w:rsidR="00E34E76">
        <w:rPr>
          <w:rFonts w:ascii="MS Mincho" w:eastAsia="MS Mincho" w:hAnsi="MS Mincho" w:cs="MS Mincho" w:hint="eastAsia"/>
        </w:rPr>
        <w:t> </w:t>
      </w:r>
      <w:r w:rsidR="00E34E76">
        <w:rPr>
          <w:rFonts w:ascii="MS Mincho" w:eastAsia="MS Mincho" w:hAnsi="MS Mincho" w:cs="MS Mincho" w:hint="eastAsia"/>
        </w:rPr>
        <w:t> </w:t>
      </w:r>
      <w:r w:rsidR="00E34E76" w:rsidRPr="00E34E76">
        <w:rPr>
          <w:rStyle w:val="afff3"/>
          <w:rFonts w:hint="eastAsia"/>
        </w:rPr>
        <w:t>发布</w:t>
      </w:r>
    </w:p>
    <w:p w:rsidR="00E34E76" w:rsidRPr="00BC3121" w:rsidRDefault="00205605" w:rsidP="005B64DA">
      <w:pPr>
        <w:pStyle w:val="afe"/>
        <w:ind w:firstLineChars="0" w:firstLine="0"/>
        <w:sectPr w:rsidR="00E34E76" w:rsidRPr="00BC3121" w:rsidSect="00E34E76">
          <w:pgSz w:w="11906" w:h="16838" w:code="9"/>
          <w:pgMar w:top="567" w:right="850" w:bottom="1134" w:left="1418" w:header="0" w:footer="0" w:gutter="0"/>
          <w:pgNumType w:start="1"/>
          <w:cols w:space="425"/>
          <w:docGrid w:type="lines" w:linePitch="312"/>
        </w:sectPr>
      </w:pPr>
      <w:r>
        <w:pict>
          <v:line id="_x0000_s1027" style="position:absolute;left:0;text-align:left;z-index:251656704" from="-.05pt,184.25pt" to="481.85pt,184.25pt"/>
        </w:pict>
      </w:r>
    </w:p>
    <w:p w:rsidR="006510FA" w:rsidRDefault="008F7F29">
      <w:pPr>
        <w:pStyle w:val="aff1"/>
        <w:pageBreakBefore w:val="0"/>
      </w:pPr>
      <w:bookmarkStart w:id="4" w:name="_Toc407358532"/>
      <w:bookmarkStart w:id="5" w:name="_Toc428345271"/>
      <w:r>
        <w:rPr>
          <w:rFonts w:hint="eastAsia"/>
        </w:rPr>
        <w:lastRenderedPageBreak/>
        <w:t>目</w:t>
      </w:r>
      <w:bookmarkStart w:id="6" w:name="BKML"/>
      <w:r>
        <w:rPr>
          <w:rFonts w:ascii="MS Mincho" w:eastAsia="MS Mincho" w:hAnsi="MS Mincho" w:cs="MS Mincho"/>
        </w:rPr>
        <w:t> </w:t>
      </w:r>
      <w:r>
        <w:rPr>
          <w:rFonts w:ascii="MS Mincho" w:eastAsia="MS Mincho" w:hAnsi="MS Mincho" w:cs="MS Mincho"/>
        </w:rPr>
        <w:t> </w:t>
      </w:r>
      <w:r>
        <w:rPr>
          <w:rFonts w:hint="eastAsia"/>
        </w:rPr>
        <w:t>次</w:t>
      </w:r>
      <w:bookmarkStart w:id="7" w:name="_Toc428347032"/>
      <w:bookmarkStart w:id="8" w:name="_Toc430183996"/>
      <w:bookmarkStart w:id="9" w:name="_Toc430184074"/>
      <w:bookmarkEnd w:id="6"/>
    </w:p>
    <w:p w:rsidR="006510FA" w:rsidRDefault="00205605">
      <w:pPr>
        <w:pStyle w:val="11"/>
        <w:spacing w:before="78" w:after="78"/>
        <w:rPr>
          <w:rFonts w:asciiTheme="minorHAnsi" w:eastAsiaTheme="minorEastAsia" w:hAnsiTheme="minorHAnsi" w:cstheme="minorBidi"/>
          <w:noProof/>
          <w:szCs w:val="22"/>
        </w:rPr>
      </w:pPr>
      <w:r w:rsidRPr="00205605">
        <w:fldChar w:fldCharType="begin" w:fldLock="1"/>
      </w:r>
      <w:r w:rsidR="008F7F29" w:rsidRPr="008F7F29">
        <w:rPr>
          <w:rFonts w:hint="eastAsia"/>
        </w:rPr>
        <w:instrText xml:space="preserve"> TOC \h \z \t"前言、引言标题,1,参考文献、索引标题,1,章标题,1,参考文献,1,附录标识,1" \* MERGEFORMAT </w:instrText>
      </w:r>
      <w:r w:rsidRPr="00205605">
        <w:fldChar w:fldCharType="separate"/>
      </w:r>
      <w:hyperlink w:anchor="_Toc430247249" w:history="1">
        <w:r w:rsidRPr="008F7F29">
          <w:rPr>
            <w:noProof/>
            <w:webHidden/>
          </w:rPr>
          <w:fldChar w:fldCharType="begin" w:fldLock="1"/>
        </w:r>
        <w:r w:rsidR="008F7F29" w:rsidRPr="008F7F29">
          <w:rPr>
            <w:noProof/>
            <w:webHidden/>
          </w:rPr>
          <w:instrText xml:space="preserve"> PAGEREF _Toc430247249 \h </w:instrText>
        </w:r>
        <w:r w:rsidRPr="008F7F29">
          <w:rPr>
            <w:noProof/>
            <w:webHidden/>
          </w:rPr>
        </w:r>
        <w:r w:rsidRPr="008F7F29">
          <w:rPr>
            <w:noProof/>
            <w:webHidden/>
          </w:rPr>
          <w:fldChar w:fldCharType="separate"/>
        </w:r>
        <w:r w:rsidR="008F7F29" w:rsidRPr="008F7F29">
          <w:rPr>
            <w:noProof/>
            <w:webHidden/>
          </w:rPr>
          <w:t>I</w:t>
        </w:r>
        <w:r w:rsidRPr="008F7F29">
          <w:rPr>
            <w:noProof/>
            <w:webHidden/>
          </w:rPr>
          <w:fldChar w:fldCharType="end"/>
        </w:r>
      </w:hyperlink>
    </w:p>
    <w:p w:rsidR="006510FA" w:rsidRDefault="00205605">
      <w:pPr>
        <w:pStyle w:val="11"/>
        <w:spacing w:before="78" w:after="78"/>
        <w:rPr>
          <w:rFonts w:asciiTheme="minorHAnsi" w:eastAsiaTheme="minorEastAsia" w:hAnsiTheme="minorHAnsi" w:cstheme="minorBidi"/>
          <w:noProof/>
          <w:szCs w:val="22"/>
        </w:rPr>
      </w:pPr>
      <w:hyperlink w:anchor="_Toc430247250" w:history="1">
        <w:r w:rsidR="008F7F29">
          <w:rPr>
            <w:rStyle w:val="afff2"/>
          </w:rPr>
          <w:t>1</w:t>
        </w:r>
        <w:r w:rsidR="00964C5D">
          <w:rPr>
            <w:rStyle w:val="afff2"/>
            <w:rFonts w:hint="eastAsia"/>
          </w:rPr>
          <w:t xml:space="preserve">　</w:t>
        </w:r>
        <w:r w:rsidR="008F7F29">
          <w:rPr>
            <w:rStyle w:val="afff2"/>
            <w:rFonts w:hint="eastAsia"/>
          </w:rPr>
          <w:t>范围</w:t>
        </w:r>
        <w:r w:rsidR="008F7F29" w:rsidRPr="008F7F29">
          <w:rPr>
            <w:noProof/>
            <w:webHidden/>
          </w:rPr>
          <w:tab/>
        </w:r>
        <w:r w:rsidRPr="008F7F29">
          <w:rPr>
            <w:noProof/>
            <w:webHidden/>
          </w:rPr>
          <w:fldChar w:fldCharType="begin" w:fldLock="1"/>
        </w:r>
        <w:r w:rsidR="008F7F29" w:rsidRPr="008F7F29">
          <w:rPr>
            <w:noProof/>
            <w:webHidden/>
          </w:rPr>
          <w:instrText xml:space="preserve"> PAGEREF _Toc430247250 \h </w:instrText>
        </w:r>
        <w:r w:rsidRPr="008F7F29">
          <w:rPr>
            <w:noProof/>
            <w:webHidden/>
          </w:rPr>
        </w:r>
        <w:r w:rsidRPr="008F7F29">
          <w:rPr>
            <w:noProof/>
            <w:webHidden/>
          </w:rPr>
          <w:fldChar w:fldCharType="separate"/>
        </w:r>
        <w:r w:rsidR="008F7F29" w:rsidRPr="008F7F29">
          <w:rPr>
            <w:noProof/>
            <w:webHidden/>
          </w:rPr>
          <w:t>1</w:t>
        </w:r>
        <w:r w:rsidRPr="008F7F29">
          <w:rPr>
            <w:noProof/>
            <w:webHidden/>
          </w:rPr>
          <w:fldChar w:fldCharType="end"/>
        </w:r>
      </w:hyperlink>
    </w:p>
    <w:p w:rsidR="006510FA" w:rsidRDefault="00205605">
      <w:pPr>
        <w:pStyle w:val="11"/>
        <w:spacing w:before="78" w:after="78"/>
        <w:rPr>
          <w:rFonts w:asciiTheme="minorHAnsi" w:eastAsiaTheme="minorEastAsia" w:hAnsiTheme="minorHAnsi" w:cstheme="minorBidi"/>
          <w:noProof/>
          <w:szCs w:val="22"/>
        </w:rPr>
      </w:pPr>
      <w:hyperlink w:anchor="_Toc430247251" w:history="1">
        <w:r w:rsidR="008F7F29">
          <w:rPr>
            <w:rStyle w:val="afff2"/>
          </w:rPr>
          <w:t>2</w:t>
        </w:r>
        <w:r w:rsidR="00964C5D">
          <w:rPr>
            <w:rStyle w:val="afff2"/>
            <w:rFonts w:hint="eastAsia"/>
          </w:rPr>
          <w:t xml:space="preserve">　</w:t>
        </w:r>
        <w:r w:rsidR="008F7F29">
          <w:rPr>
            <w:rStyle w:val="afff2"/>
            <w:rFonts w:hint="eastAsia"/>
          </w:rPr>
          <w:t>规范性引用文件</w:t>
        </w:r>
        <w:r w:rsidR="008F7F29" w:rsidRPr="008F7F29">
          <w:rPr>
            <w:noProof/>
            <w:webHidden/>
          </w:rPr>
          <w:tab/>
        </w:r>
        <w:r w:rsidRPr="008F7F29">
          <w:rPr>
            <w:noProof/>
            <w:webHidden/>
          </w:rPr>
          <w:fldChar w:fldCharType="begin" w:fldLock="1"/>
        </w:r>
        <w:r w:rsidR="008F7F29" w:rsidRPr="008F7F29">
          <w:rPr>
            <w:noProof/>
            <w:webHidden/>
          </w:rPr>
          <w:instrText xml:space="preserve"> PAGEREF _Toc430247251 \h </w:instrText>
        </w:r>
        <w:r w:rsidRPr="008F7F29">
          <w:rPr>
            <w:noProof/>
            <w:webHidden/>
          </w:rPr>
        </w:r>
        <w:r w:rsidRPr="008F7F29">
          <w:rPr>
            <w:noProof/>
            <w:webHidden/>
          </w:rPr>
          <w:fldChar w:fldCharType="separate"/>
        </w:r>
        <w:r w:rsidR="008F7F29" w:rsidRPr="008F7F29">
          <w:rPr>
            <w:noProof/>
            <w:webHidden/>
          </w:rPr>
          <w:t>1</w:t>
        </w:r>
        <w:r w:rsidRPr="008F7F29">
          <w:rPr>
            <w:noProof/>
            <w:webHidden/>
          </w:rPr>
          <w:fldChar w:fldCharType="end"/>
        </w:r>
      </w:hyperlink>
    </w:p>
    <w:p w:rsidR="006510FA" w:rsidRDefault="00205605">
      <w:pPr>
        <w:pStyle w:val="11"/>
        <w:spacing w:before="78" w:after="78"/>
        <w:rPr>
          <w:rFonts w:asciiTheme="minorHAnsi" w:eastAsiaTheme="minorEastAsia" w:hAnsiTheme="minorHAnsi" w:cstheme="minorBidi"/>
          <w:noProof/>
          <w:szCs w:val="22"/>
        </w:rPr>
      </w:pPr>
      <w:hyperlink w:anchor="_Toc430247253" w:history="1">
        <w:r w:rsidR="008F7F29">
          <w:rPr>
            <w:rStyle w:val="afff2"/>
          </w:rPr>
          <w:t>3</w:t>
        </w:r>
        <w:r w:rsidR="00964C5D">
          <w:rPr>
            <w:rStyle w:val="afff2"/>
            <w:rFonts w:hint="eastAsia"/>
          </w:rPr>
          <w:t xml:space="preserve">　</w:t>
        </w:r>
        <w:r w:rsidR="008F7F29">
          <w:rPr>
            <w:rStyle w:val="afff2"/>
            <w:rFonts w:hint="eastAsia"/>
          </w:rPr>
          <w:t>术语和定义</w:t>
        </w:r>
        <w:r w:rsidR="008F7F29" w:rsidRPr="008F7F29">
          <w:rPr>
            <w:noProof/>
            <w:webHidden/>
          </w:rPr>
          <w:tab/>
        </w:r>
        <w:r w:rsidRPr="008F7F29">
          <w:rPr>
            <w:noProof/>
            <w:webHidden/>
          </w:rPr>
          <w:fldChar w:fldCharType="begin" w:fldLock="1"/>
        </w:r>
        <w:r w:rsidR="008F7F29" w:rsidRPr="008F7F29">
          <w:rPr>
            <w:noProof/>
            <w:webHidden/>
          </w:rPr>
          <w:instrText xml:space="preserve"> PAGEREF _Toc430247253 \h </w:instrText>
        </w:r>
        <w:r w:rsidRPr="008F7F29">
          <w:rPr>
            <w:noProof/>
            <w:webHidden/>
          </w:rPr>
        </w:r>
        <w:r w:rsidRPr="008F7F29">
          <w:rPr>
            <w:noProof/>
            <w:webHidden/>
          </w:rPr>
          <w:fldChar w:fldCharType="separate"/>
        </w:r>
        <w:r w:rsidR="008F7F29" w:rsidRPr="008F7F29">
          <w:rPr>
            <w:noProof/>
            <w:webHidden/>
          </w:rPr>
          <w:t>1</w:t>
        </w:r>
        <w:r w:rsidRPr="008F7F29">
          <w:rPr>
            <w:noProof/>
            <w:webHidden/>
          </w:rPr>
          <w:fldChar w:fldCharType="end"/>
        </w:r>
      </w:hyperlink>
    </w:p>
    <w:p w:rsidR="006510FA" w:rsidRDefault="00205605">
      <w:pPr>
        <w:pStyle w:val="11"/>
        <w:spacing w:before="78" w:after="78"/>
        <w:rPr>
          <w:rFonts w:asciiTheme="minorHAnsi" w:eastAsiaTheme="minorEastAsia" w:hAnsiTheme="minorHAnsi" w:cstheme="minorBidi"/>
          <w:noProof/>
          <w:szCs w:val="22"/>
        </w:rPr>
      </w:pPr>
      <w:hyperlink w:anchor="_Toc430247254" w:history="1">
        <w:r w:rsidR="008F7F29">
          <w:rPr>
            <w:rStyle w:val="afff2"/>
          </w:rPr>
          <w:t>4</w:t>
        </w:r>
        <w:r w:rsidR="00964C5D">
          <w:rPr>
            <w:rStyle w:val="afff2"/>
            <w:rFonts w:hint="eastAsia"/>
          </w:rPr>
          <w:t xml:space="preserve">　</w:t>
        </w:r>
        <w:r w:rsidR="008F7F29">
          <w:rPr>
            <w:rStyle w:val="afff2"/>
            <w:rFonts w:hint="eastAsia"/>
          </w:rPr>
          <w:t>职责</w:t>
        </w:r>
        <w:r w:rsidR="008F7F29" w:rsidRPr="008F7F29">
          <w:rPr>
            <w:noProof/>
            <w:webHidden/>
          </w:rPr>
          <w:tab/>
        </w:r>
        <w:r w:rsidRPr="008F7F29">
          <w:rPr>
            <w:noProof/>
            <w:webHidden/>
          </w:rPr>
          <w:fldChar w:fldCharType="begin" w:fldLock="1"/>
        </w:r>
        <w:r w:rsidR="008F7F29" w:rsidRPr="008F7F29">
          <w:rPr>
            <w:noProof/>
            <w:webHidden/>
          </w:rPr>
          <w:instrText xml:space="preserve"> PAGEREF _Toc430247254 \h </w:instrText>
        </w:r>
        <w:r w:rsidRPr="008F7F29">
          <w:rPr>
            <w:noProof/>
            <w:webHidden/>
          </w:rPr>
        </w:r>
        <w:r w:rsidRPr="008F7F29">
          <w:rPr>
            <w:noProof/>
            <w:webHidden/>
          </w:rPr>
          <w:fldChar w:fldCharType="separate"/>
        </w:r>
        <w:r w:rsidR="008F7F29" w:rsidRPr="008F7F29">
          <w:rPr>
            <w:noProof/>
            <w:webHidden/>
          </w:rPr>
          <w:t>1</w:t>
        </w:r>
        <w:r w:rsidRPr="008F7F29">
          <w:rPr>
            <w:noProof/>
            <w:webHidden/>
          </w:rPr>
          <w:fldChar w:fldCharType="end"/>
        </w:r>
      </w:hyperlink>
    </w:p>
    <w:p w:rsidR="006510FA" w:rsidRDefault="00205605">
      <w:pPr>
        <w:pStyle w:val="11"/>
        <w:spacing w:before="78" w:after="78"/>
        <w:rPr>
          <w:rFonts w:asciiTheme="minorHAnsi" w:eastAsiaTheme="minorEastAsia" w:hAnsiTheme="minorHAnsi" w:cstheme="minorBidi"/>
          <w:noProof/>
          <w:szCs w:val="22"/>
        </w:rPr>
      </w:pPr>
      <w:hyperlink w:anchor="_Toc430247255" w:history="1">
        <w:r w:rsidR="008F7F29">
          <w:rPr>
            <w:rStyle w:val="afff2"/>
          </w:rPr>
          <w:t>5</w:t>
        </w:r>
        <w:r w:rsidR="00964C5D">
          <w:rPr>
            <w:rStyle w:val="afff2"/>
            <w:rFonts w:hint="eastAsia"/>
          </w:rPr>
          <w:t xml:space="preserve">　</w:t>
        </w:r>
        <w:r w:rsidR="00750F85">
          <w:rPr>
            <w:rStyle w:val="afff2"/>
            <w:rFonts w:hint="eastAsia"/>
          </w:rPr>
          <w:t>管理内容及要求</w:t>
        </w:r>
        <w:r w:rsidR="008F7F29" w:rsidRPr="008F7F29">
          <w:rPr>
            <w:noProof/>
            <w:webHidden/>
          </w:rPr>
          <w:tab/>
        </w:r>
        <w:r w:rsidRPr="008F7F29">
          <w:rPr>
            <w:noProof/>
            <w:webHidden/>
          </w:rPr>
          <w:fldChar w:fldCharType="begin" w:fldLock="1"/>
        </w:r>
        <w:r w:rsidR="008F7F29" w:rsidRPr="008F7F29">
          <w:rPr>
            <w:noProof/>
            <w:webHidden/>
          </w:rPr>
          <w:instrText xml:space="preserve"> PAGEREF _Toc430247255 \h </w:instrText>
        </w:r>
        <w:r w:rsidRPr="008F7F29">
          <w:rPr>
            <w:noProof/>
            <w:webHidden/>
          </w:rPr>
        </w:r>
        <w:r w:rsidRPr="008F7F29">
          <w:rPr>
            <w:noProof/>
            <w:webHidden/>
          </w:rPr>
          <w:fldChar w:fldCharType="separate"/>
        </w:r>
        <w:r w:rsidR="008F7F29" w:rsidRPr="008F7F29">
          <w:rPr>
            <w:noProof/>
            <w:webHidden/>
          </w:rPr>
          <w:t>2</w:t>
        </w:r>
        <w:r w:rsidRPr="008F7F29">
          <w:rPr>
            <w:noProof/>
            <w:webHidden/>
          </w:rPr>
          <w:fldChar w:fldCharType="end"/>
        </w:r>
      </w:hyperlink>
    </w:p>
    <w:p w:rsidR="006510FA" w:rsidRDefault="00205605">
      <w:pPr>
        <w:pStyle w:val="11"/>
        <w:spacing w:before="78" w:after="78"/>
        <w:rPr>
          <w:rFonts w:asciiTheme="minorHAnsi" w:eastAsiaTheme="minorEastAsia" w:hAnsiTheme="minorHAnsi" w:cstheme="minorBidi"/>
          <w:noProof/>
          <w:szCs w:val="22"/>
        </w:rPr>
      </w:pPr>
      <w:hyperlink w:anchor="_Toc430247256" w:history="1">
        <w:r w:rsidR="008F7F29">
          <w:rPr>
            <w:rStyle w:val="afff2"/>
          </w:rPr>
          <w:t>6</w:t>
        </w:r>
        <w:r w:rsidR="00964C5D">
          <w:rPr>
            <w:rStyle w:val="afff2"/>
            <w:rFonts w:hint="eastAsia"/>
          </w:rPr>
          <w:t xml:space="preserve">　</w:t>
        </w:r>
        <w:r w:rsidR="008F7F29">
          <w:rPr>
            <w:rStyle w:val="afff2"/>
            <w:rFonts w:hint="eastAsia"/>
          </w:rPr>
          <w:t>报告和记录</w:t>
        </w:r>
        <w:r w:rsidR="008F7F29" w:rsidRPr="008F7F29">
          <w:rPr>
            <w:noProof/>
            <w:webHidden/>
          </w:rPr>
          <w:tab/>
        </w:r>
        <w:r w:rsidRPr="008F7F29">
          <w:rPr>
            <w:noProof/>
            <w:webHidden/>
          </w:rPr>
          <w:fldChar w:fldCharType="begin" w:fldLock="1"/>
        </w:r>
        <w:r w:rsidR="008F7F29" w:rsidRPr="008F7F29">
          <w:rPr>
            <w:noProof/>
            <w:webHidden/>
          </w:rPr>
          <w:instrText xml:space="preserve"> PAGEREF _Toc430247256 \h </w:instrText>
        </w:r>
        <w:r w:rsidRPr="008F7F29">
          <w:rPr>
            <w:noProof/>
            <w:webHidden/>
          </w:rPr>
        </w:r>
        <w:r w:rsidRPr="008F7F29">
          <w:rPr>
            <w:noProof/>
            <w:webHidden/>
          </w:rPr>
          <w:fldChar w:fldCharType="separate"/>
        </w:r>
        <w:r w:rsidR="008F7F29" w:rsidRPr="008F7F29">
          <w:rPr>
            <w:noProof/>
            <w:webHidden/>
          </w:rPr>
          <w:t>4</w:t>
        </w:r>
        <w:r w:rsidRPr="008F7F29">
          <w:rPr>
            <w:noProof/>
            <w:webHidden/>
          </w:rPr>
          <w:fldChar w:fldCharType="end"/>
        </w:r>
      </w:hyperlink>
    </w:p>
    <w:p w:rsidR="00A47767" w:rsidRDefault="00A47767">
      <w:pPr>
        <w:pStyle w:val="11"/>
        <w:spacing w:before="78" w:after="78"/>
      </w:pPr>
    </w:p>
    <w:p w:rsidR="006510FA" w:rsidRDefault="00205605">
      <w:pPr>
        <w:pStyle w:val="11"/>
        <w:spacing w:before="78" w:after="78"/>
      </w:pPr>
      <w:hyperlink w:anchor="_Toc430247257" w:history="1">
        <w:r w:rsidR="008F7F29">
          <w:rPr>
            <w:rStyle w:val="afff2"/>
            <w:rFonts w:hint="eastAsia"/>
          </w:rPr>
          <w:t>附录</w:t>
        </w:r>
        <w:r w:rsidR="008F7F29">
          <w:rPr>
            <w:rStyle w:val="afff2"/>
          </w:rPr>
          <w:t>A</w:t>
        </w:r>
        <w:r w:rsidR="008F7F29">
          <w:rPr>
            <w:rStyle w:val="afff2"/>
            <w:rFonts w:hint="eastAsia"/>
          </w:rPr>
          <w:t>（规范性附录）</w:t>
        </w:r>
        <w:r w:rsidR="00964C5D">
          <w:rPr>
            <w:rStyle w:val="afff2"/>
          </w:rPr>
          <w:t xml:space="preserve">　</w:t>
        </w:r>
        <w:r w:rsidR="008F7F29">
          <w:rPr>
            <w:rStyle w:val="afff2"/>
            <w:rFonts w:hint="eastAsia"/>
          </w:rPr>
          <w:t>分公司安全生产经费使用台账</w:t>
        </w:r>
        <w:r w:rsidR="008F7F29" w:rsidRPr="008F7F29">
          <w:rPr>
            <w:noProof/>
            <w:webHidden/>
          </w:rPr>
          <w:tab/>
        </w:r>
        <w:r w:rsidRPr="008F7F29">
          <w:rPr>
            <w:noProof/>
            <w:webHidden/>
          </w:rPr>
          <w:fldChar w:fldCharType="begin" w:fldLock="1"/>
        </w:r>
        <w:r w:rsidR="008F7F29" w:rsidRPr="008F7F29">
          <w:rPr>
            <w:noProof/>
            <w:webHidden/>
          </w:rPr>
          <w:instrText xml:space="preserve"> PAGEREF _Toc430247257 \h </w:instrText>
        </w:r>
        <w:r w:rsidRPr="008F7F29">
          <w:rPr>
            <w:noProof/>
            <w:webHidden/>
          </w:rPr>
        </w:r>
        <w:r w:rsidRPr="008F7F29">
          <w:rPr>
            <w:noProof/>
            <w:webHidden/>
          </w:rPr>
          <w:fldChar w:fldCharType="separate"/>
        </w:r>
        <w:r w:rsidR="008F7F29" w:rsidRPr="008F7F29">
          <w:rPr>
            <w:noProof/>
            <w:webHidden/>
          </w:rPr>
          <w:t>1</w:t>
        </w:r>
        <w:r w:rsidRPr="008F7F29">
          <w:rPr>
            <w:noProof/>
            <w:webHidden/>
          </w:rPr>
          <w:fldChar w:fldCharType="end"/>
        </w:r>
      </w:hyperlink>
    </w:p>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Default="00FC3DE5" w:rsidP="00FC3DE5"/>
    <w:p w:rsidR="00FC3DE5" w:rsidRPr="007D2FE3" w:rsidRDefault="00FC3DE5" w:rsidP="00FC3DE5">
      <w:pPr>
        <w:pStyle w:val="affffc"/>
        <w:spacing w:before="156" w:after="156"/>
        <w:outlineLvl w:val="9"/>
        <w:rPr>
          <w:sz w:val="24"/>
          <w:szCs w:val="24"/>
        </w:rPr>
      </w:pPr>
      <w:bookmarkStart w:id="10" w:name="_Toc430183995"/>
      <w:bookmarkStart w:id="11" w:name="_Toc430184054"/>
      <w:bookmarkStart w:id="12" w:name="_Toc430184124"/>
      <w:bookmarkStart w:id="13" w:name="_Toc430247249"/>
      <w:r w:rsidRPr="007D2FE3">
        <w:rPr>
          <w:rFonts w:hint="eastAsia"/>
          <w:sz w:val="24"/>
          <w:szCs w:val="24"/>
        </w:rPr>
        <w:lastRenderedPageBreak/>
        <w:t>文本修订记录</w:t>
      </w:r>
      <w:bookmarkEnd w:id="10"/>
      <w:bookmarkEnd w:id="11"/>
      <w:bookmarkEnd w:id="12"/>
      <w:bookmarkEnd w:id="13"/>
    </w:p>
    <w:p w:rsidR="00FC3DE5" w:rsidRPr="007D2FE3" w:rsidRDefault="00FC3DE5" w:rsidP="00FC3DE5">
      <w:pPr>
        <w:pStyle w:val="afe"/>
        <w:ind w:right="110"/>
        <w:jc w:val="right"/>
      </w:pPr>
      <w:r>
        <w:rPr>
          <w:rFonts w:hint="eastAsia"/>
        </w:rPr>
        <w:t>Q</w:t>
      </w:r>
      <w:r w:rsidRPr="007D2FE3">
        <w:rPr>
          <w:rFonts w:hint="eastAsia"/>
        </w:rPr>
        <w:t>/ZGYY</w:t>
      </w:r>
      <w:r>
        <w:rPr>
          <w:rFonts w:hint="eastAsia"/>
        </w:rPr>
        <w:t xml:space="preserve"> G-AJ019</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95"/>
        <w:gridCol w:w="1595"/>
        <w:gridCol w:w="1454"/>
        <w:gridCol w:w="1736"/>
        <w:gridCol w:w="1595"/>
        <w:gridCol w:w="1772"/>
      </w:tblGrid>
      <w:tr w:rsidR="00FC3DE5" w:rsidRPr="007D2FE3" w:rsidTr="00C92AB7">
        <w:tc>
          <w:tcPr>
            <w:tcW w:w="1595"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首次编写日期</w:t>
            </w:r>
          </w:p>
        </w:tc>
        <w:tc>
          <w:tcPr>
            <w:tcW w:w="1595"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版本</w:t>
            </w:r>
          </w:p>
        </w:tc>
        <w:tc>
          <w:tcPr>
            <w:tcW w:w="1454"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编制</w:t>
            </w:r>
          </w:p>
        </w:tc>
        <w:tc>
          <w:tcPr>
            <w:tcW w:w="1736"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归口管理负责人</w:t>
            </w:r>
          </w:p>
        </w:tc>
        <w:tc>
          <w:tcPr>
            <w:tcW w:w="1595"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审核</w:t>
            </w:r>
          </w:p>
        </w:tc>
        <w:tc>
          <w:tcPr>
            <w:tcW w:w="1772"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批准</w:t>
            </w:r>
          </w:p>
        </w:tc>
      </w:tr>
      <w:tr w:rsidR="00FC3DE5" w:rsidRPr="007D2FE3" w:rsidTr="00C92AB7">
        <w:trPr>
          <w:trHeight w:val="851"/>
        </w:trPr>
        <w:tc>
          <w:tcPr>
            <w:tcW w:w="1595"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2015.9</w:t>
            </w:r>
            <w:r w:rsidRPr="007D2FE3">
              <w:rPr>
                <w:rFonts w:ascii="宋体" w:hAnsi="宋体" w:hint="eastAsia"/>
                <w:kern w:val="0"/>
                <w:szCs w:val="21"/>
              </w:rPr>
              <w:t>.</w:t>
            </w:r>
            <w:r>
              <w:rPr>
                <w:rFonts w:ascii="宋体" w:hAnsi="宋体" w:hint="eastAsia"/>
                <w:kern w:val="0"/>
                <w:szCs w:val="21"/>
              </w:rPr>
              <w:t>10</w:t>
            </w:r>
          </w:p>
        </w:tc>
        <w:tc>
          <w:tcPr>
            <w:tcW w:w="1595"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A/1</w:t>
            </w:r>
          </w:p>
        </w:tc>
        <w:tc>
          <w:tcPr>
            <w:tcW w:w="1454"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胡帅博</w:t>
            </w:r>
          </w:p>
        </w:tc>
        <w:tc>
          <w:tcPr>
            <w:tcW w:w="1736"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1595"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1772"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bl>
    <w:p w:rsidR="00FC3DE5" w:rsidRPr="007D2FE3" w:rsidRDefault="00FC3DE5" w:rsidP="00FC3DE5"/>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101"/>
        <w:gridCol w:w="567"/>
        <w:gridCol w:w="4677"/>
        <w:gridCol w:w="851"/>
        <w:gridCol w:w="850"/>
        <w:gridCol w:w="851"/>
        <w:gridCol w:w="850"/>
      </w:tblGrid>
      <w:tr w:rsidR="00FC3DE5" w:rsidRPr="007D2FE3" w:rsidTr="00C92AB7">
        <w:tc>
          <w:tcPr>
            <w:tcW w:w="1101"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修订日期</w:t>
            </w:r>
          </w:p>
        </w:tc>
        <w:tc>
          <w:tcPr>
            <w:tcW w:w="567"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版本</w:t>
            </w:r>
          </w:p>
        </w:tc>
        <w:tc>
          <w:tcPr>
            <w:tcW w:w="4677"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主要修订内容</w:t>
            </w:r>
          </w:p>
        </w:tc>
        <w:tc>
          <w:tcPr>
            <w:tcW w:w="851"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修订人</w:t>
            </w:r>
          </w:p>
        </w:tc>
        <w:tc>
          <w:tcPr>
            <w:tcW w:w="850"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归口管理负责人</w:t>
            </w:r>
          </w:p>
        </w:tc>
        <w:tc>
          <w:tcPr>
            <w:tcW w:w="851"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审核</w:t>
            </w:r>
          </w:p>
        </w:tc>
        <w:tc>
          <w:tcPr>
            <w:tcW w:w="850" w:type="dxa"/>
            <w:tcBorders>
              <w:top w:val="single" w:sz="4" w:space="0" w:color="000000"/>
              <w:left w:val="single" w:sz="4" w:space="0" w:color="000000"/>
              <w:bottom w:val="single" w:sz="4" w:space="0" w:color="000000"/>
              <w:right w:val="single" w:sz="4" w:space="0" w:color="000000"/>
            </w:tcBorders>
            <w:vAlign w:val="center"/>
            <w:hideMark/>
          </w:tcPr>
          <w:p w:rsidR="00FC3DE5" w:rsidRPr="007D2FE3" w:rsidRDefault="00FC3DE5" w:rsidP="00C92AB7">
            <w:pPr>
              <w:jc w:val="center"/>
            </w:pPr>
            <w:r w:rsidRPr="007D2FE3">
              <w:rPr>
                <w:rFonts w:hint="eastAsia"/>
              </w:rPr>
              <w:t>批准</w:t>
            </w:r>
          </w:p>
        </w:tc>
      </w:tr>
      <w:tr w:rsidR="00FC3DE5" w:rsidRPr="007D2FE3" w:rsidTr="00C92AB7">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sidRPr="007D2FE3">
              <w:rPr>
                <w:rFonts w:hint="eastAsia"/>
              </w:rPr>
              <w:t>2015.</w:t>
            </w:r>
            <w:r>
              <w:rPr>
                <w:rFonts w:hint="eastAsia"/>
              </w:rPr>
              <w:t>9</w:t>
            </w:r>
            <w:r w:rsidRPr="007D2FE3">
              <w:rPr>
                <w:rFonts w:hint="eastAsia"/>
              </w:rPr>
              <w:t>.</w:t>
            </w:r>
            <w:r>
              <w:rPr>
                <w:rFonts w:hint="eastAsia"/>
              </w:rPr>
              <w:t>10</w:t>
            </w:r>
          </w:p>
        </w:tc>
        <w:tc>
          <w:tcPr>
            <w:tcW w:w="567"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ascii="宋体" w:hAnsi="宋体" w:hint="eastAsia"/>
                <w:kern w:val="0"/>
                <w:szCs w:val="21"/>
              </w:rPr>
              <w:t>A/1</w:t>
            </w:r>
          </w:p>
        </w:tc>
        <w:tc>
          <w:tcPr>
            <w:tcW w:w="4677" w:type="dxa"/>
            <w:tcBorders>
              <w:top w:val="single" w:sz="4" w:space="0" w:color="000000"/>
              <w:left w:val="single" w:sz="4" w:space="0" w:color="000000"/>
              <w:bottom w:val="single" w:sz="4" w:space="0" w:color="000000"/>
              <w:right w:val="single" w:sz="4" w:space="0" w:color="000000"/>
            </w:tcBorders>
            <w:vAlign w:val="center"/>
          </w:tcPr>
          <w:p w:rsidR="00FC3DE5" w:rsidRPr="00D92BCC" w:rsidRDefault="00FC3DE5" w:rsidP="00C92AB7">
            <w:pPr>
              <w:rPr>
                <w:rFonts w:ascii="黑体" w:eastAsia="黑体" w:hAnsi="黑体"/>
                <w:szCs w:val="21"/>
              </w:rPr>
            </w:pPr>
            <w:r w:rsidRPr="008F7F29">
              <w:rPr>
                <w:rFonts w:ascii="黑体" w:eastAsia="黑体" w:hAnsi="黑体"/>
                <w:szCs w:val="21"/>
              </w:rPr>
              <w:t>2</w:t>
            </w:r>
            <w:r w:rsidRPr="008F7F29">
              <w:rPr>
                <w:rFonts w:ascii="黑体" w:eastAsia="黑体" w:hAnsi="黑体" w:hint="eastAsia"/>
                <w:szCs w:val="21"/>
              </w:rPr>
              <w:t>引用标准</w:t>
            </w:r>
          </w:p>
          <w:p w:rsidR="00FC3DE5" w:rsidRDefault="00FC3DE5" w:rsidP="00C92AB7">
            <w:pPr>
              <w:pStyle w:val="afe"/>
              <w:ind w:firstLineChars="0" w:firstLine="0"/>
              <w:rPr>
                <w:rFonts w:ascii="黑体" w:eastAsia="黑体" w:hAnsi="黑体"/>
              </w:rPr>
            </w:pPr>
            <w:r w:rsidRPr="008F7F29">
              <w:rPr>
                <w:rFonts w:ascii="黑体" w:eastAsia="黑体" w:hAnsi="黑体" w:hint="eastAsia"/>
              </w:rPr>
              <w:t>删除《郑州市轨道交通有限公司运营分公司2014年度全面预算》</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hint="eastAsia"/>
              </w:rPr>
              <w:t>胡帅博</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r w:rsidR="00FC3DE5" w:rsidRPr="007D2FE3" w:rsidTr="00C92AB7">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sidRPr="007D2FE3">
              <w:rPr>
                <w:rFonts w:hint="eastAsia"/>
              </w:rPr>
              <w:t>2015.</w:t>
            </w:r>
            <w:r>
              <w:rPr>
                <w:rFonts w:hint="eastAsia"/>
              </w:rPr>
              <w:t>9</w:t>
            </w:r>
            <w:r w:rsidRPr="007D2FE3">
              <w:rPr>
                <w:rFonts w:hint="eastAsia"/>
              </w:rPr>
              <w:t>.</w:t>
            </w:r>
            <w:r>
              <w:rPr>
                <w:rFonts w:hint="eastAsia"/>
              </w:rPr>
              <w:t>10</w:t>
            </w:r>
          </w:p>
        </w:tc>
        <w:tc>
          <w:tcPr>
            <w:tcW w:w="567"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ascii="宋体" w:hAnsi="宋体" w:hint="eastAsia"/>
                <w:kern w:val="0"/>
                <w:szCs w:val="21"/>
              </w:rPr>
              <w:t>A/1</w:t>
            </w:r>
          </w:p>
        </w:tc>
        <w:tc>
          <w:tcPr>
            <w:tcW w:w="4677" w:type="dxa"/>
            <w:tcBorders>
              <w:top w:val="single" w:sz="4" w:space="0" w:color="000000"/>
              <w:left w:val="single" w:sz="4" w:space="0" w:color="000000"/>
              <w:bottom w:val="single" w:sz="4" w:space="0" w:color="000000"/>
              <w:right w:val="single" w:sz="4" w:space="0" w:color="000000"/>
            </w:tcBorders>
            <w:vAlign w:val="center"/>
          </w:tcPr>
          <w:p w:rsidR="00FC3DE5" w:rsidRDefault="00FC3DE5" w:rsidP="00FC3DE5">
            <w:pPr>
              <w:pStyle w:val="a4"/>
              <w:numPr>
                <w:ilvl w:val="0"/>
                <w:numId w:val="0"/>
              </w:numPr>
              <w:spacing w:before="156" w:after="156"/>
              <w:rPr>
                <w:rFonts w:hAnsi="黑体"/>
              </w:rPr>
            </w:pPr>
            <w:bookmarkStart w:id="14" w:name="_Toc430184055"/>
            <w:r w:rsidRPr="008F7F29">
              <w:rPr>
                <w:rFonts w:hAnsi="黑体"/>
              </w:rPr>
              <w:t>4.4各部门应根据经批准的安全费用投入使用计划及时实施，并建立本部门的安全费用管理台账。（参照附录A</w:t>
            </w:r>
            <w:r w:rsidRPr="008F7F29">
              <w:rPr>
                <w:rFonts w:hAnsi="黑体" w:hint="eastAsia"/>
              </w:rPr>
              <w:t>）</w:t>
            </w:r>
            <w:bookmarkEnd w:id="14"/>
          </w:p>
          <w:p w:rsidR="00FC3DE5" w:rsidRDefault="00FC3DE5" w:rsidP="00FC3DE5">
            <w:pPr>
              <w:pStyle w:val="a4"/>
              <w:numPr>
                <w:ilvl w:val="0"/>
                <w:numId w:val="0"/>
              </w:numPr>
              <w:spacing w:before="156" w:after="156"/>
              <w:rPr>
                <w:rFonts w:hAnsi="黑体"/>
              </w:rPr>
            </w:pPr>
            <w:bookmarkStart w:id="15" w:name="_Toc430184056"/>
            <w:r w:rsidRPr="008F7F29">
              <w:rPr>
                <w:rFonts w:hAnsi="黑体" w:hint="eastAsia"/>
              </w:rPr>
              <w:t>修改为：</w:t>
            </w:r>
            <w:bookmarkEnd w:id="15"/>
          </w:p>
          <w:p w:rsidR="00FC3DE5" w:rsidRDefault="00FC3DE5" w:rsidP="00FC3DE5">
            <w:pPr>
              <w:pStyle w:val="a4"/>
              <w:numPr>
                <w:ilvl w:val="0"/>
                <w:numId w:val="0"/>
              </w:numPr>
              <w:spacing w:before="156" w:after="156"/>
              <w:rPr>
                <w:rFonts w:hAnsi="黑体"/>
              </w:rPr>
            </w:pPr>
            <w:bookmarkStart w:id="16" w:name="_Toc430184057"/>
            <w:r w:rsidRPr="008F7F29">
              <w:rPr>
                <w:rFonts w:hAnsi="黑体"/>
              </w:rPr>
              <w:t>4.4</w:t>
            </w:r>
            <w:r w:rsidRPr="008F7F29">
              <w:rPr>
                <w:rFonts w:hAnsi="黑体" w:hint="eastAsia"/>
              </w:rPr>
              <w:t>各部门应根据经批准的安全费用投入使用计划及时实施，并建立本部门的安全费用管理台账（参照附录</w:t>
            </w:r>
            <w:r w:rsidRPr="008F7F29">
              <w:rPr>
                <w:rFonts w:hAnsi="黑体"/>
              </w:rPr>
              <w:t>A</w:t>
            </w:r>
            <w:r w:rsidRPr="008F7F29">
              <w:rPr>
                <w:rFonts w:hAnsi="黑体" w:hint="eastAsia"/>
              </w:rPr>
              <w:t>），需求部门在填写事前审批表时，需与归口管理部门主管工程师进行沟通，并在归口管理部门负责人审批之前经过归口管理部门主管工程师审核。</w:t>
            </w:r>
            <w:bookmarkEnd w:id="16"/>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hint="eastAsia"/>
              </w:rPr>
              <w:t>胡帅博</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r w:rsidR="00FC3DE5" w:rsidRPr="007D2FE3" w:rsidTr="00C92AB7">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sidRPr="007D2FE3">
              <w:rPr>
                <w:rFonts w:hint="eastAsia"/>
              </w:rPr>
              <w:t>2015.</w:t>
            </w:r>
            <w:r>
              <w:rPr>
                <w:rFonts w:hint="eastAsia"/>
              </w:rPr>
              <w:t>9</w:t>
            </w:r>
            <w:r w:rsidRPr="007D2FE3">
              <w:rPr>
                <w:rFonts w:hint="eastAsia"/>
              </w:rPr>
              <w:t>.</w:t>
            </w:r>
            <w:r>
              <w:rPr>
                <w:rFonts w:hint="eastAsia"/>
              </w:rPr>
              <w:t>10</w:t>
            </w:r>
          </w:p>
        </w:tc>
        <w:tc>
          <w:tcPr>
            <w:tcW w:w="567"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ascii="宋体" w:hAnsi="宋体" w:hint="eastAsia"/>
                <w:kern w:val="0"/>
                <w:szCs w:val="21"/>
              </w:rPr>
              <w:t>A/1</w:t>
            </w:r>
          </w:p>
        </w:tc>
        <w:tc>
          <w:tcPr>
            <w:tcW w:w="4677" w:type="dxa"/>
            <w:tcBorders>
              <w:top w:val="single" w:sz="4" w:space="0" w:color="000000"/>
              <w:left w:val="single" w:sz="4" w:space="0" w:color="000000"/>
              <w:bottom w:val="single" w:sz="4" w:space="0" w:color="000000"/>
              <w:right w:val="single" w:sz="4" w:space="0" w:color="000000"/>
            </w:tcBorders>
            <w:vAlign w:val="center"/>
          </w:tcPr>
          <w:p w:rsidR="00FC3DE5" w:rsidRDefault="00FC3DE5" w:rsidP="00FC3DE5">
            <w:pPr>
              <w:pStyle w:val="a5"/>
              <w:numPr>
                <w:ilvl w:val="0"/>
                <w:numId w:val="0"/>
              </w:numPr>
              <w:spacing w:before="156" w:after="156"/>
              <w:rPr>
                <w:rFonts w:hAnsi="黑体"/>
              </w:rPr>
            </w:pPr>
            <w:bookmarkStart w:id="17" w:name="_Toc430184058"/>
            <w:r w:rsidRPr="008F7F29">
              <w:rPr>
                <w:rFonts w:hAnsi="黑体"/>
              </w:rPr>
              <w:t>5.2.1</w:t>
            </w:r>
            <w:r w:rsidRPr="008F7F29">
              <w:rPr>
                <w:rFonts w:hAnsi="黑体" w:hint="eastAsia"/>
              </w:rPr>
              <w:t>完善、改造和维护安全防护设施设备支出</w:t>
            </w:r>
            <w:bookmarkEnd w:id="17"/>
          </w:p>
          <w:p w:rsidR="00FC3DE5" w:rsidRDefault="00FC3DE5" w:rsidP="00FC3DE5">
            <w:pPr>
              <w:pStyle w:val="a5"/>
              <w:numPr>
                <w:ilvl w:val="0"/>
                <w:numId w:val="0"/>
              </w:numPr>
              <w:spacing w:before="156" w:after="156"/>
              <w:rPr>
                <w:rFonts w:hAnsi="黑体"/>
              </w:rPr>
            </w:pPr>
            <w:bookmarkStart w:id="18" w:name="_Toc430184059"/>
            <w:r w:rsidRPr="008F7F29">
              <w:rPr>
                <w:rFonts w:hAnsi="黑体" w:hint="eastAsia"/>
              </w:rPr>
              <w:t>修改为：</w:t>
            </w:r>
            <w:bookmarkEnd w:id="18"/>
          </w:p>
          <w:p w:rsidR="00FC3DE5" w:rsidRDefault="00FC3DE5" w:rsidP="00FC3DE5">
            <w:pPr>
              <w:pStyle w:val="a5"/>
              <w:numPr>
                <w:ilvl w:val="0"/>
                <w:numId w:val="0"/>
              </w:numPr>
              <w:spacing w:before="156" w:after="156"/>
              <w:rPr>
                <w:rFonts w:hAnsi="黑体"/>
              </w:rPr>
            </w:pPr>
            <w:bookmarkStart w:id="19" w:name="_Toc430184060"/>
            <w:r w:rsidRPr="008F7F29">
              <w:rPr>
                <w:rFonts w:hAnsi="黑体" w:hint="eastAsia"/>
              </w:rPr>
              <w:t>5.2.1完善、改造和维护安全防护设施设备支出（不含“三同时”要求初期投入的安全设施）。</w:t>
            </w:r>
            <w:bookmarkEnd w:id="19"/>
          </w:p>
          <w:p w:rsidR="00FC3DE5" w:rsidRDefault="00FC3DE5" w:rsidP="00C92AB7">
            <w:pPr>
              <w:pStyle w:val="a"/>
              <w:rPr>
                <w:rFonts w:ascii="黑体" w:eastAsia="黑体" w:hAnsi="黑体"/>
              </w:rPr>
            </w:pPr>
            <w:r w:rsidRPr="008F7F29">
              <w:rPr>
                <w:rFonts w:ascii="黑体" w:eastAsia="黑体" w:hAnsi="黑体" w:hint="eastAsia"/>
              </w:rPr>
              <w:t>“四口”(楼梯口、电梯井口、预留洞口、通道口)、“五临边”（未安装栏杆的平台临边、无外架防护的层面临边、升降口临边、基坑临边、上下斜道临边）等防护、防滑设施；</w:t>
            </w:r>
          </w:p>
          <w:p w:rsidR="00FC3DE5" w:rsidRDefault="00FC3DE5" w:rsidP="00C92AB7">
            <w:pPr>
              <w:pStyle w:val="a"/>
              <w:rPr>
                <w:rFonts w:ascii="黑体" w:eastAsia="黑体" w:hAnsi="黑体"/>
              </w:rPr>
            </w:pPr>
            <w:r w:rsidRPr="008F7F29">
              <w:rPr>
                <w:rFonts w:ascii="黑体" w:eastAsia="黑体" w:hAnsi="黑体" w:hint="eastAsia"/>
              </w:rPr>
              <w:t>作业中防止物体、人员坠落以及交叉作业需设置的安全网、棚、护栏等；</w:t>
            </w:r>
          </w:p>
          <w:p w:rsidR="00FC3DE5" w:rsidRDefault="00FC3DE5" w:rsidP="00C92AB7">
            <w:pPr>
              <w:pStyle w:val="a"/>
              <w:rPr>
                <w:rFonts w:hAnsi="黑体"/>
              </w:rPr>
            </w:pPr>
            <w:r w:rsidRPr="008F7F29">
              <w:rPr>
                <w:rFonts w:ascii="黑体" w:eastAsia="黑体" w:hAnsi="黑体" w:hint="eastAsia"/>
              </w:rPr>
              <w:t>其他各类安全警示、设施和标识标牌。</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hint="eastAsia"/>
              </w:rPr>
              <w:t>胡帅博</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r w:rsidR="00FC3DE5" w:rsidRPr="007D2FE3" w:rsidTr="00C92AB7">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sidRPr="007D2FE3">
              <w:rPr>
                <w:rFonts w:hint="eastAsia"/>
              </w:rPr>
              <w:t>2015.</w:t>
            </w:r>
            <w:r>
              <w:rPr>
                <w:rFonts w:hint="eastAsia"/>
              </w:rPr>
              <w:t>9</w:t>
            </w:r>
            <w:r w:rsidRPr="007D2FE3">
              <w:rPr>
                <w:rFonts w:hint="eastAsia"/>
              </w:rPr>
              <w:t>.</w:t>
            </w:r>
            <w:r>
              <w:rPr>
                <w:rFonts w:hint="eastAsia"/>
              </w:rPr>
              <w:t>10</w:t>
            </w:r>
          </w:p>
        </w:tc>
        <w:tc>
          <w:tcPr>
            <w:tcW w:w="567"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ascii="宋体" w:hAnsi="宋体" w:hint="eastAsia"/>
                <w:kern w:val="0"/>
                <w:szCs w:val="21"/>
              </w:rPr>
              <w:t>A/1</w:t>
            </w:r>
          </w:p>
        </w:tc>
        <w:tc>
          <w:tcPr>
            <w:tcW w:w="4677" w:type="dxa"/>
            <w:tcBorders>
              <w:top w:val="single" w:sz="4" w:space="0" w:color="000000"/>
              <w:left w:val="single" w:sz="4" w:space="0" w:color="000000"/>
              <w:bottom w:val="single" w:sz="4" w:space="0" w:color="000000"/>
              <w:right w:val="single" w:sz="4" w:space="0" w:color="000000"/>
            </w:tcBorders>
            <w:vAlign w:val="center"/>
          </w:tcPr>
          <w:p w:rsidR="00FC3DE5" w:rsidRDefault="00FC3DE5" w:rsidP="00FC3DE5">
            <w:pPr>
              <w:pStyle w:val="a5"/>
              <w:numPr>
                <w:ilvl w:val="0"/>
                <w:numId w:val="0"/>
              </w:numPr>
              <w:spacing w:before="156" w:after="156"/>
              <w:rPr>
                <w:rFonts w:hAnsi="黑体"/>
              </w:rPr>
            </w:pPr>
            <w:bookmarkStart w:id="20" w:name="_Toc430184061"/>
            <w:r w:rsidRPr="008F7F29">
              <w:rPr>
                <w:rFonts w:hAnsi="黑体"/>
              </w:rPr>
              <w:t>5.2.2</w:t>
            </w:r>
            <w:r w:rsidRPr="008F7F29">
              <w:rPr>
                <w:rFonts w:hAnsi="黑体" w:hint="eastAsia"/>
              </w:rPr>
              <w:t>配备、维护、保养应急救援器材、设备支出和应急演练支出。</w:t>
            </w:r>
            <w:bookmarkEnd w:id="20"/>
          </w:p>
          <w:p w:rsidR="00FC3DE5" w:rsidRDefault="00FC3DE5" w:rsidP="00FC3DE5">
            <w:pPr>
              <w:pStyle w:val="a5"/>
              <w:numPr>
                <w:ilvl w:val="0"/>
                <w:numId w:val="0"/>
              </w:numPr>
              <w:spacing w:before="156" w:after="156"/>
              <w:rPr>
                <w:rFonts w:hAnsi="黑体"/>
              </w:rPr>
            </w:pPr>
            <w:bookmarkStart w:id="21" w:name="_Toc430184062"/>
            <w:r w:rsidRPr="008F7F29">
              <w:rPr>
                <w:rFonts w:hAnsi="黑体" w:hint="eastAsia"/>
              </w:rPr>
              <w:lastRenderedPageBreak/>
              <w:t>增加：</w:t>
            </w:r>
            <w:bookmarkEnd w:id="21"/>
          </w:p>
          <w:p w:rsidR="00FC3DE5" w:rsidRDefault="00FC3DE5" w:rsidP="00FC3DE5">
            <w:pPr>
              <w:pStyle w:val="a"/>
              <w:numPr>
                <w:ilvl w:val="0"/>
                <w:numId w:val="62"/>
              </w:numPr>
              <w:rPr>
                <w:rFonts w:ascii="黑体" w:eastAsia="黑体" w:hAnsi="黑体"/>
              </w:rPr>
            </w:pPr>
            <w:r w:rsidRPr="008F7F29">
              <w:rPr>
                <w:rFonts w:ascii="黑体" w:eastAsia="黑体" w:hAnsi="黑体" w:hint="eastAsia"/>
              </w:rPr>
              <w:t>应急预案评审支出；</w:t>
            </w:r>
          </w:p>
          <w:p w:rsidR="00FC3DE5" w:rsidRDefault="00FC3DE5" w:rsidP="00C92AB7">
            <w:pPr>
              <w:pStyle w:val="a"/>
              <w:rPr>
                <w:rFonts w:ascii="黑体" w:eastAsia="黑体" w:hAnsi="黑体"/>
              </w:rPr>
            </w:pPr>
            <w:r w:rsidRPr="008F7F29">
              <w:rPr>
                <w:rFonts w:ascii="黑体" w:eastAsia="黑体" w:hAnsi="黑体" w:hint="eastAsia"/>
              </w:rPr>
              <w:t>各项应急演练支出，包括演练所需物资材料费用等；</w:t>
            </w:r>
          </w:p>
          <w:p w:rsidR="00FC3DE5" w:rsidRDefault="00FC3DE5" w:rsidP="00C92AB7">
            <w:pPr>
              <w:pStyle w:val="a"/>
              <w:rPr>
                <w:rFonts w:hAnsi="黑体"/>
              </w:rPr>
            </w:pPr>
            <w:r w:rsidRPr="008F7F29">
              <w:rPr>
                <w:rFonts w:ascii="黑体" w:eastAsia="黑体" w:hAnsi="黑体" w:hint="eastAsia"/>
              </w:rPr>
              <w:t>其他应急管理的支出，包括日常应急演练记录本等。</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hint="eastAsia"/>
              </w:rPr>
              <w:lastRenderedPageBreak/>
              <w:t>胡帅博</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r w:rsidR="00FC3DE5" w:rsidRPr="007D2FE3" w:rsidTr="00C92AB7">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sidRPr="007D2FE3">
              <w:rPr>
                <w:rFonts w:hint="eastAsia"/>
              </w:rPr>
              <w:lastRenderedPageBreak/>
              <w:t>2015.</w:t>
            </w:r>
            <w:r>
              <w:rPr>
                <w:rFonts w:hint="eastAsia"/>
              </w:rPr>
              <w:t>9</w:t>
            </w:r>
            <w:r w:rsidRPr="007D2FE3">
              <w:rPr>
                <w:rFonts w:hint="eastAsia"/>
              </w:rPr>
              <w:t>.</w:t>
            </w:r>
            <w:r>
              <w:rPr>
                <w:rFonts w:hint="eastAsia"/>
              </w:rPr>
              <w:t>10</w:t>
            </w:r>
          </w:p>
        </w:tc>
        <w:tc>
          <w:tcPr>
            <w:tcW w:w="567"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ascii="宋体" w:hAnsi="宋体" w:hint="eastAsia"/>
                <w:kern w:val="0"/>
                <w:szCs w:val="21"/>
              </w:rPr>
              <w:t>A/1</w:t>
            </w:r>
          </w:p>
        </w:tc>
        <w:tc>
          <w:tcPr>
            <w:tcW w:w="4677" w:type="dxa"/>
            <w:tcBorders>
              <w:top w:val="single" w:sz="4" w:space="0" w:color="000000"/>
              <w:left w:val="single" w:sz="4" w:space="0" w:color="000000"/>
              <w:bottom w:val="single" w:sz="4" w:space="0" w:color="000000"/>
              <w:right w:val="single" w:sz="4" w:space="0" w:color="000000"/>
            </w:tcBorders>
            <w:vAlign w:val="center"/>
          </w:tcPr>
          <w:p w:rsidR="00FC3DE5" w:rsidRDefault="00FC3DE5" w:rsidP="00FC3DE5">
            <w:pPr>
              <w:pStyle w:val="a5"/>
              <w:numPr>
                <w:ilvl w:val="0"/>
                <w:numId w:val="0"/>
              </w:numPr>
              <w:spacing w:before="156" w:after="156"/>
              <w:rPr>
                <w:rFonts w:hAnsi="黑体"/>
              </w:rPr>
            </w:pPr>
            <w:bookmarkStart w:id="22" w:name="_Toc430184063"/>
            <w:r w:rsidRPr="008F7F29">
              <w:rPr>
                <w:rFonts w:hAnsi="黑体"/>
              </w:rPr>
              <w:t>5.2.3</w:t>
            </w:r>
            <w:r w:rsidRPr="008F7F29">
              <w:rPr>
                <w:rFonts w:hAnsi="黑体" w:hint="eastAsia"/>
              </w:rPr>
              <w:t>开展重大危险源和事故隐患评估、监控和整改支出。</w:t>
            </w:r>
            <w:bookmarkEnd w:id="22"/>
          </w:p>
          <w:p w:rsidR="00FC3DE5" w:rsidRDefault="00FC3DE5" w:rsidP="00C92AB7">
            <w:pPr>
              <w:pStyle w:val="afe"/>
              <w:ind w:firstLineChars="0" w:firstLine="0"/>
              <w:rPr>
                <w:rFonts w:hAnsi="黑体"/>
              </w:rPr>
            </w:pPr>
            <w:r w:rsidRPr="008F7F29">
              <w:rPr>
                <w:rFonts w:ascii="黑体" w:eastAsia="黑体" w:hAnsi="黑体" w:hint="eastAsia"/>
              </w:rPr>
              <w:t>增加：</w:t>
            </w:r>
          </w:p>
          <w:p w:rsidR="00FC3DE5" w:rsidRDefault="00FC3DE5" w:rsidP="00FC3DE5">
            <w:pPr>
              <w:pStyle w:val="a"/>
              <w:numPr>
                <w:ilvl w:val="0"/>
                <w:numId w:val="45"/>
              </w:numPr>
              <w:spacing w:before="240" w:after="240"/>
              <w:rPr>
                <w:rFonts w:ascii="黑体" w:eastAsia="黑体" w:hAnsi="黑体"/>
              </w:rPr>
            </w:pPr>
            <w:r w:rsidRPr="008F7F29">
              <w:rPr>
                <w:rFonts w:ascii="黑体" w:eastAsia="黑体" w:hAnsi="黑体" w:hint="eastAsia"/>
              </w:rPr>
              <w:t>危险源辨识与控制措施支出，包括配置各类硬件设施设备、购置材料、完善安全标示等；</w:t>
            </w:r>
          </w:p>
          <w:p w:rsidR="00FC3DE5" w:rsidRDefault="00FC3DE5" w:rsidP="00FC3DE5">
            <w:pPr>
              <w:pStyle w:val="a"/>
              <w:numPr>
                <w:ilvl w:val="0"/>
                <w:numId w:val="45"/>
              </w:numPr>
              <w:spacing w:before="240" w:after="240"/>
              <w:rPr>
                <w:rFonts w:ascii="黑体" w:eastAsia="黑体" w:hAnsi="黑体"/>
              </w:rPr>
            </w:pPr>
            <w:r w:rsidRPr="008F7F29">
              <w:rPr>
                <w:rFonts w:ascii="黑体" w:eastAsia="黑体" w:hAnsi="黑体" w:hint="eastAsia"/>
              </w:rPr>
              <w:t>重大事故隐患、一般事故隐患、安全缺陷的排查、治理支出，包括制度缺陷产生的咨询辅导费用、完善安全标示、配置各类硬件设施设备、购置材料费（需说明材料费用标准、来源）、人工费（须说明人工费用标准、来源）等；</w:t>
            </w:r>
          </w:p>
          <w:p w:rsidR="00FC3DE5" w:rsidRDefault="00FC3DE5" w:rsidP="00FC3DE5">
            <w:pPr>
              <w:pStyle w:val="a"/>
              <w:numPr>
                <w:ilvl w:val="0"/>
                <w:numId w:val="45"/>
              </w:numPr>
              <w:spacing w:before="120" w:after="120"/>
              <w:rPr>
                <w:rFonts w:hAnsi="黑体"/>
              </w:rPr>
            </w:pPr>
            <w:r w:rsidRPr="008F7F29">
              <w:rPr>
                <w:rFonts w:ascii="黑体" w:eastAsia="黑体" w:hAnsi="黑体" w:hint="eastAsia"/>
              </w:rPr>
              <w:t>各类危险源及隐患整改以分公司发布的最新危险源清单及隐患清单为准。</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hint="eastAsia"/>
              </w:rPr>
              <w:t>胡帅博</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r w:rsidR="00FC3DE5" w:rsidRPr="007D2FE3" w:rsidTr="00C92AB7">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sidRPr="007D2FE3">
              <w:rPr>
                <w:rFonts w:hint="eastAsia"/>
              </w:rPr>
              <w:t>2015.</w:t>
            </w:r>
            <w:r>
              <w:rPr>
                <w:rFonts w:hint="eastAsia"/>
              </w:rPr>
              <w:t>9</w:t>
            </w:r>
            <w:r w:rsidRPr="007D2FE3">
              <w:rPr>
                <w:rFonts w:hint="eastAsia"/>
              </w:rPr>
              <w:t>.</w:t>
            </w:r>
            <w:r>
              <w:rPr>
                <w:rFonts w:hint="eastAsia"/>
              </w:rPr>
              <w:t>10</w:t>
            </w:r>
          </w:p>
        </w:tc>
        <w:tc>
          <w:tcPr>
            <w:tcW w:w="567"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ascii="宋体" w:hAnsi="宋体" w:hint="eastAsia"/>
                <w:kern w:val="0"/>
                <w:szCs w:val="21"/>
              </w:rPr>
              <w:t>A/1</w:t>
            </w:r>
          </w:p>
        </w:tc>
        <w:tc>
          <w:tcPr>
            <w:tcW w:w="4677" w:type="dxa"/>
            <w:tcBorders>
              <w:top w:val="single" w:sz="4" w:space="0" w:color="000000"/>
              <w:left w:val="single" w:sz="4" w:space="0" w:color="000000"/>
              <w:bottom w:val="single" w:sz="4" w:space="0" w:color="000000"/>
              <w:right w:val="single" w:sz="4" w:space="0" w:color="000000"/>
            </w:tcBorders>
            <w:vAlign w:val="center"/>
          </w:tcPr>
          <w:p w:rsidR="00FC3DE5" w:rsidRDefault="00FC3DE5" w:rsidP="00FC3DE5">
            <w:pPr>
              <w:pStyle w:val="a5"/>
              <w:numPr>
                <w:ilvl w:val="0"/>
                <w:numId w:val="0"/>
              </w:numPr>
              <w:spacing w:before="156" w:after="156"/>
              <w:rPr>
                <w:rFonts w:hAnsi="黑体"/>
              </w:rPr>
            </w:pPr>
            <w:bookmarkStart w:id="23" w:name="_Toc430184064"/>
            <w:r w:rsidRPr="008F7F29">
              <w:rPr>
                <w:rFonts w:hAnsi="黑体"/>
              </w:rPr>
              <w:t>5.2.4</w:t>
            </w:r>
            <w:hyperlink r:id="rId9" w:tgtFrame="_blank" w:history="1">
              <w:r w:rsidRPr="008F7F29">
                <w:rPr>
                  <w:rFonts w:hAnsi="黑体" w:hint="eastAsia"/>
                </w:rPr>
                <w:t>安全生产检查</w:t>
              </w:r>
            </w:hyperlink>
            <w:r w:rsidRPr="008F7F29">
              <w:rPr>
                <w:rFonts w:hAnsi="黑体" w:hint="eastAsia"/>
              </w:rPr>
              <w:t>、评价（不包括新建、改建、扩建项目安全评价）、咨询及标准化建设支出。</w:t>
            </w:r>
            <w:bookmarkEnd w:id="23"/>
          </w:p>
          <w:p w:rsidR="00FC3DE5" w:rsidRDefault="00FC3DE5" w:rsidP="00C92AB7">
            <w:pPr>
              <w:pStyle w:val="afe"/>
              <w:ind w:firstLineChars="0" w:firstLine="0"/>
              <w:rPr>
                <w:rFonts w:hAnsi="黑体"/>
              </w:rPr>
            </w:pPr>
            <w:r w:rsidRPr="008F7F29">
              <w:rPr>
                <w:rFonts w:ascii="黑体" w:eastAsia="黑体" w:hAnsi="黑体" w:hint="eastAsia"/>
              </w:rPr>
              <w:t>增加：</w:t>
            </w:r>
          </w:p>
          <w:p w:rsidR="00FC3DE5" w:rsidRDefault="00FC3DE5" w:rsidP="00FC3DE5">
            <w:pPr>
              <w:pStyle w:val="a"/>
              <w:numPr>
                <w:ilvl w:val="0"/>
                <w:numId w:val="47"/>
              </w:numPr>
              <w:spacing w:before="240" w:after="240"/>
              <w:ind w:right="198"/>
              <w:rPr>
                <w:rFonts w:ascii="黑体" w:eastAsia="黑体" w:hAnsi="黑体"/>
              </w:rPr>
            </w:pPr>
            <w:r w:rsidRPr="008F7F29">
              <w:rPr>
                <w:rFonts w:ascii="黑体" w:eastAsia="黑体" w:hAnsi="黑体" w:hint="eastAsia"/>
              </w:rPr>
              <w:t>聘请专家参与安全检查和评价等费用；</w:t>
            </w:r>
          </w:p>
          <w:p w:rsidR="00FC3DE5" w:rsidRDefault="00FC3DE5" w:rsidP="00FC3DE5">
            <w:pPr>
              <w:pStyle w:val="a"/>
              <w:numPr>
                <w:ilvl w:val="0"/>
                <w:numId w:val="47"/>
              </w:numPr>
              <w:spacing w:before="240" w:after="240"/>
              <w:ind w:right="198"/>
              <w:rPr>
                <w:rFonts w:ascii="黑体" w:eastAsia="黑体" w:hAnsi="黑体"/>
              </w:rPr>
            </w:pPr>
            <w:r w:rsidRPr="008F7F29">
              <w:rPr>
                <w:rFonts w:ascii="黑体" w:eastAsia="黑体" w:hAnsi="黑体" w:hint="eastAsia"/>
              </w:rPr>
              <w:t>各级安全生产检查、督导与评价，包括印制《安全检查记录》、《奖罚通知单》、《考核通知书》等；</w:t>
            </w:r>
          </w:p>
          <w:p w:rsidR="00FC3DE5" w:rsidRDefault="00FC3DE5" w:rsidP="00FC3DE5">
            <w:pPr>
              <w:pStyle w:val="a"/>
              <w:numPr>
                <w:ilvl w:val="0"/>
                <w:numId w:val="47"/>
              </w:numPr>
              <w:spacing w:before="240" w:after="240"/>
              <w:ind w:right="198"/>
              <w:rPr>
                <w:rFonts w:ascii="黑体" w:eastAsia="黑体" w:hAnsi="黑体"/>
              </w:rPr>
            </w:pPr>
            <w:r w:rsidRPr="008F7F29">
              <w:rPr>
                <w:rFonts w:ascii="黑体" w:eastAsia="黑体" w:hAnsi="黑体" w:hint="eastAsia"/>
              </w:rPr>
              <w:t>召开安全生产专题会议等相关支出，包括专家费、差旅费、住宿费、伙食费及相关材料准备所需费用等（其中专家费须说明费用标准、依据、是否含税，差旅费、住宿费、伙食费需说明费用标准、依据）；</w:t>
            </w:r>
          </w:p>
          <w:p w:rsidR="00FC3DE5" w:rsidRDefault="00FC3DE5" w:rsidP="00FC3DE5">
            <w:pPr>
              <w:pStyle w:val="a"/>
              <w:numPr>
                <w:ilvl w:val="0"/>
                <w:numId w:val="47"/>
              </w:numPr>
              <w:spacing w:before="120" w:after="120"/>
              <w:rPr>
                <w:rFonts w:hAnsi="黑体"/>
              </w:rPr>
            </w:pPr>
            <w:r w:rsidRPr="008F7F29">
              <w:rPr>
                <w:rFonts w:ascii="黑体" w:eastAsia="黑体" w:hAnsi="黑体" w:hint="eastAsia"/>
              </w:rPr>
              <w:lastRenderedPageBreak/>
              <w:t>开展安全生产标准化建设等相关支出，包括标准化咨询合同费用、考评费、专家费、差旅费、住宿费、伙食费及相关材料准备所需费用等（其中考评费、专家费须说明费用标准、依据、是否含税，差旅费、住宿费、伙食费需说明费用标准、依据）。</w:t>
            </w:r>
          </w:p>
          <w:p w:rsidR="00FC3DE5" w:rsidRDefault="00FC3DE5" w:rsidP="00FC3DE5">
            <w:pPr>
              <w:pStyle w:val="a"/>
              <w:numPr>
                <w:ilvl w:val="0"/>
                <w:numId w:val="47"/>
              </w:numPr>
              <w:spacing w:before="120" w:after="120"/>
              <w:rPr>
                <w:rFonts w:hAnsi="黑体"/>
              </w:rPr>
            </w:pPr>
            <w:r>
              <w:rPr>
                <w:rFonts w:ascii="黑体" w:eastAsia="黑体" w:hAnsi="黑体" w:hint="eastAsia"/>
              </w:rPr>
              <w:t>开展职业危害因素检测或评价等相关支出，包括咨询费、检测费</w:t>
            </w:r>
            <w:r w:rsidRPr="00D92BCC">
              <w:rPr>
                <w:rFonts w:ascii="黑体" w:eastAsia="黑体" w:hAnsi="黑体" w:hint="eastAsia"/>
              </w:rPr>
              <w:t>、考评费、专家费、差旅费、住宿费、伙食费及相关材料准备所需费用等（其中</w:t>
            </w:r>
            <w:r>
              <w:rPr>
                <w:rFonts w:ascii="黑体" w:eastAsia="黑体" w:hAnsi="黑体" w:hint="eastAsia"/>
              </w:rPr>
              <w:t>咨询费、检测费</w:t>
            </w:r>
            <w:r w:rsidRPr="00D92BCC">
              <w:rPr>
                <w:rFonts w:ascii="黑体" w:eastAsia="黑体" w:hAnsi="黑体" w:hint="eastAsia"/>
              </w:rPr>
              <w:t>、考评费、专家费须说明费用标准、依据、是否含税，差旅费、住宿费、伙食费需说明费用标准、依据）。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hint="eastAsia"/>
              </w:rPr>
              <w:lastRenderedPageBreak/>
              <w:t>胡帅博</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r w:rsidR="00FC3DE5" w:rsidRPr="007D2FE3" w:rsidTr="00C92AB7">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sidRPr="007D2FE3">
              <w:rPr>
                <w:rFonts w:hint="eastAsia"/>
              </w:rPr>
              <w:lastRenderedPageBreak/>
              <w:t>2015.</w:t>
            </w:r>
            <w:r>
              <w:rPr>
                <w:rFonts w:hint="eastAsia"/>
              </w:rPr>
              <w:t>9</w:t>
            </w:r>
            <w:r w:rsidRPr="007D2FE3">
              <w:rPr>
                <w:rFonts w:hint="eastAsia"/>
              </w:rPr>
              <w:t>.</w:t>
            </w:r>
            <w:r>
              <w:rPr>
                <w:rFonts w:hint="eastAsia"/>
              </w:rPr>
              <w:t>10</w:t>
            </w:r>
          </w:p>
        </w:tc>
        <w:tc>
          <w:tcPr>
            <w:tcW w:w="567"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ascii="宋体" w:hAnsi="宋体" w:hint="eastAsia"/>
                <w:kern w:val="0"/>
                <w:szCs w:val="21"/>
              </w:rPr>
              <w:t>A/1</w:t>
            </w:r>
          </w:p>
        </w:tc>
        <w:tc>
          <w:tcPr>
            <w:tcW w:w="4677" w:type="dxa"/>
            <w:tcBorders>
              <w:top w:val="single" w:sz="4" w:space="0" w:color="000000"/>
              <w:left w:val="single" w:sz="4" w:space="0" w:color="000000"/>
              <w:bottom w:val="single" w:sz="4" w:space="0" w:color="000000"/>
              <w:right w:val="single" w:sz="4" w:space="0" w:color="000000"/>
            </w:tcBorders>
            <w:vAlign w:val="center"/>
          </w:tcPr>
          <w:p w:rsidR="00FC3DE5" w:rsidRDefault="00FC3DE5" w:rsidP="00FC3DE5">
            <w:pPr>
              <w:pStyle w:val="a5"/>
              <w:numPr>
                <w:ilvl w:val="0"/>
                <w:numId w:val="0"/>
              </w:numPr>
              <w:spacing w:before="156" w:after="156"/>
              <w:rPr>
                <w:rFonts w:hAnsi="黑体"/>
              </w:rPr>
            </w:pPr>
            <w:bookmarkStart w:id="24" w:name="_Toc430184067"/>
            <w:r w:rsidRPr="008F7F29">
              <w:rPr>
                <w:rFonts w:hAnsi="黑体"/>
              </w:rPr>
              <w:t>5.2.6</w:t>
            </w:r>
            <w:r w:rsidRPr="008F7F29">
              <w:rPr>
                <w:rFonts w:hAnsi="黑体" w:hint="eastAsia"/>
              </w:rPr>
              <w:t>安全生产宣传、教育、培训支出。</w:t>
            </w:r>
            <w:bookmarkEnd w:id="24"/>
          </w:p>
          <w:p w:rsidR="00FC3DE5" w:rsidRDefault="00FC3DE5" w:rsidP="00C92AB7">
            <w:pPr>
              <w:pStyle w:val="afe"/>
              <w:ind w:firstLineChars="0" w:firstLine="0"/>
              <w:rPr>
                <w:rFonts w:hAnsi="黑体"/>
              </w:rPr>
            </w:pPr>
            <w:r w:rsidRPr="008F7F29">
              <w:rPr>
                <w:rFonts w:ascii="黑体" w:eastAsia="黑体" w:hAnsi="黑体" w:hint="eastAsia"/>
              </w:rPr>
              <w:t>增加：</w:t>
            </w:r>
          </w:p>
          <w:p w:rsidR="00FC3DE5" w:rsidRDefault="00FC3DE5" w:rsidP="00FC3DE5">
            <w:pPr>
              <w:pStyle w:val="a"/>
              <w:widowControl w:val="0"/>
              <w:numPr>
                <w:ilvl w:val="0"/>
                <w:numId w:val="49"/>
              </w:numPr>
              <w:spacing w:before="240" w:after="240"/>
              <w:rPr>
                <w:rFonts w:ascii="黑体" w:eastAsia="黑体" w:hAnsi="黑体"/>
              </w:rPr>
            </w:pPr>
            <w:r w:rsidRPr="008F7F29">
              <w:rPr>
                <w:rFonts w:ascii="黑体" w:eastAsia="黑体" w:hAnsi="黑体" w:hint="eastAsia"/>
              </w:rPr>
              <w:t>举办安全生产为主题的各类活动（如安全知识竞赛、安全演讲比赛、安全漫画征集等）所需费用,包括活动所需荣誉证书、奖牌、奖品等，设立安全宣传教育室、安全文化室等；</w:t>
            </w:r>
          </w:p>
          <w:p w:rsidR="00FC3DE5" w:rsidRDefault="00FC3DE5" w:rsidP="00FC3DE5">
            <w:pPr>
              <w:pStyle w:val="a"/>
              <w:widowControl w:val="0"/>
              <w:numPr>
                <w:ilvl w:val="0"/>
                <w:numId w:val="49"/>
              </w:numPr>
              <w:spacing w:before="240" w:after="240"/>
              <w:rPr>
                <w:rFonts w:ascii="黑体" w:eastAsia="黑体" w:hAnsi="黑体"/>
              </w:rPr>
            </w:pPr>
            <w:r w:rsidRPr="008F7F29">
              <w:rPr>
                <w:rFonts w:ascii="黑体" w:eastAsia="黑体" w:hAnsi="黑体" w:hint="eastAsia"/>
              </w:rPr>
              <w:t>购置或编印与安全生产及安全文化相关的书籍、手册、责任状、刊物、宣传画、警示卡片、标牌、标语、展板、影像资料等；</w:t>
            </w:r>
          </w:p>
          <w:p w:rsidR="00FC3DE5" w:rsidRDefault="00FC3DE5" w:rsidP="00FC3DE5">
            <w:pPr>
              <w:pStyle w:val="a"/>
              <w:widowControl w:val="0"/>
              <w:numPr>
                <w:ilvl w:val="0"/>
                <w:numId w:val="49"/>
              </w:numPr>
              <w:spacing w:before="240" w:after="240"/>
              <w:rPr>
                <w:rFonts w:ascii="黑体" w:eastAsia="黑体" w:hAnsi="黑体"/>
              </w:rPr>
            </w:pPr>
            <w:r w:rsidRPr="008F7F29">
              <w:rPr>
                <w:rFonts w:ascii="黑体" w:eastAsia="黑体" w:hAnsi="黑体" w:hint="eastAsia"/>
              </w:rPr>
              <w:t>安全生产管理人员等参加的各类安全生产教育专业培训；</w:t>
            </w:r>
          </w:p>
          <w:p w:rsidR="00FC3DE5" w:rsidRDefault="00FC3DE5" w:rsidP="00FC3DE5">
            <w:pPr>
              <w:pStyle w:val="a"/>
              <w:widowControl w:val="0"/>
              <w:numPr>
                <w:ilvl w:val="0"/>
                <w:numId w:val="49"/>
              </w:numPr>
              <w:spacing w:before="240" w:after="240"/>
              <w:rPr>
                <w:rFonts w:ascii="黑体" w:eastAsia="黑体" w:hAnsi="黑体"/>
              </w:rPr>
            </w:pPr>
            <w:r w:rsidRPr="008F7F29">
              <w:rPr>
                <w:rFonts w:ascii="黑体" w:eastAsia="黑体" w:hAnsi="黑体" w:hint="eastAsia"/>
              </w:rPr>
              <w:t>组织开展各类安全生产培训讲座、咨询会议、交流学习等，包括专家费、差旅费、住宿费、伙食费及相关材料准备所需费用等（其中专家费须说明费用标准、依据、是否含税，差旅费、住宿费、伙食费需说明费用标准、依据）；</w:t>
            </w:r>
          </w:p>
          <w:p w:rsidR="00FC3DE5" w:rsidRDefault="00FC3DE5" w:rsidP="00FC3DE5">
            <w:pPr>
              <w:pStyle w:val="a"/>
              <w:widowControl w:val="0"/>
              <w:numPr>
                <w:ilvl w:val="0"/>
                <w:numId w:val="49"/>
              </w:numPr>
              <w:spacing w:before="240" w:after="240"/>
              <w:rPr>
                <w:rFonts w:ascii="黑体" w:eastAsia="黑体" w:hAnsi="黑体"/>
              </w:rPr>
            </w:pPr>
            <w:r w:rsidRPr="008F7F29">
              <w:rPr>
                <w:rFonts w:ascii="黑体" w:eastAsia="黑体" w:hAnsi="黑体" w:hint="eastAsia"/>
              </w:rPr>
              <w:t>各种安全生产宣传、教育、培训和活动支出；</w:t>
            </w:r>
          </w:p>
          <w:p w:rsidR="00FC3DE5" w:rsidRDefault="00FC3DE5" w:rsidP="00FC3DE5">
            <w:pPr>
              <w:pStyle w:val="a"/>
              <w:numPr>
                <w:ilvl w:val="0"/>
                <w:numId w:val="49"/>
              </w:numPr>
              <w:spacing w:before="120" w:after="120"/>
              <w:rPr>
                <w:rFonts w:hAnsi="黑体"/>
              </w:rPr>
            </w:pPr>
            <w:r w:rsidRPr="008F7F29">
              <w:rPr>
                <w:rFonts w:ascii="黑体" w:eastAsia="黑体" w:hAnsi="黑体" w:hint="eastAsia"/>
              </w:rPr>
              <w:t>其他专项用于安全教育培训费用,包括</w:t>
            </w:r>
            <w:r w:rsidRPr="008F7F29">
              <w:rPr>
                <w:rFonts w:ascii="黑体" w:eastAsia="黑体" w:hAnsi="黑体" w:hint="eastAsia"/>
              </w:rPr>
              <w:lastRenderedPageBreak/>
              <w:t>新员工“三级”安全教育，全员日常安全教育等。</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hint="eastAsia"/>
              </w:rPr>
              <w:lastRenderedPageBreak/>
              <w:t>胡帅博</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r w:rsidR="00FC3DE5" w:rsidRPr="007D2FE3" w:rsidTr="00C92AB7">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sidRPr="007D2FE3">
              <w:rPr>
                <w:rFonts w:hint="eastAsia"/>
              </w:rPr>
              <w:lastRenderedPageBreak/>
              <w:t>2015.</w:t>
            </w:r>
            <w:r>
              <w:rPr>
                <w:rFonts w:hint="eastAsia"/>
              </w:rPr>
              <w:t>9</w:t>
            </w:r>
            <w:r w:rsidRPr="007D2FE3">
              <w:rPr>
                <w:rFonts w:hint="eastAsia"/>
              </w:rPr>
              <w:t>.</w:t>
            </w:r>
            <w:r>
              <w:rPr>
                <w:rFonts w:hint="eastAsia"/>
              </w:rPr>
              <w:t>10</w:t>
            </w:r>
          </w:p>
        </w:tc>
        <w:tc>
          <w:tcPr>
            <w:tcW w:w="567"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ascii="宋体" w:hAnsi="宋体" w:hint="eastAsia"/>
                <w:kern w:val="0"/>
                <w:szCs w:val="21"/>
              </w:rPr>
              <w:t>A/1</w:t>
            </w:r>
          </w:p>
        </w:tc>
        <w:tc>
          <w:tcPr>
            <w:tcW w:w="4677" w:type="dxa"/>
            <w:tcBorders>
              <w:top w:val="single" w:sz="4" w:space="0" w:color="000000"/>
              <w:left w:val="single" w:sz="4" w:space="0" w:color="000000"/>
              <w:bottom w:val="single" w:sz="4" w:space="0" w:color="000000"/>
              <w:right w:val="single" w:sz="4" w:space="0" w:color="000000"/>
            </w:tcBorders>
            <w:vAlign w:val="center"/>
          </w:tcPr>
          <w:p w:rsidR="00FC3DE5" w:rsidRDefault="00FC3DE5" w:rsidP="00FC3DE5">
            <w:pPr>
              <w:pStyle w:val="a5"/>
              <w:numPr>
                <w:ilvl w:val="0"/>
                <w:numId w:val="0"/>
              </w:numPr>
              <w:spacing w:before="156" w:after="156"/>
              <w:rPr>
                <w:rFonts w:hAnsi="黑体"/>
              </w:rPr>
            </w:pPr>
            <w:bookmarkStart w:id="25" w:name="_Toc430184068"/>
            <w:r w:rsidRPr="008F7F29">
              <w:rPr>
                <w:rFonts w:hAnsi="黑体"/>
              </w:rPr>
              <w:t>5.2.7</w:t>
            </w:r>
            <w:r w:rsidRPr="008F7F29">
              <w:rPr>
                <w:rFonts w:hAnsi="黑体" w:hint="eastAsia"/>
              </w:rPr>
              <w:t>安全生产适用的新技术、新标准、新工艺、新装备的推广应用支出。</w:t>
            </w:r>
            <w:bookmarkEnd w:id="25"/>
          </w:p>
          <w:p w:rsidR="00FC3DE5" w:rsidRDefault="00FC3DE5" w:rsidP="00C92AB7">
            <w:pPr>
              <w:pStyle w:val="afe"/>
              <w:ind w:firstLineChars="0" w:firstLine="0"/>
              <w:rPr>
                <w:rFonts w:hAnsi="黑体"/>
              </w:rPr>
            </w:pPr>
            <w:r w:rsidRPr="008F7F29">
              <w:rPr>
                <w:rFonts w:ascii="黑体" w:eastAsia="黑体" w:hAnsi="黑体" w:hint="eastAsia"/>
              </w:rPr>
              <w:t>增加：</w:t>
            </w:r>
          </w:p>
          <w:p w:rsidR="00FC3DE5" w:rsidRDefault="00FC3DE5" w:rsidP="00FC3DE5">
            <w:pPr>
              <w:pStyle w:val="a"/>
              <w:numPr>
                <w:ilvl w:val="0"/>
                <w:numId w:val="51"/>
              </w:numPr>
              <w:spacing w:before="240" w:after="240"/>
              <w:rPr>
                <w:rFonts w:ascii="黑体" w:eastAsia="黑体" w:hAnsi="黑体"/>
              </w:rPr>
            </w:pPr>
            <w:r w:rsidRPr="008F7F29">
              <w:rPr>
                <w:rFonts w:ascii="黑体" w:eastAsia="黑体" w:hAnsi="黑体" w:hint="eastAsia"/>
              </w:rPr>
              <w:t>购置与安全生产适用的新技术、新标准、新工艺、新设备相应的资料、设备及相关材料等费用；</w:t>
            </w:r>
          </w:p>
          <w:p w:rsidR="00FC3DE5" w:rsidRDefault="00FC3DE5" w:rsidP="00FC3DE5">
            <w:pPr>
              <w:pStyle w:val="a"/>
              <w:numPr>
                <w:ilvl w:val="0"/>
                <w:numId w:val="51"/>
              </w:numPr>
              <w:spacing w:before="240" w:after="240"/>
              <w:rPr>
                <w:rFonts w:ascii="黑体" w:eastAsia="黑体" w:hAnsi="黑体"/>
              </w:rPr>
            </w:pPr>
            <w:r w:rsidRPr="008F7F29">
              <w:rPr>
                <w:rFonts w:ascii="黑体" w:eastAsia="黑体" w:hAnsi="黑体" w:hint="eastAsia"/>
              </w:rPr>
              <w:t>在与安全生产适用的新技术、新标准、新工艺、新设备的推广过程中所发生相应的宣传、培训等费用；</w:t>
            </w:r>
          </w:p>
          <w:p w:rsidR="00FC3DE5" w:rsidRDefault="00FC3DE5" w:rsidP="00FC3DE5">
            <w:pPr>
              <w:pStyle w:val="a"/>
              <w:numPr>
                <w:ilvl w:val="0"/>
                <w:numId w:val="51"/>
              </w:numPr>
              <w:spacing w:before="120" w:after="120"/>
              <w:rPr>
                <w:rFonts w:hAnsi="黑体"/>
              </w:rPr>
            </w:pPr>
            <w:r w:rsidRPr="008F7F29">
              <w:rPr>
                <w:rFonts w:ascii="黑体" w:eastAsia="黑体" w:hAnsi="黑体" w:hint="eastAsia"/>
              </w:rPr>
              <w:t>其它与新技术、新标准、新工艺、新设备相关的费用支出等。</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hint="eastAsia"/>
              </w:rPr>
              <w:t>胡帅博</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r w:rsidR="00FC3DE5" w:rsidRPr="007D2FE3" w:rsidTr="00C92AB7">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sidRPr="007D2FE3">
              <w:rPr>
                <w:rFonts w:hint="eastAsia"/>
              </w:rPr>
              <w:t>2015.</w:t>
            </w:r>
            <w:r>
              <w:rPr>
                <w:rFonts w:hint="eastAsia"/>
              </w:rPr>
              <w:t>9</w:t>
            </w:r>
            <w:r w:rsidRPr="007D2FE3">
              <w:rPr>
                <w:rFonts w:hint="eastAsia"/>
              </w:rPr>
              <w:t>.</w:t>
            </w:r>
            <w:r>
              <w:rPr>
                <w:rFonts w:hint="eastAsia"/>
              </w:rPr>
              <w:t>10</w:t>
            </w:r>
          </w:p>
        </w:tc>
        <w:tc>
          <w:tcPr>
            <w:tcW w:w="567"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ascii="宋体" w:hAnsi="宋体" w:hint="eastAsia"/>
                <w:kern w:val="0"/>
                <w:szCs w:val="21"/>
              </w:rPr>
              <w:t>A/1</w:t>
            </w:r>
          </w:p>
        </w:tc>
        <w:tc>
          <w:tcPr>
            <w:tcW w:w="4677" w:type="dxa"/>
            <w:tcBorders>
              <w:top w:val="single" w:sz="4" w:space="0" w:color="000000"/>
              <w:left w:val="single" w:sz="4" w:space="0" w:color="000000"/>
              <w:bottom w:val="single" w:sz="4" w:space="0" w:color="000000"/>
              <w:right w:val="single" w:sz="4" w:space="0" w:color="000000"/>
            </w:tcBorders>
            <w:vAlign w:val="center"/>
          </w:tcPr>
          <w:p w:rsidR="00FC3DE5" w:rsidRDefault="00FC3DE5" w:rsidP="00FC3DE5">
            <w:pPr>
              <w:pStyle w:val="a5"/>
              <w:numPr>
                <w:ilvl w:val="0"/>
                <w:numId w:val="0"/>
              </w:numPr>
              <w:spacing w:before="156" w:after="156"/>
              <w:rPr>
                <w:rFonts w:hAnsi="黑体"/>
              </w:rPr>
            </w:pPr>
            <w:bookmarkStart w:id="26" w:name="_Toc430184069"/>
            <w:r w:rsidRPr="008F7F29">
              <w:rPr>
                <w:rFonts w:hAnsi="黑体"/>
              </w:rPr>
              <w:t>5.2.8</w:t>
            </w:r>
            <w:r w:rsidRPr="008F7F29">
              <w:rPr>
                <w:rFonts w:hAnsi="黑体" w:hint="eastAsia"/>
              </w:rPr>
              <w:t>安全设施及特种设备检测检验支出。</w:t>
            </w:r>
            <w:bookmarkEnd w:id="26"/>
          </w:p>
          <w:p w:rsidR="00FC3DE5" w:rsidRDefault="00FC3DE5" w:rsidP="00C92AB7">
            <w:pPr>
              <w:pStyle w:val="afe"/>
              <w:ind w:firstLineChars="0" w:firstLine="0"/>
              <w:rPr>
                <w:rFonts w:hAnsi="黑体"/>
              </w:rPr>
            </w:pPr>
            <w:r w:rsidRPr="008F7F29">
              <w:rPr>
                <w:rFonts w:ascii="黑体" w:eastAsia="黑体" w:hAnsi="黑体" w:hint="eastAsia"/>
              </w:rPr>
              <w:t>增加：</w:t>
            </w:r>
          </w:p>
          <w:p w:rsidR="00FC3DE5" w:rsidRDefault="00FC3DE5" w:rsidP="00FC3DE5">
            <w:pPr>
              <w:pStyle w:val="a"/>
              <w:numPr>
                <w:ilvl w:val="0"/>
                <w:numId w:val="53"/>
              </w:numPr>
              <w:spacing w:before="240" w:after="240"/>
              <w:rPr>
                <w:rFonts w:ascii="黑体" w:eastAsia="黑体" w:hAnsi="黑体"/>
              </w:rPr>
            </w:pPr>
            <w:r w:rsidRPr="008F7F29">
              <w:rPr>
                <w:rFonts w:ascii="黑体" w:eastAsia="黑体" w:hAnsi="黑体" w:hint="eastAsia"/>
              </w:rPr>
              <w:t>安全防护设施、设备的检测、检验费用；</w:t>
            </w:r>
          </w:p>
          <w:p w:rsidR="00FC3DE5" w:rsidRDefault="00FC3DE5" w:rsidP="00FC3DE5">
            <w:pPr>
              <w:pStyle w:val="a"/>
              <w:numPr>
                <w:ilvl w:val="0"/>
                <w:numId w:val="53"/>
              </w:numPr>
              <w:spacing w:before="120" w:after="120"/>
              <w:rPr>
                <w:rFonts w:hAnsi="黑体"/>
              </w:rPr>
            </w:pPr>
            <w:r w:rsidRPr="008F7F29">
              <w:rPr>
                <w:rFonts w:ascii="黑体" w:eastAsia="黑体" w:hAnsi="黑体" w:hint="eastAsia"/>
              </w:rPr>
              <w:t>特种设备检测、检验及取证费。</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hint="eastAsia"/>
              </w:rPr>
              <w:t>胡帅博</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r w:rsidR="00FC3DE5" w:rsidRPr="007D2FE3" w:rsidTr="00C92AB7">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sidRPr="007D2FE3">
              <w:rPr>
                <w:rFonts w:hint="eastAsia"/>
              </w:rPr>
              <w:t>2015.</w:t>
            </w:r>
            <w:r>
              <w:rPr>
                <w:rFonts w:hint="eastAsia"/>
              </w:rPr>
              <w:t>9</w:t>
            </w:r>
            <w:r w:rsidRPr="007D2FE3">
              <w:rPr>
                <w:rFonts w:hint="eastAsia"/>
              </w:rPr>
              <w:t>.</w:t>
            </w:r>
            <w:r>
              <w:rPr>
                <w:rFonts w:hint="eastAsia"/>
              </w:rPr>
              <w:t>10</w:t>
            </w:r>
          </w:p>
        </w:tc>
        <w:tc>
          <w:tcPr>
            <w:tcW w:w="567"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ascii="宋体" w:hAnsi="宋体" w:hint="eastAsia"/>
                <w:kern w:val="0"/>
                <w:szCs w:val="21"/>
              </w:rPr>
              <w:t>A/1</w:t>
            </w:r>
          </w:p>
        </w:tc>
        <w:tc>
          <w:tcPr>
            <w:tcW w:w="4677" w:type="dxa"/>
            <w:tcBorders>
              <w:top w:val="single" w:sz="4" w:space="0" w:color="000000"/>
              <w:left w:val="single" w:sz="4" w:space="0" w:color="000000"/>
              <w:bottom w:val="single" w:sz="4" w:space="0" w:color="000000"/>
              <w:right w:val="single" w:sz="4" w:space="0" w:color="000000"/>
            </w:tcBorders>
            <w:vAlign w:val="center"/>
          </w:tcPr>
          <w:p w:rsidR="00FC3DE5" w:rsidRDefault="00FC3DE5" w:rsidP="00FC3DE5">
            <w:pPr>
              <w:pStyle w:val="a5"/>
              <w:numPr>
                <w:ilvl w:val="0"/>
                <w:numId w:val="0"/>
              </w:numPr>
              <w:spacing w:before="156" w:after="156"/>
              <w:rPr>
                <w:kern w:val="2"/>
              </w:rPr>
            </w:pPr>
            <w:bookmarkStart w:id="27" w:name="_Toc430184070"/>
            <w:r>
              <w:rPr>
                <w:rFonts w:hint="eastAsia"/>
              </w:rPr>
              <w:t>5.2.9</w:t>
            </w:r>
            <w:r w:rsidRPr="005940C2">
              <w:rPr>
                <w:rFonts w:hint="eastAsia"/>
              </w:rPr>
              <w:t>其他与安全生产直接相关的支出。</w:t>
            </w:r>
            <w:bookmarkEnd w:id="27"/>
          </w:p>
          <w:p w:rsidR="00FC3DE5" w:rsidRDefault="00FC3DE5" w:rsidP="00C92AB7">
            <w:pPr>
              <w:pStyle w:val="afe"/>
              <w:ind w:firstLineChars="0" w:firstLine="0"/>
            </w:pPr>
            <w:r>
              <w:rPr>
                <w:rFonts w:ascii="黑体" w:eastAsia="黑体" w:hint="eastAsia"/>
                <w:noProof w:val="0"/>
                <w:szCs w:val="21"/>
              </w:rPr>
              <w:t>增加：</w:t>
            </w:r>
          </w:p>
          <w:p w:rsidR="00FC3DE5" w:rsidRDefault="00FC3DE5" w:rsidP="00FC3DE5">
            <w:pPr>
              <w:pStyle w:val="a"/>
              <w:numPr>
                <w:ilvl w:val="0"/>
                <w:numId w:val="55"/>
              </w:numPr>
              <w:spacing w:before="240" w:after="240"/>
              <w:rPr>
                <w:rFonts w:ascii="黑体" w:eastAsia="黑体"/>
                <w:szCs w:val="21"/>
              </w:rPr>
            </w:pPr>
            <w:r w:rsidRPr="008F7F29">
              <w:rPr>
                <w:rFonts w:ascii="黑体" w:eastAsia="黑体" w:hint="eastAsia"/>
                <w:szCs w:val="21"/>
              </w:rPr>
              <w:t>根据防汛物资配置标准购置各类防汛物资，包括排水泵、沙袋、膨胀带、防水薄膜、彩条布等；</w:t>
            </w:r>
          </w:p>
          <w:p w:rsidR="00FC3DE5" w:rsidRDefault="00FC3DE5" w:rsidP="00FC3DE5">
            <w:pPr>
              <w:pStyle w:val="a"/>
              <w:numPr>
                <w:ilvl w:val="0"/>
                <w:numId w:val="55"/>
              </w:numPr>
              <w:spacing w:before="240" w:after="240"/>
              <w:rPr>
                <w:rFonts w:ascii="黑体" w:eastAsia="黑体"/>
                <w:szCs w:val="21"/>
              </w:rPr>
            </w:pPr>
            <w:r w:rsidRPr="008F7F29">
              <w:rPr>
                <w:rFonts w:ascii="黑体" w:eastAsia="黑体" w:hint="eastAsia"/>
                <w:szCs w:val="21"/>
              </w:rPr>
              <w:t>根据防寒物资配置标准购置各类防寒物资，包括防滑垫、铲雪板、扫把等；</w:t>
            </w:r>
          </w:p>
          <w:p w:rsidR="00FC3DE5" w:rsidRDefault="00FC3DE5" w:rsidP="00FC3DE5">
            <w:pPr>
              <w:pStyle w:val="a"/>
              <w:numPr>
                <w:ilvl w:val="0"/>
                <w:numId w:val="55"/>
              </w:numPr>
              <w:spacing w:before="240" w:after="240"/>
              <w:rPr>
                <w:kern w:val="2"/>
                <w:szCs w:val="24"/>
              </w:rPr>
            </w:pPr>
            <w:r w:rsidRPr="008F7F29">
              <w:rPr>
                <w:rFonts w:ascii="黑体" w:eastAsia="黑体" w:hint="eastAsia"/>
                <w:szCs w:val="21"/>
              </w:rPr>
              <w:t>直接用于增强、改进安全生产的费用等</w:t>
            </w:r>
            <w:r w:rsidRPr="00357E8F">
              <w:rPr>
                <w:rFonts w:hint="eastAsia"/>
              </w:rPr>
              <w:t>;</w:t>
            </w:r>
          </w:p>
          <w:p w:rsidR="00FC3DE5" w:rsidRDefault="00FC3DE5" w:rsidP="00FC3DE5">
            <w:pPr>
              <w:pStyle w:val="a"/>
              <w:numPr>
                <w:ilvl w:val="0"/>
                <w:numId w:val="55"/>
              </w:numPr>
              <w:spacing w:before="120" w:after="120"/>
              <w:rPr>
                <w:kern w:val="2"/>
              </w:rPr>
            </w:pPr>
            <w:r>
              <w:rPr>
                <w:rFonts w:ascii="黑体" w:eastAsia="黑体" w:hint="eastAsia"/>
                <w:szCs w:val="21"/>
              </w:rPr>
              <w:t>其他与安全生产有关的。</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hint="eastAsia"/>
              </w:rPr>
              <w:t>胡帅博</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r w:rsidR="00FC3DE5" w:rsidRPr="00F023E8" w:rsidTr="00C92AB7">
        <w:trPr>
          <w:trHeight w:val="785"/>
        </w:trPr>
        <w:tc>
          <w:tcPr>
            <w:tcW w:w="1101" w:type="dxa"/>
            <w:tcBorders>
              <w:top w:val="single" w:sz="4" w:space="0" w:color="000000"/>
              <w:left w:val="single" w:sz="4" w:space="0" w:color="000000"/>
              <w:bottom w:val="single" w:sz="4" w:space="0" w:color="000000"/>
              <w:right w:val="single" w:sz="4" w:space="0" w:color="000000"/>
            </w:tcBorders>
            <w:vAlign w:val="center"/>
          </w:tcPr>
          <w:p w:rsidR="00FC3DE5" w:rsidRPr="00F023E8" w:rsidRDefault="00FC3DE5" w:rsidP="00C92AB7">
            <w:pPr>
              <w:jc w:val="center"/>
            </w:pPr>
            <w:r w:rsidRPr="008F7F29">
              <w:t>2015.9.10</w:t>
            </w:r>
          </w:p>
        </w:tc>
        <w:tc>
          <w:tcPr>
            <w:tcW w:w="567" w:type="dxa"/>
            <w:tcBorders>
              <w:top w:val="single" w:sz="4" w:space="0" w:color="000000"/>
              <w:left w:val="single" w:sz="4" w:space="0" w:color="000000"/>
              <w:bottom w:val="single" w:sz="4" w:space="0" w:color="000000"/>
              <w:right w:val="single" w:sz="4" w:space="0" w:color="000000"/>
            </w:tcBorders>
            <w:vAlign w:val="center"/>
          </w:tcPr>
          <w:p w:rsidR="00FC3DE5" w:rsidRPr="00F023E8" w:rsidRDefault="00FC3DE5" w:rsidP="00C92AB7">
            <w:pPr>
              <w:jc w:val="center"/>
            </w:pPr>
            <w:r>
              <w:rPr>
                <w:rFonts w:ascii="宋体" w:hAnsi="宋体" w:hint="eastAsia"/>
                <w:kern w:val="0"/>
                <w:szCs w:val="21"/>
              </w:rPr>
              <w:t>A/1</w:t>
            </w:r>
          </w:p>
        </w:tc>
        <w:tc>
          <w:tcPr>
            <w:tcW w:w="4677" w:type="dxa"/>
            <w:tcBorders>
              <w:top w:val="single" w:sz="4" w:space="0" w:color="000000"/>
              <w:left w:val="single" w:sz="4" w:space="0" w:color="000000"/>
              <w:bottom w:val="single" w:sz="4" w:space="0" w:color="000000"/>
              <w:right w:val="single" w:sz="4" w:space="0" w:color="000000"/>
            </w:tcBorders>
            <w:vAlign w:val="center"/>
          </w:tcPr>
          <w:p w:rsidR="00FC3DE5" w:rsidRDefault="00FC3DE5" w:rsidP="00FC3DE5">
            <w:pPr>
              <w:pStyle w:val="a5"/>
              <w:numPr>
                <w:ilvl w:val="0"/>
                <w:numId w:val="0"/>
              </w:numPr>
              <w:spacing w:before="156" w:after="156"/>
            </w:pPr>
            <w:bookmarkStart w:id="28" w:name="_Toc430184071"/>
            <w:r w:rsidRPr="008F7F29">
              <w:t>5.3.3安全生产费用的审批、执行、控制详见《201</w:t>
            </w:r>
            <w:r>
              <w:t>4</w:t>
            </w:r>
            <w:r w:rsidRPr="008F7F29">
              <w:rPr>
                <w:rFonts w:hint="eastAsia"/>
              </w:rPr>
              <w:t>年财务预算执行指导意见书》（郑轨运文【</w:t>
            </w:r>
            <w:r w:rsidRPr="008F7F29">
              <w:t>2014</w:t>
            </w:r>
            <w:r w:rsidRPr="008F7F29">
              <w:rPr>
                <w:rFonts w:hint="eastAsia"/>
              </w:rPr>
              <w:t>】</w:t>
            </w:r>
            <w:r w:rsidRPr="008F7F29">
              <w:t>119</w:t>
            </w:r>
            <w:r w:rsidRPr="008F7F29">
              <w:rPr>
                <w:rFonts w:hint="eastAsia"/>
              </w:rPr>
              <w:t>号）第一、二条款。</w:t>
            </w:r>
            <w:bookmarkEnd w:id="28"/>
          </w:p>
          <w:p w:rsidR="00FC3DE5" w:rsidRDefault="00FC3DE5" w:rsidP="00FC3DE5">
            <w:pPr>
              <w:pStyle w:val="a5"/>
              <w:numPr>
                <w:ilvl w:val="0"/>
                <w:numId w:val="0"/>
              </w:numPr>
              <w:spacing w:before="156" w:after="156"/>
              <w:rPr>
                <w:kern w:val="2"/>
              </w:rPr>
            </w:pPr>
            <w:bookmarkStart w:id="29" w:name="_Toc430184072"/>
            <w:r>
              <w:rPr>
                <w:rFonts w:hint="eastAsia"/>
              </w:rPr>
              <w:lastRenderedPageBreak/>
              <w:t>修改为：</w:t>
            </w:r>
            <w:bookmarkEnd w:id="29"/>
          </w:p>
          <w:p w:rsidR="00FC3DE5" w:rsidRPr="00F023E8" w:rsidRDefault="0067454E" w:rsidP="00FC3DE5">
            <w:pPr>
              <w:pStyle w:val="a5"/>
              <w:widowControl w:val="0"/>
              <w:numPr>
                <w:ilvl w:val="0"/>
                <w:numId w:val="0"/>
              </w:numPr>
              <w:spacing w:before="156" w:after="156"/>
              <w:jc w:val="both"/>
            </w:pPr>
            <w:r>
              <w:rPr>
                <w:rFonts w:hint="eastAsia"/>
              </w:rPr>
              <w:t>5.3.3</w:t>
            </w:r>
            <w:r w:rsidRPr="00992CDB">
              <w:rPr>
                <w:rFonts w:hint="eastAsia"/>
              </w:rPr>
              <w:t>安全生产经费的事前审批、资金支付流程依据《郑州市轨道交通有限公司运营分公司财务开支管理实施细则》等相关要求执行。</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pPr>
            <w:r>
              <w:rPr>
                <w:rFonts w:hint="eastAsia"/>
              </w:rPr>
              <w:lastRenderedPageBreak/>
              <w:t>胡帅博</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江先淮</w:t>
            </w:r>
          </w:p>
        </w:tc>
        <w:tc>
          <w:tcPr>
            <w:tcW w:w="851"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Pr>
                <w:rFonts w:ascii="宋体" w:hAnsi="宋体" w:hint="eastAsia"/>
                <w:kern w:val="0"/>
                <w:szCs w:val="21"/>
              </w:rPr>
              <w:t>汪国利</w:t>
            </w:r>
          </w:p>
        </w:tc>
        <w:tc>
          <w:tcPr>
            <w:tcW w:w="850" w:type="dxa"/>
            <w:tcBorders>
              <w:top w:val="single" w:sz="4" w:space="0" w:color="000000"/>
              <w:left w:val="single" w:sz="4" w:space="0" w:color="000000"/>
              <w:bottom w:val="single" w:sz="4" w:space="0" w:color="000000"/>
              <w:right w:val="single" w:sz="4" w:space="0" w:color="000000"/>
            </w:tcBorders>
            <w:vAlign w:val="center"/>
          </w:tcPr>
          <w:p w:rsidR="00FC3DE5" w:rsidRPr="007D2FE3" w:rsidRDefault="00FC3DE5" w:rsidP="00C92AB7">
            <w:pPr>
              <w:jc w:val="center"/>
              <w:rPr>
                <w:rFonts w:ascii="宋体" w:hAnsi="宋体"/>
                <w:kern w:val="0"/>
                <w:szCs w:val="21"/>
              </w:rPr>
            </w:pPr>
            <w:r w:rsidRPr="007D2FE3">
              <w:rPr>
                <w:rFonts w:ascii="宋体" w:hAnsi="宋体" w:hint="eastAsia"/>
                <w:kern w:val="0"/>
                <w:szCs w:val="21"/>
              </w:rPr>
              <w:t>夏景辉</w:t>
            </w:r>
          </w:p>
        </w:tc>
      </w:tr>
    </w:tbl>
    <w:p w:rsidR="00FC3DE5" w:rsidRPr="00FC3DE5" w:rsidRDefault="00FC3DE5" w:rsidP="00FC3DE5"/>
    <w:p w:rsidR="006510FA" w:rsidRDefault="00205605" w:rsidP="00152026">
      <w:pPr>
        <w:pStyle w:val="aff1"/>
      </w:pPr>
      <w:r w:rsidRPr="008F7F29">
        <w:rPr>
          <w:rFonts w:ascii="宋体" w:eastAsia="宋体"/>
          <w:noProof/>
          <w:sz w:val="21"/>
        </w:rPr>
        <w:lastRenderedPageBreak/>
        <w:fldChar w:fldCharType="end"/>
      </w:r>
      <w:bookmarkStart w:id="30" w:name="_Toc430184125"/>
      <w:r w:rsidR="00E34E76">
        <w:rPr>
          <w:rFonts w:hint="eastAsia"/>
        </w:rPr>
        <w:t>前</w:t>
      </w:r>
      <w:bookmarkStart w:id="31" w:name="BKQY"/>
      <w:r w:rsidR="00E34E76">
        <w:rPr>
          <w:rFonts w:ascii="MS Mincho" w:eastAsia="MS Mincho" w:hAnsi="MS Mincho" w:cs="MS Mincho" w:hint="eastAsia"/>
        </w:rPr>
        <w:t> </w:t>
      </w:r>
      <w:r w:rsidR="00E34E76">
        <w:rPr>
          <w:rFonts w:ascii="MS Mincho" w:eastAsia="MS Mincho" w:hAnsi="MS Mincho" w:cs="MS Mincho" w:hint="eastAsia"/>
        </w:rPr>
        <w:t> </w:t>
      </w:r>
      <w:r w:rsidR="00E34E76">
        <w:rPr>
          <w:rFonts w:hint="eastAsia"/>
        </w:rPr>
        <w:t>言</w:t>
      </w:r>
      <w:bookmarkEnd w:id="4"/>
      <w:bookmarkEnd w:id="5"/>
      <w:bookmarkEnd w:id="7"/>
      <w:bookmarkEnd w:id="8"/>
      <w:bookmarkEnd w:id="9"/>
      <w:bookmarkEnd w:id="30"/>
      <w:bookmarkEnd w:id="31"/>
    </w:p>
    <w:p w:rsidR="00AC5E1A" w:rsidRDefault="00AC5E1A" w:rsidP="00AC5E1A">
      <w:pPr>
        <w:pStyle w:val="afe"/>
        <w:spacing w:before="156" w:after="156"/>
        <w:rPr>
          <w:rFonts w:hAnsi="宋体"/>
          <w:kern w:val="2"/>
        </w:rPr>
      </w:pPr>
      <w:r>
        <w:rPr>
          <w:rFonts w:hAnsi="宋体" w:hint="eastAsia"/>
        </w:rPr>
        <w:t>本标准规定了</w:t>
      </w:r>
      <w:r w:rsidR="003C577D">
        <w:rPr>
          <w:rFonts w:hint="eastAsia"/>
        </w:rPr>
        <w:t>郑州市轨道</w:t>
      </w:r>
      <w:r>
        <w:rPr>
          <w:rFonts w:hint="eastAsia"/>
        </w:rPr>
        <w:t>交通有限公司运营分公司</w:t>
      </w:r>
      <w:r w:rsidR="0004226E">
        <w:rPr>
          <w:rFonts w:hint="eastAsia"/>
        </w:rPr>
        <w:t>安全生产费用提取和使用管理</w:t>
      </w:r>
      <w:r>
        <w:rPr>
          <w:rFonts w:hAnsi="宋体" w:hint="eastAsia"/>
        </w:rPr>
        <w:t>。</w:t>
      </w:r>
    </w:p>
    <w:p w:rsidR="00AC5E1A" w:rsidRDefault="00AC5E1A" w:rsidP="00AC5E1A">
      <w:pPr>
        <w:pStyle w:val="afe"/>
        <w:spacing w:before="156" w:after="156"/>
      </w:pPr>
      <w:r>
        <w:rPr>
          <w:rFonts w:hAnsi="宋体" w:hint="eastAsia"/>
          <w:kern w:val="2"/>
        </w:rPr>
        <w:t>—</w:t>
      </w:r>
      <w:r>
        <w:rPr>
          <w:rFonts w:hint="eastAsia"/>
        </w:rPr>
        <w:t>本标准由</w:t>
      </w:r>
      <w:r w:rsidR="003C577D">
        <w:rPr>
          <w:rFonts w:hint="eastAsia"/>
        </w:rPr>
        <w:t>郑州市轨道</w:t>
      </w:r>
      <w:r>
        <w:rPr>
          <w:rFonts w:hint="eastAsia"/>
        </w:rPr>
        <w:t>交通有限公司运营分公司提出。</w:t>
      </w:r>
    </w:p>
    <w:p w:rsidR="00AC5E1A" w:rsidRDefault="00AC5E1A" w:rsidP="00AC5E1A">
      <w:pPr>
        <w:pStyle w:val="afe"/>
        <w:spacing w:before="156" w:after="156"/>
      </w:pPr>
      <w:r>
        <w:rPr>
          <w:rFonts w:hAnsi="宋体" w:hint="eastAsia"/>
          <w:kern w:val="2"/>
          <w:szCs w:val="24"/>
        </w:rPr>
        <w:t>—</w:t>
      </w:r>
      <w:r>
        <w:rPr>
          <w:rFonts w:hint="eastAsia"/>
        </w:rPr>
        <w:t>本标准由</w:t>
      </w:r>
      <w:r w:rsidR="003C577D">
        <w:rPr>
          <w:rFonts w:hint="eastAsia"/>
        </w:rPr>
        <w:t>郑州市轨道</w:t>
      </w:r>
      <w:r>
        <w:rPr>
          <w:rFonts w:hint="eastAsia"/>
        </w:rPr>
        <w:t>交通有限公司运营分公司安全技术部起草、解释。</w:t>
      </w:r>
    </w:p>
    <w:p w:rsidR="00AC5E1A" w:rsidRDefault="00AC5E1A" w:rsidP="00AC5E1A">
      <w:pPr>
        <w:pStyle w:val="afe"/>
        <w:spacing w:before="156" w:after="156"/>
      </w:pPr>
      <w:r>
        <w:rPr>
          <w:rFonts w:hAnsi="宋体" w:hint="eastAsia"/>
        </w:rPr>
        <w:t>—</w:t>
      </w:r>
      <w:r>
        <w:rPr>
          <w:rFonts w:hint="eastAsia"/>
        </w:rPr>
        <w:t>本标准由</w:t>
      </w:r>
      <w:r w:rsidR="003C577D">
        <w:rPr>
          <w:rFonts w:hint="eastAsia"/>
        </w:rPr>
        <w:t>郑州市轨道</w:t>
      </w:r>
      <w:r>
        <w:rPr>
          <w:rFonts w:hint="eastAsia"/>
        </w:rPr>
        <w:t>交通有限公司运营分公司企业发展部组织汇审。</w:t>
      </w:r>
    </w:p>
    <w:p w:rsidR="00AC5E1A" w:rsidRDefault="00AC5E1A" w:rsidP="00AC5E1A">
      <w:pPr>
        <w:pStyle w:val="afe"/>
        <w:spacing w:before="156" w:after="156"/>
      </w:pPr>
      <w:r>
        <w:rPr>
          <w:rFonts w:hint="eastAsia"/>
        </w:rPr>
        <w:t>—本标准主要起草人：</w:t>
      </w:r>
      <w:r w:rsidR="00D16511">
        <w:rPr>
          <w:rFonts w:hint="eastAsia"/>
        </w:rPr>
        <w:t>胡帅博</w:t>
      </w:r>
    </w:p>
    <w:p w:rsidR="00AC5E1A" w:rsidRDefault="00AC5E1A" w:rsidP="00AC5E1A">
      <w:pPr>
        <w:pStyle w:val="afe"/>
        <w:spacing w:before="156" w:after="156"/>
      </w:pPr>
      <w:r>
        <w:rPr>
          <w:rFonts w:hint="eastAsia"/>
        </w:rPr>
        <w:t>—本标准主要审核人：</w:t>
      </w:r>
      <w:r w:rsidR="00152026">
        <w:rPr>
          <w:rFonts w:hint="eastAsia"/>
        </w:rPr>
        <w:t>汪国利</w:t>
      </w:r>
    </w:p>
    <w:p w:rsidR="00AC5E1A" w:rsidRDefault="00AC5E1A" w:rsidP="00AC5E1A">
      <w:pPr>
        <w:pStyle w:val="afe"/>
        <w:spacing w:before="156" w:after="156"/>
      </w:pPr>
      <w:r>
        <w:rPr>
          <w:rFonts w:hint="eastAsia"/>
        </w:rPr>
        <w:t>—本标准主要签发人：</w:t>
      </w:r>
      <w:r w:rsidR="00D16511">
        <w:rPr>
          <w:rFonts w:hint="eastAsia"/>
        </w:rPr>
        <w:t>夏景辉</w:t>
      </w:r>
    </w:p>
    <w:p w:rsidR="00E34E76" w:rsidRPr="00E34E76" w:rsidRDefault="00E34E76" w:rsidP="00E34E76">
      <w:pPr>
        <w:pStyle w:val="afe"/>
        <w:sectPr w:rsidR="00E34E76" w:rsidRPr="00E34E76" w:rsidSect="00E34E76">
          <w:headerReference w:type="default" r:id="rId10"/>
          <w:footerReference w:type="default" r:id="rId11"/>
          <w:pgSz w:w="11906" w:h="16838" w:code="9"/>
          <w:pgMar w:top="567" w:right="1134" w:bottom="1134" w:left="1418" w:header="1418" w:footer="1134" w:gutter="0"/>
          <w:pgNumType w:fmt="upperRoman" w:start="1"/>
          <w:cols w:space="425"/>
          <w:formProt w:val="0"/>
          <w:docGrid w:type="lines" w:linePitch="312"/>
        </w:sectPr>
      </w:pPr>
    </w:p>
    <w:p w:rsidR="00F34B99" w:rsidRDefault="00D16511" w:rsidP="00DF1459">
      <w:pPr>
        <w:pStyle w:val="aff1"/>
      </w:pPr>
      <w:bookmarkStart w:id="32" w:name="StandardName"/>
      <w:r>
        <w:rPr>
          <w:rFonts w:hint="eastAsia"/>
        </w:rPr>
        <w:lastRenderedPageBreak/>
        <w:t>安全</w:t>
      </w:r>
      <w:r w:rsidR="0004226E">
        <w:rPr>
          <w:rFonts w:hint="eastAsia"/>
        </w:rPr>
        <w:t>生产费用</w:t>
      </w:r>
      <w:r w:rsidR="00DF1459">
        <w:rPr>
          <w:rFonts w:hint="eastAsia"/>
        </w:rPr>
        <w:t>管理办法</w:t>
      </w:r>
      <w:bookmarkEnd w:id="32"/>
    </w:p>
    <w:p w:rsidR="00F34B99" w:rsidRDefault="00F34B99" w:rsidP="00822BD4">
      <w:pPr>
        <w:pStyle w:val="a3"/>
        <w:spacing w:before="312" w:after="312"/>
      </w:pPr>
      <w:bookmarkStart w:id="33" w:name="_Toc404691029"/>
      <w:bookmarkStart w:id="34" w:name="_Toc407358533"/>
      <w:bookmarkStart w:id="35" w:name="_Toc428345272"/>
      <w:bookmarkStart w:id="36" w:name="_Toc428347033"/>
      <w:bookmarkStart w:id="37" w:name="_Toc430183997"/>
      <w:bookmarkStart w:id="38" w:name="_Toc430184075"/>
      <w:bookmarkStart w:id="39" w:name="_Toc430184126"/>
      <w:bookmarkStart w:id="40" w:name="_Toc430247250"/>
      <w:r>
        <w:rPr>
          <w:rFonts w:hint="eastAsia"/>
        </w:rPr>
        <w:t>范围</w:t>
      </w:r>
      <w:bookmarkEnd w:id="33"/>
      <w:bookmarkEnd w:id="34"/>
      <w:bookmarkEnd w:id="35"/>
      <w:bookmarkEnd w:id="36"/>
      <w:bookmarkEnd w:id="37"/>
      <w:bookmarkEnd w:id="38"/>
      <w:bookmarkEnd w:id="39"/>
      <w:bookmarkEnd w:id="40"/>
    </w:p>
    <w:p w:rsidR="00D16511" w:rsidRDefault="00D16511" w:rsidP="00D16511">
      <w:pPr>
        <w:pStyle w:val="afe"/>
      </w:pPr>
      <w:bookmarkStart w:id="41" w:name="_Toc404691030"/>
      <w:bookmarkStart w:id="42" w:name="_Toc407358535"/>
      <w:r>
        <w:rPr>
          <w:rFonts w:hint="eastAsia"/>
        </w:rPr>
        <w:t>本规定适用于郑州市轨道交通有限公司运营分公司（以下简称分公司）</w:t>
      </w:r>
      <w:r w:rsidR="0004226E">
        <w:rPr>
          <w:rFonts w:hint="eastAsia"/>
        </w:rPr>
        <w:t>安全生产费用管理工作</w:t>
      </w:r>
      <w:r>
        <w:rPr>
          <w:rFonts w:hint="eastAsia"/>
        </w:rPr>
        <w:t>。</w:t>
      </w:r>
    </w:p>
    <w:p w:rsidR="00F34B99" w:rsidRDefault="00F34B99" w:rsidP="00822BD4">
      <w:pPr>
        <w:pStyle w:val="a3"/>
        <w:spacing w:before="312" w:after="312"/>
      </w:pPr>
      <w:bookmarkStart w:id="43" w:name="_Toc428345273"/>
      <w:bookmarkStart w:id="44" w:name="_Toc428347034"/>
      <w:bookmarkStart w:id="45" w:name="_Toc430183998"/>
      <w:bookmarkStart w:id="46" w:name="_Toc430184076"/>
      <w:bookmarkStart w:id="47" w:name="_Toc430184127"/>
      <w:bookmarkStart w:id="48" w:name="_Toc430247251"/>
      <w:r>
        <w:rPr>
          <w:rFonts w:hint="eastAsia"/>
        </w:rPr>
        <w:t>规范性引用文件</w:t>
      </w:r>
      <w:bookmarkEnd w:id="41"/>
      <w:bookmarkEnd w:id="42"/>
      <w:bookmarkEnd w:id="43"/>
      <w:bookmarkEnd w:id="44"/>
      <w:bookmarkEnd w:id="45"/>
      <w:bookmarkEnd w:id="46"/>
      <w:bookmarkEnd w:id="47"/>
      <w:bookmarkEnd w:id="48"/>
    </w:p>
    <w:p w:rsidR="00F34B99" w:rsidRDefault="00F34B99" w:rsidP="00F34B99">
      <w:pPr>
        <w:pStyle w:val="afe"/>
      </w:pPr>
      <w:r>
        <w:rPr>
          <w:rFonts w:hint="eastAsia"/>
        </w:rPr>
        <w:t>下列文件对于本文件的应用是必不可少的。凡是注日期的引用文件，仅所注日期的版本适用于本文件。凡是不注日期的引用文件，其最新版本（包括所有的修改单）适用于本文件。</w:t>
      </w:r>
    </w:p>
    <w:p w:rsidR="00B052B9" w:rsidRPr="00B052B9" w:rsidRDefault="00B052B9" w:rsidP="00B052B9">
      <w:pPr>
        <w:pStyle w:val="afe"/>
      </w:pPr>
      <w:r w:rsidRPr="00B052B9">
        <w:rPr>
          <w:rFonts w:hint="eastAsia"/>
        </w:rPr>
        <w:t>《中华人民共和国安全生产法》（</w:t>
      </w:r>
      <w:r w:rsidRPr="00B052B9">
        <w:t>中华人民共和国</w:t>
      </w:r>
      <w:r w:rsidR="00891190" w:rsidRPr="00B052B9">
        <w:t>主席令</w:t>
      </w:r>
      <w:r w:rsidRPr="00B052B9">
        <w:rPr>
          <w:rFonts w:hint="eastAsia"/>
        </w:rPr>
        <w:t>第</w:t>
      </w:r>
      <w:r w:rsidR="00891190">
        <w:rPr>
          <w:rFonts w:hint="eastAsia"/>
        </w:rPr>
        <w:t>十三</w:t>
      </w:r>
      <w:r w:rsidRPr="00B052B9">
        <w:rPr>
          <w:rFonts w:hint="eastAsia"/>
        </w:rPr>
        <w:t>号）</w:t>
      </w:r>
    </w:p>
    <w:p w:rsidR="0004226E" w:rsidRPr="001E01D5" w:rsidRDefault="0004226E" w:rsidP="0004226E">
      <w:pPr>
        <w:pStyle w:val="afe"/>
      </w:pPr>
      <w:bookmarkStart w:id="49" w:name="_Toc404691031"/>
      <w:bookmarkStart w:id="50" w:name="_Toc407358536"/>
      <w:bookmarkStart w:id="51" w:name="_Toc428345274"/>
      <w:bookmarkEnd w:id="49"/>
      <w:r w:rsidRPr="001E01D5">
        <w:rPr>
          <w:rFonts w:hint="eastAsia"/>
        </w:rPr>
        <w:t>《企业安全生产费用提取和使用管理办法》（财企〔</w:t>
      </w:r>
      <w:r w:rsidRPr="001E01D5">
        <w:t>2012</w:t>
      </w:r>
      <w:r w:rsidRPr="001E01D5">
        <w:rPr>
          <w:rFonts w:hint="eastAsia"/>
        </w:rPr>
        <w:t>〕</w:t>
      </w:r>
      <w:r w:rsidRPr="001E01D5">
        <w:t>16</w:t>
      </w:r>
      <w:r w:rsidRPr="001E01D5">
        <w:rPr>
          <w:rFonts w:hint="eastAsia"/>
        </w:rPr>
        <w:t>号）</w:t>
      </w:r>
    </w:p>
    <w:p w:rsidR="0004226E" w:rsidRPr="001E01D5" w:rsidRDefault="0004226E" w:rsidP="0004226E">
      <w:pPr>
        <w:pStyle w:val="afe"/>
      </w:pPr>
      <w:r w:rsidRPr="001E01D5">
        <w:rPr>
          <w:rFonts w:hint="eastAsia"/>
        </w:rPr>
        <w:t>《河南省安全生产条例》</w:t>
      </w:r>
    </w:p>
    <w:p w:rsidR="0004226E" w:rsidRDefault="0004226E" w:rsidP="0004226E">
      <w:pPr>
        <w:pStyle w:val="afe"/>
      </w:pPr>
      <w:r w:rsidRPr="001E01D5">
        <w:rPr>
          <w:rFonts w:hint="eastAsia"/>
        </w:rPr>
        <w:t>《郑州市轨道交通有限公司运营分公司财务开支管理实施细则》</w:t>
      </w:r>
    </w:p>
    <w:p w:rsidR="00E34E76" w:rsidRDefault="00E34E76" w:rsidP="0004226E">
      <w:pPr>
        <w:pStyle w:val="a3"/>
        <w:spacing w:before="312" w:after="312"/>
      </w:pPr>
      <w:bookmarkStart w:id="52" w:name="_Toc430183999"/>
      <w:bookmarkStart w:id="53" w:name="_Toc430184077"/>
      <w:bookmarkStart w:id="54" w:name="_Toc430184128"/>
      <w:bookmarkStart w:id="55" w:name="_Toc430247252"/>
      <w:bookmarkStart w:id="56" w:name="_Toc428347035"/>
      <w:bookmarkStart w:id="57" w:name="_Toc430184000"/>
      <w:bookmarkStart w:id="58" w:name="_Toc430184078"/>
      <w:bookmarkStart w:id="59" w:name="_Toc430184129"/>
      <w:bookmarkStart w:id="60" w:name="_Toc430247253"/>
      <w:bookmarkEnd w:id="52"/>
      <w:bookmarkEnd w:id="53"/>
      <w:bookmarkEnd w:id="54"/>
      <w:bookmarkEnd w:id="55"/>
      <w:r>
        <w:rPr>
          <w:rFonts w:hint="eastAsia"/>
        </w:rPr>
        <w:t>术语和定义</w:t>
      </w:r>
      <w:bookmarkEnd w:id="50"/>
      <w:bookmarkEnd w:id="51"/>
      <w:bookmarkEnd w:id="56"/>
      <w:bookmarkEnd w:id="57"/>
      <w:bookmarkEnd w:id="58"/>
      <w:bookmarkEnd w:id="59"/>
      <w:bookmarkEnd w:id="60"/>
    </w:p>
    <w:p w:rsidR="00632AC5" w:rsidRPr="00632AC5" w:rsidRDefault="00632AC5" w:rsidP="00632AC5">
      <w:pPr>
        <w:pStyle w:val="afe"/>
      </w:pPr>
      <w:r>
        <w:rPr>
          <w:rFonts w:hint="eastAsia"/>
        </w:rPr>
        <w:t>无。</w:t>
      </w:r>
    </w:p>
    <w:p w:rsidR="00E34E76" w:rsidRDefault="00E34E76" w:rsidP="00E34E76">
      <w:pPr>
        <w:pStyle w:val="a3"/>
        <w:spacing w:before="312" w:after="312"/>
      </w:pPr>
      <w:bookmarkStart w:id="61" w:name="_Toc407358537"/>
      <w:bookmarkStart w:id="62" w:name="_Toc428345275"/>
      <w:bookmarkStart w:id="63" w:name="_Toc428347036"/>
      <w:bookmarkStart w:id="64" w:name="_Toc430184001"/>
      <w:bookmarkStart w:id="65" w:name="_Toc430184079"/>
      <w:bookmarkStart w:id="66" w:name="_Toc430184130"/>
      <w:bookmarkStart w:id="67" w:name="_Toc430247254"/>
      <w:r>
        <w:rPr>
          <w:rFonts w:hint="eastAsia"/>
        </w:rPr>
        <w:t>职责</w:t>
      </w:r>
      <w:bookmarkEnd w:id="61"/>
      <w:bookmarkEnd w:id="62"/>
      <w:bookmarkEnd w:id="63"/>
      <w:bookmarkEnd w:id="64"/>
      <w:bookmarkEnd w:id="65"/>
      <w:bookmarkEnd w:id="66"/>
      <w:bookmarkEnd w:id="67"/>
    </w:p>
    <w:p w:rsidR="007C60DD" w:rsidRPr="006D0BBE" w:rsidRDefault="007C60DD" w:rsidP="006D0BBE">
      <w:pPr>
        <w:pStyle w:val="a4"/>
        <w:spacing w:before="156" w:after="156"/>
      </w:pPr>
      <w:bookmarkStart w:id="68" w:name="_Toc430184080"/>
      <w:r w:rsidRPr="006D0BBE">
        <w:rPr>
          <w:rFonts w:hint="eastAsia"/>
        </w:rPr>
        <w:t>分公司总经理对安全生产费用全面领导。审批安全投入计划、安全生产费用支出、等。</w:t>
      </w:r>
      <w:bookmarkEnd w:id="68"/>
    </w:p>
    <w:p w:rsidR="006510FA" w:rsidRDefault="008F7F29">
      <w:pPr>
        <w:pStyle w:val="a4"/>
        <w:spacing w:before="156" w:after="156"/>
      </w:pPr>
      <w:bookmarkStart w:id="69" w:name="_Toc430184081"/>
      <w:r w:rsidRPr="008F7F29">
        <w:rPr>
          <w:rFonts w:hint="eastAsia"/>
        </w:rPr>
        <w:t>财务部负责对安全生产资金进行统一管理：</w:t>
      </w:r>
      <w:bookmarkEnd w:id="69"/>
    </w:p>
    <w:p w:rsidR="006510FA" w:rsidRPr="00D969F7" w:rsidRDefault="0067454E" w:rsidP="00D969F7">
      <w:pPr>
        <w:pStyle w:val="a"/>
        <w:numPr>
          <w:ilvl w:val="0"/>
          <w:numId w:val="75"/>
        </w:numPr>
      </w:pPr>
      <w:bookmarkStart w:id="70" w:name="_Toc430184082"/>
      <w:r w:rsidRPr="00BF0E97">
        <w:rPr>
          <w:rFonts w:hint="eastAsia"/>
        </w:rPr>
        <w:t>依据财企【2012】16号文《企业安全生产费用提取和使用管理办法》规定按月提取安全生产经费，并依据领导批准的安全生产经费做好资金支付</w:t>
      </w:r>
      <w:r w:rsidR="008F7F29" w:rsidRPr="00D969F7">
        <w:rPr>
          <w:rFonts w:hint="eastAsia"/>
        </w:rPr>
        <w:t>；</w:t>
      </w:r>
      <w:bookmarkEnd w:id="70"/>
    </w:p>
    <w:p w:rsidR="006510FA" w:rsidRPr="00D969F7" w:rsidRDefault="008F7F29" w:rsidP="00D969F7">
      <w:pPr>
        <w:pStyle w:val="a"/>
        <w:numPr>
          <w:ilvl w:val="0"/>
          <w:numId w:val="75"/>
        </w:numPr>
      </w:pPr>
      <w:bookmarkStart w:id="71" w:name="_Toc430184083"/>
      <w:r w:rsidRPr="00D969F7">
        <w:rPr>
          <w:rFonts w:hint="eastAsia"/>
        </w:rPr>
        <w:t>根据年度安全生产计划，做好资金的投入落实工作；</w:t>
      </w:r>
      <w:bookmarkEnd w:id="71"/>
    </w:p>
    <w:p w:rsidR="006510FA" w:rsidRPr="00D969F7" w:rsidRDefault="008F7F29" w:rsidP="00D969F7">
      <w:pPr>
        <w:pStyle w:val="a"/>
        <w:numPr>
          <w:ilvl w:val="0"/>
          <w:numId w:val="75"/>
        </w:numPr>
      </w:pPr>
      <w:bookmarkStart w:id="72" w:name="_Toc430184084"/>
      <w:r w:rsidRPr="00D969F7">
        <w:rPr>
          <w:rFonts w:hint="eastAsia"/>
        </w:rPr>
        <w:t>实行专款专用，设立专门会计科目进行会计核算。</w:t>
      </w:r>
      <w:bookmarkEnd w:id="72"/>
    </w:p>
    <w:p w:rsidR="007C60DD" w:rsidRPr="007C60DD" w:rsidRDefault="007C60DD" w:rsidP="007C60DD">
      <w:pPr>
        <w:pStyle w:val="a4"/>
        <w:spacing w:before="156" w:after="156"/>
      </w:pPr>
      <w:bookmarkStart w:id="73" w:name="_Toc430184085"/>
      <w:r w:rsidRPr="007C60DD">
        <w:rPr>
          <w:rFonts w:hint="eastAsia"/>
        </w:rPr>
        <w:t>安全技术部是安全生产费用的归口管理部门：</w:t>
      </w:r>
      <w:bookmarkEnd w:id="73"/>
    </w:p>
    <w:p w:rsidR="006510FA" w:rsidRPr="00D969F7" w:rsidRDefault="008F7F29" w:rsidP="00D969F7">
      <w:pPr>
        <w:pStyle w:val="a"/>
        <w:numPr>
          <w:ilvl w:val="0"/>
          <w:numId w:val="74"/>
        </w:numPr>
      </w:pPr>
      <w:bookmarkStart w:id="74" w:name="_Toc430184086"/>
      <w:r w:rsidRPr="00D969F7">
        <w:rPr>
          <w:rFonts w:hint="eastAsia"/>
        </w:rPr>
        <w:t>负责审核、汇总并编制分公司安全投入计划；</w:t>
      </w:r>
      <w:bookmarkEnd w:id="74"/>
    </w:p>
    <w:p w:rsidR="006510FA" w:rsidRPr="00D969F7" w:rsidRDefault="008F7F29" w:rsidP="00D969F7">
      <w:pPr>
        <w:pStyle w:val="a"/>
        <w:numPr>
          <w:ilvl w:val="0"/>
          <w:numId w:val="74"/>
        </w:numPr>
      </w:pPr>
      <w:bookmarkStart w:id="75" w:name="_Toc430184087"/>
      <w:r w:rsidRPr="00D969F7">
        <w:rPr>
          <w:rFonts w:hint="eastAsia"/>
        </w:rPr>
        <w:t>负责审核安全投入报告，监督检查相关部门安全投入落实情况；</w:t>
      </w:r>
      <w:bookmarkEnd w:id="75"/>
    </w:p>
    <w:p w:rsidR="006510FA" w:rsidRPr="00D969F7" w:rsidRDefault="008F7F29" w:rsidP="00D969F7">
      <w:pPr>
        <w:pStyle w:val="a"/>
        <w:numPr>
          <w:ilvl w:val="0"/>
          <w:numId w:val="74"/>
        </w:numPr>
      </w:pPr>
      <w:bookmarkStart w:id="76" w:name="_Toc430184088"/>
      <w:r w:rsidRPr="00D969F7">
        <w:rPr>
          <w:rFonts w:hint="eastAsia"/>
        </w:rPr>
        <w:t>编制年度安全经费投入情况和实施情况报告；</w:t>
      </w:r>
      <w:bookmarkEnd w:id="76"/>
    </w:p>
    <w:p w:rsidR="006510FA" w:rsidRPr="00D969F7" w:rsidRDefault="008F7F29" w:rsidP="00D969F7">
      <w:pPr>
        <w:pStyle w:val="a"/>
        <w:numPr>
          <w:ilvl w:val="0"/>
          <w:numId w:val="74"/>
        </w:numPr>
      </w:pPr>
      <w:bookmarkStart w:id="77" w:name="_Toc430184089"/>
      <w:r w:rsidRPr="00D969F7">
        <w:rPr>
          <w:rFonts w:hint="eastAsia"/>
        </w:rPr>
        <w:t>汇总并建立《分公司安全生产经费使用台帐》（附录</w:t>
      </w:r>
      <w:r w:rsidRPr="00D969F7">
        <w:t>A</w:t>
      </w:r>
      <w:r w:rsidRPr="00D969F7">
        <w:rPr>
          <w:rFonts w:hint="eastAsia"/>
        </w:rPr>
        <w:t>），记录安全生产费用的具体使用情况。</w:t>
      </w:r>
      <w:bookmarkEnd w:id="77"/>
    </w:p>
    <w:p w:rsidR="007C60DD" w:rsidRPr="007C60DD" w:rsidRDefault="007C60DD" w:rsidP="007C60DD">
      <w:pPr>
        <w:pStyle w:val="a4"/>
        <w:spacing w:before="156" w:after="156"/>
      </w:pPr>
      <w:bookmarkStart w:id="78" w:name="_Toc430184090"/>
      <w:r w:rsidRPr="007C60DD">
        <w:rPr>
          <w:rFonts w:hint="eastAsia"/>
        </w:rPr>
        <w:t>各部门应根据经批准的安全费用投入使用计划及时实施，并建立本部门的安全费用管理台账</w:t>
      </w:r>
      <w:r w:rsidR="00530F14" w:rsidRPr="007C60DD">
        <w:rPr>
          <w:rFonts w:hint="eastAsia"/>
        </w:rPr>
        <w:t>（参照附录</w:t>
      </w:r>
      <w:r w:rsidR="00530F14" w:rsidRPr="007C60DD">
        <w:t>A</w:t>
      </w:r>
      <w:r w:rsidR="00530F14" w:rsidRPr="007C60DD">
        <w:rPr>
          <w:rFonts w:hint="eastAsia"/>
        </w:rPr>
        <w:t>）</w:t>
      </w:r>
      <w:r w:rsidR="00530F14">
        <w:rPr>
          <w:rFonts w:hint="eastAsia"/>
        </w:rPr>
        <w:t>，</w:t>
      </w:r>
      <w:r w:rsidR="008F7F29" w:rsidRPr="008F7F29">
        <w:rPr>
          <w:rFonts w:hint="eastAsia"/>
        </w:rPr>
        <w:t>需求部门在填写事前审批表时，需与归口管理部门主管工程师进行沟通，并在归口管理部门负责人审批之前经过归口管理部门主管工程师审核。</w:t>
      </w:r>
      <w:bookmarkEnd w:id="78"/>
    </w:p>
    <w:p w:rsidR="007C60DD" w:rsidRPr="007C60DD" w:rsidRDefault="007C60DD" w:rsidP="007C60DD">
      <w:pPr>
        <w:pStyle w:val="a4"/>
        <w:spacing w:before="156" w:after="156"/>
      </w:pPr>
      <w:bookmarkStart w:id="79" w:name="_Toc430184091"/>
      <w:r w:rsidRPr="007C60DD">
        <w:rPr>
          <w:rFonts w:hint="eastAsia"/>
        </w:rPr>
        <w:t>各部门内分管领导按照职责分工对有关专业安全生产费用计提、支付、使用实施监督管理。</w:t>
      </w:r>
      <w:bookmarkEnd w:id="79"/>
    </w:p>
    <w:p w:rsidR="00074128" w:rsidRDefault="008F7F29">
      <w:pPr>
        <w:pStyle w:val="a4"/>
        <w:spacing w:before="156" w:after="156"/>
      </w:pPr>
      <w:bookmarkStart w:id="80" w:name="_Toc430184092"/>
      <w:r w:rsidRPr="008F7F29">
        <w:rPr>
          <w:rFonts w:hint="eastAsia"/>
        </w:rPr>
        <w:lastRenderedPageBreak/>
        <w:t>如出现安全费用使用范围不合理或没有按实际需要投入造成无法满足安全生产需求时，或发现安全费用支取人擅自挪用的，分公司将按情节严重程度严肃处理，情节严重的上报公司，由公司</w:t>
      </w:r>
      <w:del w:id="81" w:author="作者">
        <w:r w:rsidRPr="008F7F29" w:rsidDel="00BB73D4">
          <w:rPr>
            <w:rFonts w:hint="eastAsia"/>
          </w:rPr>
          <w:delText>安委会</w:delText>
        </w:r>
      </w:del>
      <w:r w:rsidRPr="008F7F29">
        <w:rPr>
          <w:rFonts w:hint="eastAsia"/>
        </w:rPr>
        <w:t>进行处理。</w:t>
      </w:r>
      <w:bookmarkEnd w:id="80"/>
    </w:p>
    <w:p w:rsidR="00E34E76" w:rsidRDefault="002D3E44" w:rsidP="00E34E76">
      <w:pPr>
        <w:pStyle w:val="a3"/>
        <w:spacing w:before="312" w:after="312"/>
      </w:pPr>
      <w:r>
        <w:rPr>
          <w:rFonts w:hint="eastAsia"/>
        </w:rPr>
        <w:t>管理内容及要求</w:t>
      </w:r>
    </w:p>
    <w:p w:rsidR="005940C2" w:rsidRDefault="005940C2" w:rsidP="005940C2">
      <w:pPr>
        <w:pStyle w:val="a4"/>
        <w:spacing w:before="156" w:after="156"/>
      </w:pPr>
      <w:bookmarkStart w:id="82" w:name="_Toc430184094"/>
      <w:r w:rsidRPr="005940C2">
        <w:rPr>
          <w:rFonts w:hint="eastAsia"/>
        </w:rPr>
        <w:t>基本原则</w:t>
      </w:r>
      <w:bookmarkEnd w:id="82"/>
    </w:p>
    <w:p w:rsidR="006510FA" w:rsidRDefault="008F7F29">
      <w:pPr>
        <w:pStyle w:val="aff9"/>
      </w:pPr>
      <w:bookmarkStart w:id="83" w:name="_Toc430184095"/>
      <w:r w:rsidRPr="008F7F29">
        <w:rPr>
          <w:rFonts w:hint="eastAsia"/>
        </w:rPr>
        <w:t>安全生产经费是指分公司根据安全生产工作需要投入到安全生产工作中的经费，在成本中列支，专户核算（指专门设定一个会计科目账户进行核算），专门用于购置安全防护用具、落实安全措施、改善安全条件、加强安全管理以及加大安全宣传力度、开展安全各项活动等改进企业安全生产条件所需的费用。</w:t>
      </w:r>
      <w:bookmarkEnd w:id="83"/>
    </w:p>
    <w:p w:rsidR="006510FA" w:rsidRDefault="008F7F29">
      <w:pPr>
        <w:pStyle w:val="aff9"/>
      </w:pPr>
      <w:bookmarkStart w:id="84" w:name="_Toc430184096"/>
      <w:r w:rsidRPr="008F7F29">
        <w:rPr>
          <w:rFonts w:hint="eastAsia"/>
        </w:rPr>
        <w:t>安全生产费用按照“及时计提、确保需要、统筹管理、规范使用”的原则进行管理，并纳入分公司年度预算。</w:t>
      </w:r>
      <w:bookmarkEnd w:id="84"/>
    </w:p>
    <w:p w:rsidR="006510FA" w:rsidRDefault="008F7F29">
      <w:pPr>
        <w:pStyle w:val="aff9"/>
      </w:pPr>
      <w:bookmarkStart w:id="85" w:name="_Toc430184098"/>
      <w:r w:rsidRPr="008F7F29">
        <w:rPr>
          <w:rFonts w:hint="eastAsia"/>
        </w:rPr>
        <w:t>安全费用的提取和使用情况，接受轨道公司的监督和检查。安全生产投入及安全生产费用在年度经费预算中，列入重点编制项目，并不得少于国家规定的比例。</w:t>
      </w:r>
      <w:bookmarkEnd w:id="85"/>
    </w:p>
    <w:p w:rsidR="006510FA" w:rsidRDefault="00561B73">
      <w:pPr>
        <w:pStyle w:val="aff9"/>
      </w:pPr>
      <w:bookmarkStart w:id="86" w:name="_Toc430184099"/>
      <w:r>
        <w:rPr>
          <w:rFonts w:hint="eastAsia"/>
        </w:rPr>
        <w:t>安全生产费用实行专款专用，</w:t>
      </w:r>
      <w:r w:rsidR="008F7F29" w:rsidRPr="008F7F29">
        <w:rPr>
          <w:rFonts w:hint="eastAsia"/>
        </w:rPr>
        <w:t>不得挪用或挤占。</w:t>
      </w:r>
      <w:r w:rsidRPr="00BF0E97">
        <w:rPr>
          <w:rFonts w:hint="eastAsia"/>
        </w:rPr>
        <w:t>上年度计提的安全生产经费结余部分结转下年度</w:t>
      </w:r>
      <w:r>
        <w:rPr>
          <w:rFonts w:hint="eastAsia"/>
        </w:rPr>
        <w:t>，</w:t>
      </w:r>
      <w:r w:rsidRPr="00BF0E97">
        <w:rPr>
          <w:rFonts w:hint="eastAsia"/>
        </w:rPr>
        <w:t>公司依据经批准的年度安全生产计划做好安全生产专项经费的使用和管理</w:t>
      </w:r>
      <w:bookmarkEnd w:id="86"/>
      <w:r>
        <w:rPr>
          <w:rFonts w:hint="eastAsia"/>
        </w:rPr>
        <w:t>。</w:t>
      </w:r>
    </w:p>
    <w:p w:rsidR="005940C2" w:rsidRPr="005940C2" w:rsidRDefault="005940C2" w:rsidP="005940C2">
      <w:pPr>
        <w:pStyle w:val="a4"/>
        <w:spacing w:before="156" w:after="156"/>
      </w:pPr>
      <w:bookmarkStart w:id="87" w:name="_Toc430184100"/>
      <w:r w:rsidRPr="005940C2">
        <w:rPr>
          <w:rFonts w:hint="eastAsia"/>
        </w:rPr>
        <w:t>使用范围</w:t>
      </w:r>
      <w:bookmarkEnd w:id="87"/>
    </w:p>
    <w:p w:rsidR="006510FA" w:rsidRDefault="008F7F29">
      <w:pPr>
        <w:pStyle w:val="aff9"/>
      </w:pPr>
      <w:bookmarkStart w:id="88" w:name="_Toc430184101"/>
      <w:r w:rsidRPr="008F7F29">
        <w:rPr>
          <w:rFonts w:hint="eastAsia"/>
        </w:rPr>
        <w:t>完善、改造和维护安全防护设施设备支出（不含“三同时”要求初期投入的安全设施）。</w:t>
      </w:r>
      <w:bookmarkEnd w:id="88"/>
    </w:p>
    <w:p w:rsidR="006510FA" w:rsidRDefault="009E6CE2">
      <w:pPr>
        <w:pStyle w:val="a"/>
        <w:numPr>
          <w:ilvl w:val="0"/>
          <w:numId w:val="57"/>
        </w:numPr>
      </w:pPr>
      <w:r w:rsidRPr="00D217C8">
        <w:rPr>
          <w:rFonts w:hint="eastAsia"/>
        </w:rPr>
        <w:t>“四口”(</w:t>
      </w:r>
      <w:r w:rsidR="00D908DB" w:rsidRPr="00D908DB">
        <w:rPr>
          <w:rFonts w:hint="eastAsia"/>
        </w:rPr>
        <w:t>楼梯口、电梯井口、预留洞口、通道口</w:t>
      </w:r>
      <w:r w:rsidR="00D92BCC" w:rsidRPr="00D92BCC">
        <w:rPr>
          <w:rFonts w:hint="eastAsia"/>
        </w:rPr>
        <w:t>)</w:t>
      </w:r>
      <w:r w:rsidR="008F7F29" w:rsidRPr="008F7F29">
        <w:rPr>
          <w:rFonts w:hint="eastAsia"/>
        </w:rPr>
        <w:t>、“五临边”（未安装栏杆的平台临边、无外架防护的层面临边、升降口临边、基坑临边、上下斜道临边）等防护、防滑设施；</w:t>
      </w:r>
    </w:p>
    <w:p w:rsidR="006510FA" w:rsidRDefault="008F7F29">
      <w:pPr>
        <w:pStyle w:val="a"/>
        <w:numPr>
          <w:ilvl w:val="0"/>
          <w:numId w:val="57"/>
        </w:numPr>
      </w:pPr>
      <w:r w:rsidRPr="008F7F29">
        <w:rPr>
          <w:rFonts w:hint="eastAsia"/>
        </w:rPr>
        <w:t>作业中防止物体、人员坠落以及交叉作业需设置的安全网、棚、护栏等；</w:t>
      </w:r>
    </w:p>
    <w:p w:rsidR="006510FA" w:rsidRDefault="008F7F29">
      <w:pPr>
        <w:pStyle w:val="a"/>
        <w:numPr>
          <w:ilvl w:val="0"/>
          <w:numId w:val="57"/>
        </w:numPr>
      </w:pPr>
      <w:r w:rsidRPr="008F7F29">
        <w:rPr>
          <w:rFonts w:hint="eastAsia"/>
        </w:rPr>
        <w:t>其他各类安全警示、设施和标识标牌。</w:t>
      </w:r>
    </w:p>
    <w:p w:rsidR="006510FA" w:rsidRDefault="008F7F29">
      <w:pPr>
        <w:pStyle w:val="aff9"/>
      </w:pPr>
      <w:bookmarkStart w:id="89" w:name="_Toc430184102"/>
      <w:bookmarkStart w:id="90" w:name="_Toc430184103"/>
      <w:bookmarkEnd w:id="89"/>
      <w:r w:rsidRPr="008F7F29">
        <w:rPr>
          <w:rFonts w:hint="eastAsia"/>
        </w:rPr>
        <w:t>配备、维护、保养应急救援器材、设备支出和应急演练支出。</w:t>
      </w:r>
      <w:bookmarkEnd w:id="90"/>
    </w:p>
    <w:p w:rsidR="006510FA" w:rsidRDefault="001F1578">
      <w:pPr>
        <w:pStyle w:val="a"/>
        <w:numPr>
          <w:ilvl w:val="0"/>
          <w:numId w:val="59"/>
        </w:numPr>
      </w:pPr>
      <w:r w:rsidRPr="00D217C8">
        <w:rPr>
          <w:rFonts w:hint="eastAsia"/>
        </w:rPr>
        <w:t>应急预案评审支出；</w:t>
      </w:r>
    </w:p>
    <w:p w:rsidR="006510FA" w:rsidRDefault="00D908DB">
      <w:pPr>
        <w:pStyle w:val="a"/>
        <w:numPr>
          <w:ilvl w:val="0"/>
          <w:numId w:val="59"/>
        </w:numPr>
      </w:pPr>
      <w:r w:rsidRPr="00D908DB">
        <w:rPr>
          <w:rFonts w:hint="eastAsia"/>
        </w:rPr>
        <w:t>各项应急演练支出，包括演练所需物资材料费用等；</w:t>
      </w:r>
    </w:p>
    <w:p w:rsidR="006510FA" w:rsidRDefault="008F7F29">
      <w:pPr>
        <w:pStyle w:val="a"/>
        <w:numPr>
          <w:ilvl w:val="0"/>
          <w:numId w:val="59"/>
        </w:numPr>
      </w:pPr>
      <w:r w:rsidRPr="008F7F29">
        <w:rPr>
          <w:rFonts w:hint="eastAsia"/>
        </w:rPr>
        <w:t>其他应急管理的支出，包括日常应急演练记录本等。</w:t>
      </w:r>
    </w:p>
    <w:p w:rsidR="006510FA" w:rsidRDefault="008F7F29">
      <w:pPr>
        <w:pStyle w:val="aff9"/>
      </w:pPr>
      <w:bookmarkStart w:id="91" w:name="_Toc430184104"/>
      <w:r w:rsidRPr="008F7F29">
        <w:rPr>
          <w:rFonts w:hint="eastAsia"/>
        </w:rPr>
        <w:t>开展重大危险源和事故隐患评估、监控和整改支出。</w:t>
      </w:r>
      <w:bookmarkEnd w:id="91"/>
    </w:p>
    <w:p w:rsidR="006510FA" w:rsidRDefault="001F1578">
      <w:pPr>
        <w:pStyle w:val="a"/>
        <w:numPr>
          <w:ilvl w:val="0"/>
          <w:numId w:val="63"/>
        </w:numPr>
      </w:pPr>
      <w:r w:rsidRPr="001F1578">
        <w:rPr>
          <w:rFonts w:hint="eastAsia"/>
        </w:rPr>
        <w:t>危险源辨识与控制措施支出</w:t>
      </w:r>
      <w:r w:rsidR="00357E8F" w:rsidRPr="00357E8F">
        <w:rPr>
          <w:rFonts w:hint="eastAsia"/>
        </w:rPr>
        <w:t>，包括配置各类硬件设施设备、购置材料、完善安全标示等；</w:t>
      </w:r>
    </w:p>
    <w:p w:rsidR="006510FA" w:rsidRDefault="00357E8F">
      <w:pPr>
        <w:pStyle w:val="a"/>
        <w:numPr>
          <w:ilvl w:val="0"/>
          <w:numId w:val="63"/>
        </w:numPr>
      </w:pPr>
      <w:r w:rsidRPr="00357E8F">
        <w:rPr>
          <w:rFonts w:hint="eastAsia"/>
        </w:rPr>
        <w:t>重大事故隐患、一般事故隐患、安全缺陷的排查、治理支出，包括制度缺陷产生的咨询辅导费用、完善安全标示、配置各类硬件设施设备、购置材料费（需说明材料费用标准、来源）、人工费（须说明人工费用标准、来源）等；</w:t>
      </w:r>
    </w:p>
    <w:p w:rsidR="006510FA" w:rsidRDefault="00357E8F">
      <w:pPr>
        <w:pStyle w:val="a"/>
        <w:numPr>
          <w:ilvl w:val="0"/>
          <w:numId w:val="63"/>
        </w:numPr>
      </w:pPr>
      <w:r w:rsidRPr="00357E8F">
        <w:rPr>
          <w:rFonts w:hint="eastAsia"/>
        </w:rPr>
        <w:t>各类危险源及隐患整改以分公司发布的最新危险源清单及隐患清单为准。</w:t>
      </w:r>
    </w:p>
    <w:p w:rsidR="006510FA" w:rsidRDefault="00205605">
      <w:pPr>
        <w:pStyle w:val="aff9"/>
      </w:pPr>
      <w:hyperlink r:id="rId12" w:tgtFrame="_blank" w:history="1">
        <w:bookmarkStart w:id="92" w:name="_Toc430184105"/>
        <w:r w:rsidR="008F7F29" w:rsidRPr="008F7F29">
          <w:rPr>
            <w:rFonts w:hint="eastAsia"/>
          </w:rPr>
          <w:t>安全生产检查</w:t>
        </w:r>
      </w:hyperlink>
      <w:r w:rsidR="008F7F29" w:rsidRPr="008F7F29">
        <w:rPr>
          <w:rFonts w:hint="eastAsia"/>
        </w:rPr>
        <w:t>、评价（不包括新建、改建、扩建项目安全评价）、咨询及标准化建设支出。</w:t>
      </w:r>
      <w:bookmarkEnd w:id="92"/>
    </w:p>
    <w:p w:rsidR="006510FA" w:rsidRDefault="001F1578">
      <w:pPr>
        <w:pStyle w:val="a"/>
        <w:numPr>
          <w:ilvl w:val="0"/>
          <w:numId w:val="64"/>
        </w:numPr>
      </w:pPr>
      <w:r w:rsidRPr="001F1578">
        <w:rPr>
          <w:rFonts w:hint="eastAsia"/>
        </w:rPr>
        <w:t>聘请专家参与安全检查和评价等费用</w:t>
      </w:r>
      <w:r w:rsidR="00357E8F" w:rsidRPr="00357E8F">
        <w:rPr>
          <w:rFonts w:hint="eastAsia"/>
        </w:rPr>
        <w:t>；</w:t>
      </w:r>
    </w:p>
    <w:p w:rsidR="006510FA" w:rsidRDefault="00357E8F">
      <w:pPr>
        <w:pStyle w:val="a"/>
        <w:numPr>
          <w:ilvl w:val="0"/>
          <w:numId w:val="64"/>
        </w:numPr>
      </w:pPr>
      <w:r w:rsidRPr="00357E8F">
        <w:rPr>
          <w:rFonts w:hint="eastAsia"/>
        </w:rPr>
        <w:t>各级安全生产检查、督导与评价，包括印制《安全检查记录》、《奖罚通知单》、《考核通知书》等；</w:t>
      </w:r>
    </w:p>
    <w:p w:rsidR="006510FA" w:rsidRDefault="00357E8F">
      <w:pPr>
        <w:pStyle w:val="a"/>
        <w:numPr>
          <w:ilvl w:val="0"/>
          <w:numId w:val="64"/>
        </w:numPr>
      </w:pPr>
      <w:r w:rsidRPr="00357E8F">
        <w:rPr>
          <w:rFonts w:hint="eastAsia"/>
        </w:rPr>
        <w:t>召开安全生产专题会议等相关支出，包括专家费、差旅费、住宿费、伙食费及相关材料准备所需费用等（其中专家费须说明费用标准、依据、是否含税，差旅费、住宿费、伙食费需说明费用标准、依据）；</w:t>
      </w:r>
    </w:p>
    <w:p w:rsidR="006510FA" w:rsidRDefault="00D92BCC">
      <w:pPr>
        <w:pStyle w:val="a"/>
        <w:numPr>
          <w:ilvl w:val="0"/>
          <w:numId w:val="64"/>
        </w:numPr>
      </w:pPr>
      <w:r w:rsidRPr="00D92BCC">
        <w:rPr>
          <w:rFonts w:hint="eastAsia"/>
        </w:rPr>
        <w:lastRenderedPageBreak/>
        <w:t>开展安全生产标准化建设等相关支出，包括标准化咨询合同费用、考评费、专家费、差旅费、住宿费、伙食费及相关材料准备所需费用等（其中考评费、专家费须说明费用标准、依据、是否含税，差</w:t>
      </w:r>
      <w:r w:rsidR="008F7F29" w:rsidRPr="008F7F29">
        <w:rPr>
          <w:rFonts w:hint="eastAsia"/>
        </w:rPr>
        <w:t>旅费、住宿费、伙食费需说明费用标准、依据）。</w:t>
      </w:r>
    </w:p>
    <w:p w:rsidR="006510FA" w:rsidRDefault="008F7F29">
      <w:pPr>
        <w:pStyle w:val="a"/>
        <w:numPr>
          <w:ilvl w:val="0"/>
          <w:numId w:val="64"/>
        </w:numPr>
      </w:pPr>
      <w:r w:rsidRPr="008F7F29">
        <w:rPr>
          <w:rFonts w:hint="eastAsia"/>
        </w:rPr>
        <w:t>开展职业危害因素检测或评价等相关支出，包括咨询费、检测费、考评费、专家费、差旅费、住宿费、伙食费及相关材料准备所需费用等（其中咨询费、检测费、考评费、专家费须说明费用标准、依据、是否含税，差旅费、住宿费、伙食费需说明费用标准、依据）。</w:t>
      </w:r>
    </w:p>
    <w:p w:rsidR="006510FA" w:rsidRDefault="008F7F29">
      <w:pPr>
        <w:pStyle w:val="aff9"/>
      </w:pPr>
      <w:bookmarkStart w:id="93" w:name="_Toc430184106"/>
      <w:r w:rsidRPr="008F7F29">
        <w:rPr>
          <w:rFonts w:hint="eastAsia"/>
        </w:rPr>
        <w:t>配备和更新现场作业人员安全防护用品支出</w:t>
      </w:r>
      <w:del w:id="94" w:author="作者">
        <w:r w:rsidRPr="008F7F29" w:rsidDel="00DA0946">
          <w:rPr>
            <w:rFonts w:hint="eastAsia"/>
          </w:rPr>
          <w:delText>（劳动防护用品资金单独列支）</w:delText>
        </w:r>
      </w:del>
      <w:r w:rsidRPr="008F7F29">
        <w:rPr>
          <w:rFonts w:hint="eastAsia"/>
        </w:rPr>
        <w:t>。</w:t>
      </w:r>
      <w:bookmarkEnd w:id="93"/>
    </w:p>
    <w:p w:rsidR="006510FA" w:rsidRDefault="008F7F29">
      <w:pPr>
        <w:pStyle w:val="aff9"/>
      </w:pPr>
      <w:bookmarkStart w:id="95" w:name="_Toc430184107"/>
      <w:r w:rsidRPr="008F7F29">
        <w:rPr>
          <w:rFonts w:hint="eastAsia"/>
        </w:rPr>
        <w:t>安全生产宣传、教育、培训支出。</w:t>
      </w:r>
      <w:bookmarkEnd w:id="95"/>
    </w:p>
    <w:p w:rsidR="006510FA" w:rsidRDefault="008F7F29">
      <w:pPr>
        <w:pStyle w:val="a"/>
        <w:numPr>
          <w:ilvl w:val="0"/>
          <w:numId w:val="71"/>
        </w:numPr>
      </w:pPr>
      <w:r w:rsidRPr="008F7F29">
        <w:rPr>
          <w:rFonts w:hint="eastAsia"/>
        </w:rPr>
        <w:t>举办安全生产为主题的各类活动（如安全知识竞赛、安全演讲比赛、安全漫画征集等）所需费用,包括活动所需荣誉证书、奖牌、奖品等，设立安全宣传教育室、安全文化室等；</w:t>
      </w:r>
    </w:p>
    <w:p w:rsidR="006510FA" w:rsidRDefault="008F7F29">
      <w:pPr>
        <w:pStyle w:val="a"/>
        <w:numPr>
          <w:ilvl w:val="0"/>
          <w:numId w:val="71"/>
        </w:numPr>
      </w:pPr>
      <w:r w:rsidRPr="008F7F29">
        <w:rPr>
          <w:rFonts w:hint="eastAsia"/>
        </w:rPr>
        <w:t>购置或编印与安全生产及安全文化相关的书籍、手册、责任状、刊物、宣传画、警示卡片、标牌、标语、展板、影像资料等；</w:t>
      </w:r>
    </w:p>
    <w:p w:rsidR="006510FA" w:rsidRDefault="008F7F29">
      <w:pPr>
        <w:pStyle w:val="a"/>
        <w:numPr>
          <w:ilvl w:val="0"/>
          <w:numId w:val="71"/>
        </w:numPr>
      </w:pPr>
      <w:r w:rsidRPr="008F7F29">
        <w:rPr>
          <w:rFonts w:hint="eastAsia"/>
        </w:rPr>
        <w:t>安全生产管理人员等参加的各类安全生产教育专业培训；</w:t>
      </w:r>
    </w:p>
    <w:p w:rsidR="006510FA" w:rsidRDefault="008F7F29">
      <w:pPr>
        <w:pStyle w:val="a"/>
        <w:numPr>
          <w:ilvl w:val="0"/>
          <w:numId w:val="71"/>
        </w:numPr>
      </w:pPr>
      <w:r w:rsidRPr="008F7F29">
        <w:rPr>
          <w:rFonts w:hint="eastAsia"/>
        </w:rPr>
        <w:t>组织开展各类安全生产培训讲座、咨询会议、交流学习等，包括专家费、差旅费、住宿费、伙食费及相关材料准备所需费用等（其中专家费须说明费用标准、依据、是否含税，差旅费、住宿费、伙食费需说明费用标准、依据）；</w:t>
      </w:r>
    </w:p>
    <w:p w:rsidR="006510FA" w:rsidRDefault="008F7F29">
      <w:pPr>
        <w:pStyle w:val="a"/>
        <w:numPr>
          <w:ilvl w:val="0"/>
          <w:numId w:val="71"/>
        </w:numPr>
      </w:pPr>
      <w:r w:rsidRPr="008F7F29">
        <w:rPr>
          <w:rFonts w:hint="eastAsia"/>
        </w:rPr>
        <w:t>各种安全生产宣传、教育、培训和活动支出；</w:t>
      </w:r>
    </w:p>
    <w:p w:rsidR="006510FA" w:rsidRDefault="008F7F29">
      <w:pPr>
        <w:pStyle w:val="a"/>
        <w:numPr>
          <w:ilvl w:val="0"/>
          <w:numId w:val="71"/>
        </w:numPr>
      </w:pPr>
      <w:r w:rsidRPr="008F7F29">
        <w:rPr>
          <w:rFonts w:hint="eastAsia"/>
        </w:rPr>
        <w:t>其他专项用于安全教育培训费用,包括新员工“三级”安全教育，全员日常安全教育等。</w:t>
      </w:r>
    </w:p>
    <w:p w:rsidR="006510FA" w:rsidRDefault="008F7F29">
      <w:pPr>
        <w:pStyle w:val="aff9"/>
      </w:pPr>
      <w:bookmarkStart w:id="96" w:name="_Toc430184108"/>
      <w:r w:rsidRPr="008F7F29">
        <w:rPr>
          <w:rFonts w:hint="eastAsia"/>
        </w:rPr>
        <w:t>安全生产适用的新技术、新标准、新工艺、新装备的推广应用支出。</w:t>
      </w:r>
      <w:bookmarkEnd w:id="96"/>
    </w:p>
    <w:p w:rsidR="006510FA" w:rsidRDefault="003D1C83">
      <w:pPr>
        <w:pStyle w:val="a"/>
        <w:numPr>
          <w:ilvl w:val="0"/>
          <w:numId w:val="67"/>
        </w:numPr>
      </w:pPr>
      <w:r w:rsidRPr="003D1C83">
        <w:rPr>
          <w:rFonts w:hint="eastAsia"/>
        </w:rPr>
        <w:t>购置与安全生产适用的新技术、新标准、新工艺、新设备</w:t>
      </w:r>
      <w:r w:rsidR="00357E8F" w:rsidRPr="00357E8F">
        <w:rPr>
          <w:rFonts w:hint="eastAsia"/>
        </w:rPr>
        <w:t>相应的资料、设备及相关材料等费用；</w:t>
      </w:r>
    </w:p>
    <w:p w:rsidR="006510FA" w:rsidRDefault="00357E8F">
      <w:pPr>
        <w:pStyle w:val="a"/>
        <w:numPr>
          <w:ilvl w:val="0"/>
          <w:numId w:val="67"/>
        </w:numPr>
      </w:pPr>
      <w:r w:rsidRPr="00357E8F">
        <w:rPr>
          <w:rFonts w:hint="eastAsia"/>
        </w:rPr>
        <w:t>在与安全生产适用的新技术、新标准、新工艺、新设备的推广过程中所发生相应的宣传、培训等费用；</w:t>
      </w:r>
    </w:p>
    <w:p w:rsidR="006510FA" w:rsidRDefault="00357E8F">
      <w:pPr>
        <w:pStyle w:val="a"/>
        <w:numPr>
          <w:ilvl w:val="0"/>
          <w:numId w:val="67"/>
        </w:numPr>
      </w:pPr>
      <w:r w:rsidRPr="00357E8F">
        <w:rPr>
          <w:rFonts w:hint="eastAsia"/>
        </w:rPr>
        <w:t>其它与新技术、新标准、新工艺、新设备相关的费用支出等。</w:t>
      </w:r>
    </w:p>
    <w:p w:rsidR="006510FA" w:rsidRDefault="008F7F29">
      <w:pPr>
        <w:pStyle w:val="aff9"/>
      </w:pPr>
      <w:bookmarkStart w:id="97" w:name="_Toc430184109"/>
      <w:r w:rsidRPr="008F7F29">
        <w:rPr>
          <w:rFonts w:hint="eastAsia"/>
        </w:rPr>
        <w:t>安全设施及特种设备检测检验支出。</w:t>
      </w:r>
      <w:bookmarkEnd w:id="97"/>
    </w:p>
    <w:p w:rsidR="006510FA" w:rsidRDefault="003D1C83">
      <w:pPr>
        <w:pStyle w:val="a"/>
        <w:numPr>
          <w:ilvl w:val="0"/>
          <w:numId w:val="68"/>
        </w:numPr>
      </w:pPr>
      <w:r w:rsidRPr="003D1C83">
        <w:rPr>
          <w:rFonts w:hint="eastAsia"/>
        </w:rPr>
        <w:t>安全防护设施、设备的检测、检验费用；</w:t>
      </w:r>
    </w:p>
    <w:p w:rsidR="006510FA" w:rsidRDefault="00357E8F">
      <w:pPr>
        <w:pStyle w:val="a"/>
        <w:numPr>
          <w:ilvl w:val="0"/>
          <w:numId w:val="68"/>
        </w:numPr>
      </w:pPr>
      <w:r w:rsidRPr="00357E8F">
        <w:rPr>
          <w:rFonts w:hint="eastAsia"/>
        </w:rPr>
        <w:t>特种设备检测、检验及取证费。</w:t>
      </w:r>
    </w:p>
    <w:p w:rsidR="006510FA" w:rsidRDefault="008F7F29">
      <w:pPr>
        <w:pStyle w:val="aff9"/>
      </w:pPr>
      <w:bookmarkStart w:id="98" w:name="_Toc430184110"/>
      <w:r w:rsidRPr="008F7F29">
        <w:rPr>
          <w:rFonts w:hint="eastAsia"/>
        </w:rPr>
        <w:t>其他与安全生产直接相关的支出。</w:t>
      </w:r>
      <w:bookmarkEnd w:id="98"/>
    </w:p>
    <w:p w:rsidR="006510FA" w:rsidRDefault="003D1C83">
      <w:pPr>
        <w:pStyle w:val="a"/>
        <w:numPr>
          <w:ilvl w:val="0"/>
          <w:numId w:val="69"/>
        </w:numPr>
      </w:pPr>
      <w:r w:rsidRPr="003D1C83">
        <w:rPr>
          <w:rFonts w:hint="eastAsia"/>
        </w:rPr>
        <w:t>根据防汛物资配置标准购置各类防汛物资，包括排水泵、沙袋、膨胀带、防水薄膜、彩条布等；</w:t>
      </w:r>
    </w:p>
    <w:p w:rsidR="006510FA" w:rsidRDefault="00357E8F">
      <w:pPr>
        <w:pStyle w:val="a"/>
        <w:numPr>
          <w:ilvl w:val="0"/>
          <w:numId w:val="69"/>
        </w:numPr>
      </w:pPr>
      <w:r w:rsidRPr="00357E8F">
        <w:rPr>
          <w:rFonts w:hint="eastAsia"/>
        </w:rPr>
        <w:t>根据防寒物资配置标准购置各类防寒物资，包括防滑垫、铲雪板、扫把等；</w:t>
      </w:r>
    </w:p>
    <w:p w:rsidR="006510FA" w:rsidRDefault="00357E8F">
      <w:pPr>
        <w:pStyle w:val="a"/>
        <w:numPr>
          <w:ilvl w:val="0"/>
          <w:numId w:val="69"/>
        </w:numPr>
      </w:pPr>
      <w:r w:rsidRPr="00357E8F">
        <w:rPr>
          <w:rFonts w:hint="eastAsia"/>
        </w:rPr>
        <w:t>直接用于增强、改进安全生产的费用等;</w:t>
      </w:r>
    </w:p>
    <w:p w:rsidR="006510FA" w:rsidRDefault="00357E8F">
      <w:pPr>
        <w:pStyle w:val="a"/>
        <w:numPr>
          <w:ilvl w:val="0"/>
          <w:numId w:val="69"/>
        </w:numPr>
      </w:pPr>
      <w:r w:rsidRPr="00357E8F">
        <w:rPr>
          <w:rFonts w:hint="eastAsia"/>
        </w:rPr>
        <w:t>其他与安全生产有关的。</w:t>
      </w:r>
      <w:bookmarkStart w:id="99" w:name="_GoBack"/>
      <w:bookmarkEnd w:id="99"/>
    </w:p>
    <w:p w:rsidR="006510FA" w:rsidRDefault="008F7F29">
      <w:pPr>
        <w:pStyle w:val="a4"/>
        <w:spacing w:before="156" w:after="156"/>
      </w:pPr>
      <w:bookmarkStart w:id="100" w:name="_Toc430184111"/>
      <w:r w:rsidRPr="008F7F29">
        <w:rPr>
          <w:rFonts w:hint="eastAsia"/>
        </w:rPr>
        <w:t>实施程序</w:t>
      </w:r>
      <w:bookmarkEnd w:id="100"/>
    </w:p>
    <w:p w:rsidR="006510FA" w:rsidRDefault="008F7F29">
      <w:pPr>
        <w:pStyle w:val="aff9"/>
      </w:pPr>
      <w:bookmarkStart w:id="101" w:name="_Toc430184112"/>
      <w:r w:rsidRPr="008F7F29">
        <w:rPr>
          <w:rFonts w:hint="eastAsia"/>
        </w:rPr>
        <w:t>各部门根据安全生产费用的规定使用范围、安全生产情况、相关安全项目投资计划及年度安全生产费用上报预算到安全技术部。</w:t>
      </w:r>
      <w:bookmarkEnd w:id="101"/>
    </w:p>
    <w:p w:rsidR="006510FA" w:rsidRDefault="008F7F29">
      <w:pPr>
        <w:pStyle w:val="aff9"/>
      </w:pPr>
      <w:bookmarkStart w:id="102" w:name="_Toc430184113"/>
      <w:r w:rsidRPr="008F7F29">
        <w:rPr>
          <w:rFonts w:hint="eastAsia"/>
        </w:rPr>
        <w:t>安全技术部编制分公司安全投入计划，并审核、汇总各部门上报的安全生产费用年度预算，报财务部。</w:t>
      </w:r>
      <w:bookmarkEnd w:id="102"/>
    </w:p>
    <w:p w:rsidR="006510FA" w:rsidRDefault="00561B73">
      <w:pPr>
        <w:pStyle w:val="aff9"/>
      </w:pPr>
      <w:bookmarkStart w:id="103" w:name="_Toc430184114"/>
      <w:r w:rsidRPr="00BF0E97">
        <w:rPr>
          <w:rFonts w:hint="eastAsia"/>
        </w:rPr>
        <w:t>安全生产经费的事前审批、资金支付流程依据《郑州市轨道交通有限公司运营分公司财务开支管理实施细则》等相关要求执行</w:t>
      </w:r>
      <w:r w:rsidR="008F7F29" w:rsidRPr="008F7F29">
        <w:rPr>
          <w:rFonts w:hint="eastAsia"/>
        </w:rPr>
        <w:t>。</w:t>
      </w:r>
      <w:bookmarkEnd w:id="103"/>
    </w:p>
    <w:p w:rsidR="005940C2" w:rsidRPr="005940C2" w:rsidRDefault="005940C2" w:rsidP="005940C2">
      <w:pPr>
        <w:pStyle w:val="a4"/>
        <w:spacing w:before="156" w:after="156"/>
      </w:pPr>
      <w:bookmarkStart w:id="104" w:name="_Toc430184117"/>
      <w:r w:rsidRPr="005940C2">
        <w:rPr>
          <w:rFonts w:hint="eastAsia"/>
        </w:rPr>
        <w:t>检查</w:t>
      </w:r>
      <w:bookmarkEnd w:id="104"/>
    </w:p>
    <w:p w:rsidR="006510FA" w:rsidRDefault="008F7F29">
      <w:pPr>
        <w:pStyle w:val="aff9"/>
      </w:pPr>
      <w:bookmarkStart w:id="105" w:name="_Toc430184118"/>
      <w:r w:rsidRPr="008F7F29">
        <w:rPr>
          <w:rFonts w:hint="eastAsia"/>
        </w:rPr>
        <w:lastRenderedPageBreak/>
        <w:t>分公司领导、安委会负责人每季度检查一次，并在安委会上总结执行情况。</w:t>
      </w:r>
      <w:bookmarkEnd w:id="105"/>
    </w:p>
    <w:p w:rsidR="006510FA" w:rsidRDefault="008F7F29">
      <w:pPr>
        <w:pStyle w:val="aff9"/>
      </w:pPr>
      <w:bookmarkStart w:id="106" w:name="_Toc430184119"/>
      <w:r w:rsidRPr="008F7F29">
        <w:rPr>
          <w:rFonts w:hint="eastAsia"/>
        </w:rPr>
        <w:t>安委办要对执行情况进行检查，每月向分公司领导汇报执行情况。</w:t>
      </w:r>
      <w:bookmarkEnd w:id="106"/>
    </w:p>
    <w:p w:rsidR="006510FA" w:rsidRDefault="008F7F29">
      <w:pPr>
        <w:pStyle w:val="aff9"/>
      </w:pPr>
      <w:bookmarkStart w:id="107" w:name="_Toc430184120"/>
      <w:r w:rsidRPr="008F7F29">
        <w:rPr>
          <w:rFonts w:hint="eastAsia"/>
        </w:rPr>
        <w:t>重大安全措施项目应按上级主管部门的要求，以分公司名义汇报执行情况。</w:t>
      </w:r>
      <w:bookmarkEnd w:id="107"/>
    </w:p>
    <w:p w:rsidR="002E4FAA" w:rsidRDefault="00E316B0" w:rsidP="002E4FAA">
      <w:pPr>
        <w:pStyle w:val="a3"/>
        <w:spacing w:before="312" w:after="312"/>
      </w:pPr>
      <w:bookmarkStart w:id="108" w:name="_Toc402429872"/>
      <w:bookmarkStart w:id="109" w:name="_Toc402429897"/>
      <w:bookmarkStart w:id="110" w:name="_Toc402429908"/>
      <w:bookmarkStart w:id="111" w:name="_Toc407358539"/>
      <w:bookmarkStart w:id="112" w:name="_Toc428345277"/>
      <w:bookmarkStart w:id="113" w:name="_Toc428347038"/>
      <w:bookmarkStart w:id="114" w:name="_Toc430184003"/>
      <w:bookmarkStart w:id="115" w:name="_Toc430184121"/>
      <w:bookmarkStart w:id="116" w:name="_Toc430184132"/>
      <w:bookmarkStart w:id="117" w:name="_Toc430247256"/>
      <w:r>
        <w:rPr>
          <w:rFonts w:hint="eastAsia"/>
        </w:rPr>
        <w:t>报告和记录</w:t>
      </w:r>
      <w:bookmarkEnd w:id="108"/>
      <w:bookmarkEnd w:id="109"/>
      <w:bookmarkEnd w:id="110"/>
      <w:bookmarkEnd w:id="111"/>
      <w:bookmarkEnd w:id="112"/>
      <w:bookmarkEnd w:id="113"/>
      <w:bookmarkEnd w:id="114"/>
      <w:bookmarkEnd w:id="115"/>
      <w:bookmarkEnd w:id="116"/>
      <w:bookmarkEnd w:id="117"/>
    </w:p>
    <w:p w:rsidR="002E4FAA" w:rsidRPr="00227A9F" w:rsidRDefault="002E4FAA" w:rsidP="002E4FAA">
      <w:pPr>
        <w:pStyle w:val="afe"/>
      </w:pPr>
      <w:bookmarkStart w:id="118" w:name="_Toc402429873"/>
      <w:bookmarkStart w:id="119" w:name="_Toc402429898"/>
      <w:r>
        <w:rPr>
          <w:rFonts w:hint="eastAsia"/>
        </w:rPr>
        <w:t>本标准所形成的报告和记录的要求见下表。</w:t>
      </w:r>
      <w:bookmarkEnd w:id="118"/>
      <w:bookmarkEnd w:id="119"/>
    </w:p>
    <w:tbl>
      <w:tblPr>
        <w:tblW w:w="0" w:type="auto"/>
        <w:tblInd w:w="1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66"/>
        <w:gridCol w:w="3118"/>
        <w:gridCol w:w="2269"/>
        <w:gridCol w:w="1134"/>
        <w:gridCol w:w="1942"/>
      </w:tblGrid>
      <w:tr w:rsidR="002E4FAA" w:rsidTr="00A91B51">
        <w:tc>
          <w:tcPr>
            <w:tcW w:w="766" w:type="dxa"/>
          </w:tcPr>
          <w:p w:rsidR="002E4FAA" w:rsidRDefault="002E4FAA" w:rsidP="00A91B51">
            <w:pPr>
              <w:pStyle w:val="afe"/>
              <w:widowControl w:val="0"/>
              <w:ind w:firstLineChars="0" w:firstLine="0"/>
              <w:jc w:val="center"/>
              <w:rPr>
                <w:sz w:val="18"/>
                <w:szCs w:val="18"/>
              </w:rPr>
            </w:pPr>
            <w:r>
              <w:rPr>
                <w:rFonts w:hint="eastAsia"/>
                <w:sz w:val="18"/>
                <w:szCs w:val="18"/>
              </w:rPr>
              <w:t>序号</w:t>
            </w:r>
          </w:p>
        </w:tc>
        <w:tc>
          <w:tcPr>
            <w:tcW w:w="3118" w:type="dxa"/>
          </w:tcPr>
          <w:p w:rsidR="002E4FAA" w:rsidRDefault="002E4FAA" w:rsidP="00A91B51">
            <w:pPr>
              <w:pStyle w:val="afe"/>
              <w:widowControl w:val="0"/>
              <w:ind w:firstLineChars="0" w:firstLine="0"/>
              <w:jc w:val="center"/>
              <w:rPr>
                <w:sz w:val="18"/>
                <w:szCs w:val="18"/>
              </w:rPr>
            </w:pPr>
            <w:r>
              <w:rPr>
                <w:rFonts w:hint="eastAsia"/>
                <w:sz w:val="18"/>
                <w:szCs w:val="18"/>
              </w:rPr>
              <w:t>记录名称</w:t>
            </w:r>
          </w:p>
        </w:tc>
        <w:tc>
          <w:tcPr>
            <w:tcW w:w="2269" w:type="dxa"/>
          </w:tcPr>
          <w:p w:rsidR="002E4FAA" w:rsidRDefault="002E4FAA" w:rsidP="00A91B51">
            <w:pPr>
              <w:pStyle w:val="afe"/>
              <w:widowControl w:val="0"/>
              <w:ind w:firstLineChars="0" w:firstLine="0"/>
              <w:jc w:val="center"/>
              <w:rPr>
                <w:sz w:val="18"/>
                <w:szCs w:val="18"/>
              </w:rPr>
            </w:pPr>
            <w:r>
              <w:rPr>
                <w:rFonts w:hint="eastAsia"/>
                <w:sz w:val="18"/>
                <w:szCs w:val="18"/>
              </w:rPr>
              <w:t>记录编号</w:t>
            </w:r>
          </w:p>
        </w:tc>
        <w:tc>
          <w:tcPr>
            <w:tcW w:w="1134" w:type="dxa"/>
          </w:tcPr>
          <w:p w:rsidR="002E4FAA" w:rsidRDefault="002E4FAA" w:rsidP="00A91B51">
            <w:pPr>
              <w:pStyle w:val="afe"/>
              <w:widowControl w:val="0"/>
              <w:ind w:firstLineChars="0" w:firstLine="0"/>
              <w:jc w:val="center"/>
              <w:rPr>
                <w:sz w:val="18"/>
                <w:szCs w:val="18"/>
              </w:rPr>
            </w:pPr>
            <w:r>
              <w:rPr>
                <w:rFonts w:hint="eastAsia"/>
                <w:sz w:val="18"/>
                <w:szCs w:val="18"/>
              </w:rPr>
              <w:t>保存期限</w:t>
            </w:r>
          </w:p>
        </w:tc>
        <w:tc>
          <w:tcPr>
            <w:tcW w:w="1942" w:type="dxa"/>
          </w:tcPr>
          <w:p w:rsidR="002E4FAA" w:rsidRDefault="002E4FAA" w:rsidP="00A91B51">
            <w:pPr>
              <w:pStyle w:val="afe"/>
              <w:widowControl w:val="0"/>
              <w:ind w:firstLineChars="0" w:firstLine="0"/>
              <w:jc w:val="center"/>
              <w:rPr>
                <w:sz w:val="18"/>
                <w:szCs w:val="18"/>
              </w:rPr>
            </w:pPr>
            <w:r>
              <w:rPr>
                <w:rFonts w:hint="eastAsia"/>
                <w:sz w:val="18"/>
                <w:szCs w:val="18"/>
              </w:rPr>
              <w:t>保存部门</w:t>
            </w:r>
          </w:p>
        </w:tc>
      </w:tr>
      <w:tr w:rsidR="002E4FAA" w:rsidTr="00A91B51">
        <w:tc>
          <w:tcPr>
            <w:tcW w:w="766" w:type="dxa"/>
          </w:tcPr>
          <w:p w:rsidR="002E4FAA" w:rsidRDefault="002E4FAA" w:rsidP="00A91B51">
            <w:pPr>
              <w:pStyle w:val="afe"/>
              <w:widowControl w:val="0"/>
              <w:ind w:firstLineChars="0" w:firstLine="0"/>
              <w:jc w:val="center"/>
              <w:rPr>
                <w:sz w:val="18"/>
                <w:szCs w:val="18"/>
              </w:rPr>
            </w:pPr>
            <w:r>
              <w:rPr>
                <w:rFonts w:hint="eastAsia"/>
                <w:sz w:val="18"/>
                <w:szCs w:val="18"/>
              </w:rPr>
              <w:t>1</w:t>
            </w:r>
          </w:p>
        </w:tc>
        <w:tc>
          <w:tcPr>
            <w:tcW w:w="3118" w:type="dxa"/>
          </w:tcPr>
          <w:p w:rsidR="002E4FAA" w:rsidRDefault="005940C2" w:rsidP="00A91B51">
            <w:pPr>
              <w:pStyle w:val="afe"/>
              <w:widowControl w:val="0"/>
              <w:ind w:firstLineChars="0" w:firstLine="0"/>
              <w:jc w:val="center"/>
              <w:rPr>
                <w:sz w:val="18"/>
                <w:szCs w:val="18"/>
              </w:rPr>
            </w:pPr>
            <w:r>
              <w:rPr>
                <w:rFonts w:hint="eastAsia"/>
                <w:sz w:val="18"/>
                <w:szCs w:val="18"/>
              </w:rPr>
              <w:t>分公司安全生产经费使用台账</w:t>
            </w:r>
          </w:p>
        </w:tc>
        <w:tc>
          <w:tcPr>
            <w:tcW w:w="2269" w:type="dxa"/>
          </w:tcPr>
          <w:p w:rsidR="002E4FAA" w:rsidRPr="00227A9F" w:rsidRDefault="005940C2" w:rsidP="00A91B51">
            <w:pPr>
              <w:pStyle w:val="afe"/>
              <w:ind w:firstLineChars="0" w:firstLine="0"/>
              <w:jc w:val="center"/>
            </w:pPr>
            <w:r w:rsidRPr="00673CED">
              <w:t>JL/ZGYY AJ 0</w:t>
            </w:r>
            <w:r w:rsidRPr="00673CED">
              <w:rPr>
                <w:rFonts w:hint="eastAsia"/>
              </w:rPr>
              <w:t>8</w:t>
            </w:r>
            <w:r>
              <w:rPr>
                <w:rFonts w:hint="eastAsia"/>
              </w:rPr>
              <w:t>5</w:t>
            </w:r>
          </w:p>
        </w:tc>
        <w:tc>
          <w:tcPr>
            <w:tcW w:w="1134" w:type="dxa"/>
          </w:tcPr>
          <w:p w:rsidR="002E4FAA" w:rsidRDefault="00B141EF" w:rsidP="00A91B51">
            <w:pPr>
              <w:pStyle w:val="afe"/>
              <w:widowControl w:val="0"/>
              <w:ind w:firstLineChars="0" w:firstLine="0"/>
              <w:jc w:val="center"/>
              <w:rPr>
                <w:sz w:val="18"/>
                <w:szCs w:val="18"/>
              </w:rPr>
            </w:pPr>
            <w:r>
              <w:rPr>
                <w:rFonts w:hint="eastAsia"/>
                <w:sz w:val="18"/>
                <w:szCs w:val="18"/>
              </w:rPr>
              <w:t>永久</w:t>
            </w:r>
          </w:p>
        </w:tc>
        <w:tc>
          <w:tcPr>
            <w:tcW w:w="1942" w:type="dxa"/>
          </w:tcPr>
          <w:p w:rsidR="002E4FAA" w:rsidRDefault="005940C2" w:rsidP="00A91B51">
            <w:pPr>
              <w:pStyle w:val="afe"/>
              <w:widowControl w:val="0"/>
              <w:ind w:firstLineChars="0" w:firstLine="0"/>
              <w:jc w:val="center"/>
              <w:rPr>
                <w:sz w:val="18"/>
                <w:szCs w:val="18"/>
              </w:rPr>
            </w:pPr>
            <w:r>
              <w:rPr>
                <w:rFonts w:hint="eastAsia"/>
                <w:sz w:val="18"/>
                <w:szCs w:val="18"/>
              </w:rPr>
              <w:t>安全技术部</w:t>
            </w:r>
          </w:p>
        </w:tc>
      </w:tr>
    </w:tbl>
    <w:p w:rsidR="00C4124B" w:rsidRDefault="00C4124B" w:rsidP="002E4FAA">
      <w:pPr>
        <w:pStyle w:val="afe"/>
        <w:sectPr w:rsidR="00C4124B" w:rsidSect="00F34B99">
          <w:pgSz w:w="11906" w:h="16838" w:code="9"/>
          <w:pgMar w:top="567" w:right="1134" w:bottom="1134" w:left="1418" w:header="1418" w:footer="1134" w:gutter="0"/>
          <w:pgNumType w:start="1"/>
          <w:cols w:space="425"/>
          <w:formProt w:val="0"/>
          <w:docGrid w:type="lines" w:linePitch="312"/>
        </w:sectPr>
      </w:pPr>
    </w:p>
    <w:p w:rsidR="00F70AEB" w:rsidRDefault="00F70AEB" w:rsidP="00F70AEB">
      <w:pPr>
        <w:pStyle w:val="a9"/>
      </w:pPr>
    </w:p>
    <w:p w:rsidR="00F70AEB" w:rsidRDefault="00F70AEB" w:rsidP="00F70AEB">
      <w:pPr>
        <w:pStyle w:val="af"/>
      </w:pPr>
    </w:p>
    <w:p w:rsidR="00F70AEB" w:rsidRDefault="00F70AEB" w:rsidP="00F70AEB">
      <w:pPr>
        <w:pStyle w:val="af1"/>
      </w:pPr>
      <w:r>
        <w:br/>
      </w:r>
      <w:bookmarkStart w:id="120" w:name="_Toc407358541"/>
      <w:bookmarkStart w:id="121" w:name="_Toc428345279"/>
      <w:bookmarkStart w:id="122" w:name="_Toc428347039"/>
      <w:bookmarkStart w:id="123" w:name="_Toc430184004"/>
      <w:bookmarkStart w:id="124" w:name="_Toc430184122"/>
      <w:bookmarkStart w:id="125" w:name="_Toc430184133"/>
      <w:bookmarkStart w:id="126" w:name="_Toc430247257"/>
      <w:r>
        <w:rPr>
          <w:rFonts w:hint="eastAsia"/>
        </w:rPr>
        <w:t>（规范性附录）</w:t>
      </w:r>
      <w:r>
        <w:br/>
      </w:r>
      <w:bookmarkEnd w:id="120"/>
      <w:bookmarkEnd w:id="121"/>
      <w:r w:rsidR="00326392">
        <w:rPr>
          <w:rFonts w:hint="eastAsia"/>
        </w:rPr>
        <w:t>分公司安全生产经费使用台账</w:t>
      </w:r>
      <w:bookmarkEnd w:id="122"/>
      <w:bookmarkEnd w:id="123"/>
      <w:bookmarkEnd w:id="124"/>
      <w:bookmarkEnd w:id="125"/>
      <w:bookmarkEnd w:id="126"/>
    </w:p>
    <w:p w:rsidR="00E444F5" w:rsidRDefault="00E444F5" w:rsidP="00E444F5">
      <w:pPr>
        <w:pStyle w:val="afe"/>
        <w:jc w:val="right"/>
      </w:pPr>
      <w:r w:rsidRPr="00326392">
        <w:t>JL/ZGYY AJ 0</w:t>
      </w:r>
      <w:r w:rsidR="00326392" w:rsidRPr="00326392">
        <w:rPr>
          <w:rFonts w:hint="eastAsia"/>
        </w:rPr>
        <w:t>85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598"/>
        <w:gridCol w:w="735"/>
        <w:gridCol w:w="1436"/>
        <w:gridCol w:w="837"/>
        <w:gridCol w:w="917"/>
        <w:gridCol w:w="825"/>
        <w:gridCol w:w="837"/>
        <w:gridCol w:w="700"/>
        <w:gridCol w:w="837"/>
        <w:gridCol w:w="1141"/>
        <w:gridCol w:w="707"/>
      </w:tblGrid>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r w:rsidRPr="00DE6E78">
              <w:rPr>
                <w:rFonts w:hint="eastAsia"/>
                <w:sz w:val="21"/>
                <w:szCs w:val="21"/>
              </w:rPr>
              <w:t>序号</w:t>
            </w:r>
          </w:p>
        </w:tc>
        <w:tc>
          <w:tcPr>
            <w:tcW w:w="1065" w:type="dxa"/>
            <w:vAlign w:val="center"/>
          </w:tcPr>
          <w:p w:rsidR="00326392" w:rsidRPr="00DE6E78" w:rsidRDefault="00326392" w:rsidP="00F023E8">
            <w:pPr>
              <w:pStyle w:val="Default"/>
              <w:spacing w:line="520" w:lineRule="exact"/>
              <w:jc w:val="center"/>
              <w:rPr>
                <w:sz w:val="21"/>
                <w:szCs w:val="21"/>
              </w:rPr>
            </w:pPr>
            <w:r w:rsidRPr="00DE6E78">
              <w:rPr>
                <w:rFonts w:hint="eastAsia"/>
                <w:sz w:val="21"/>
                <w:szCs w:val="21"/>
              </w:rPr>
              <w:t>部门</w:t>
            </w:r>
          </w:p>
        </w:tc>
        <w:tc>
          <w:tcPr>
            <w:tcW w:w="2515" w:type="dxa"/>
            <w:vAlign w:val="center"/>
          </w:tcPr>
          <w:p w:rsidR="00326392" w:rsidRPr="00DE6E78" w:rsidRDefault="00326392" w:rsidP="00F023E8">
            <w:pPr>
              <w:pStyle w:val="Default"/>
              <w:spacing w:line="520" w:lineRule="exact"/>
              <w:jc w:val="center"/>
              <w:rPr>
                <w:sz w:val="21"/>
                <w:szCs w:val="21"/>
              </w:rPr>
            </w:pPr>
            <w:r w:rsidRPr="00DE6E78">
              <w:rPr>
                <w:rFonts w:hint="eastAsia"/>
                <w:sz w:val="21"/>
                <w:szCs w:val="21"/>
              </w:rPr>
              <w:t>项目名称</w:t>
            </w:r>
          </w:p>
        </w:tc>
        <w:tc>
          <w:tcPr>
            <w:tcW w:w="1276" w:type="dxa"/>
            <w:vAlign w:val="center"/>
          </w:tcPr>
          <w:p w:rsidR="00326392" w:rsidRPr="00DE6E78" w:rsidRDefault="00326392" w:rsidP="00F023E8">
            <w:pPr>
              <w:pStyle w:val="Default"/>
              <w:spacing w:line="520" w:lineRule="exact"/>
              <w:jc w:val="center"/>
              <w:rPr>
                <w:sz w:val="21"/>
                <w:szCs w:val="21"/>
              </w:rPr>
            </w:pPr>
            <w:r w:rsidRPr="00DE6E78">
              <w:rPr>
                <w:rFonts w:hint="eastAsia"/>
                <w:sz w:val="21"/>
                <w:szCs w:val="21"/>
              </w:rPr>
              <w:t>支付计划</w:t>
            </w:r>
          </w:p>
        </w:tc>
        <w:tc>
          <w:tcPr>
            <w:tcW w:w="1441" w:type="dxa"/>
            <w:vAlign w:val="center"/>
          </w:tcPr>
          <w:p w:rsidR="00326392" w:rsidRPr="00DE6E78" w:rsidRDefault="00326392" w:rsidP="00F023E8">
            <w:pPr>
              <w:pStyle w:val="Default"/>
              <w:spacing w:line="520" w:lineRule="exact"/>
              <w:jc w:val="center"/>
              <w:rPr>
                <w:sz w:val="21"/>
                <w:szCs w:val="21"/>
              </w:rPr>
            </w:pPr>
            <w:r w:rsidRPr="00DE6E78">
              <w:rPr>
                <w:rFonts w:ascii="宋体" w:hAnsi="宋体" w:cs="宋体e眠副浡渀." w:hint="eastAsia"/>
                <w:sz w:val="21"/>
                <w:szCs w:val="21"/>
              </w:rPr>
              <w:t>支付总金额</w:t>
            </w:r>
          </w:p>
        </w:tc>
        <w:tc>
          <w:tcPr>
            <w:tcW w:w="1252" w:type="dxa"/>
            <w:vAlign w:val="center"/>
          </w:tcPr>
          <w:p w:rsidR="00326392" w:rsidRPr="00DE6E78" w:rsidRDefault="00326392" w:rsidP="00F023E8">
            <w:pPr>
              <w:pStyle w:val="Default"/>
              <w:spacing w:line="520" w:lineRule="exact"/>
              <w:jc w:val="center"/>
              <w:rPr>
                <w:sz w:val="21"/>
                <w:szCs w:val="21"/>
              </w:rPr>
            </w:pPr>
            <w:r w:rsidRPr="00DE6E78">
              <w:rPr>
                <w:rFonts w:hint="eastAsia"/>
                <w:sz w:val="21"/>
                <w:szCs w:val="21"/>
              </w:rPr>
              <w:t>支付金额</w:t>
            </w:r>
          </w:p>
        </w:tc>
        <w:tc>
          <w:tcPr>
            <w:tcW w:w="1276" w:type="dxa"/>
            <w:vAlign w:val="center"/>
          </w:tcPr>
          <w:p w:rsidR="00326392" w:rsidRPr="00DE6E78" w:rsidRDefault="00326392" w:rsidP="00F023E8">
            <w:pPr>
              <w:pStyle w:val="Default"/>
              <w:spacing w:line="520" w:lineRule="exact"/>
              <w:jc w:val="center"/>
              <w:rPr>
                <w:sz w:val="21"/>
                <w:szCs w:val="21"/>
              </w:rPr>
            </w:pPr>
            <w:r w:rsidRPr="00DE6E78">
              <w:rPr>
                <w:rFonts w:hint="eastAsia"/>
                <w:sz w:val="21"/>
                <w:szCs w:val="21"/>
              </w:rPr>
              <w:t>支付税金</w:t>
            </w:r>
          </w:p>
        </w:tc>
        <w:tc>
          <w:tcPr>
            <w:tcW w:w="992" w:type="dxa"/>
            <w:vAlign w:val="center"/>
          </w:tcPr>
          <w:p w:rsidR="00326392" w:rsidRPr="00DE6E78" w:rsidRDefault="00326392" w:rsidP="00F023E8">
            <w:pPr>
              <w:pStyle w:val="Default"/>
              <w:spacing w:line="520" w:lineRule="exact"/>
              <w:jc w:val="center"/>
              <w:rPr>
                <w:sz w:val="21"/>
                <w:szCs w:val="21"/>
              </w:rPr>
            </w:pPr>
            <w:r w:rsidRPr="00DE6E78">
              <w:rPr>
                <w:rFonts w:hint="eastAsia"/>
                <w:sz w:val="21"/>
                <w:szCs w:val="21"/>
              </w:rPr>
              <w:t>经办人</w:t>
            </w:r>
          </w:p>
        </w:tc>
        <w:tc>
          <w:tcPr>
            <w:tcW w:w="1276" w:type="dxa"/>
            <w:vAlign w:val="center"/>
          </w:tcPr>
          <w:p w:rsidR="00326392" w:rsidRPr="00DE6E78" w:rsidRDefault="00326392" w:rsidP="00F023E8">
            <w:pPr>
              <w:pStyle w:val="Default"/>
              <w:spacing w:line="520" w:lineRule="exact"/>
              <w:jc w:val="center"/>
              <w:rPr>
                <w:sz w:val="21"/>
                <w:szCs w:val="21"/>
              </w:rPr>
            </w:pPr>
            <w:r w:rsidRPr="00DE6E78">
              <w:rPr>
                <w:rFonts w:hint="eastAsia"/>
                <w:sz w:val="21"/>
                <w:szCs w:val="21"/>
              </w:rPr>
              <w:t>经办时间</w:t>
            </w:r>
          </w:p>
        </w:tc>
        <w:tc>
          <w:tcPr>
            <w:tcW w:w="1905" w:type="dxa"/>
            <w:vAlign w:val="center"/>
          </w:tcPr>
          <w:p w:rsidR="00326392" w:rsidRPr="00DE6E78" w:rsidRDefault="00326392" w:rsidP="00F023E8">
            <w:pPr>
              <w:pStyle w:val="Default"/>
              <w:spacing w:line="520" w:lineRule="exact"/>
              <w:jc w:val="center"/>
              <w:rPr>
                <w:sz w:val="21"/>
                <w:szCs w:val="21"/>
              </w:rPr>
            </w:pPr>
            <w:r w:rsidRPr="00DE6E78">
              <w:rPr>
                <w:rFonts w:hint="eastAsia"/>
                <w:sz w:val="21"/>
                <w:szCs w:val="21"/>
              </w:rPr>
              <w:t>项目进度情况</w:t>
            </w:r>
          </w:p>
        </w:tc>
        <w:tc>
          <w:tcPr>
            <w:tcW w:w="1007" w:type="dxa"/>
            <w:vAlign w:val="center"/>
          </w:tcPr>
          <w:p w:rsidR="00326392" w:rsidRPr="00DE6E78" w:rsidRDefault="00326392" w:rsidP="00F023E8">
            <w:pPr>
              <w:pStyle w:val="Default"/>
              <w:spacing w:line="520" w:lineRule="exact"/>
              <w:jc w:val="center"/>
              <w:rPr>
                <w:sz w:val="21"/>
                <w:szCs w:val="21"/>
              </w:rPr>
            </w:pPr>
            <w:r w:rsidRPr="00DE6E78">
              <w:rPr>
                <w:rFonts w:hint="eastAsia"/>
                <w:sz w:val="21"/>
                <w:szCs w:val="21"/>
              </w:rPr>
              <w:t>负责人</w:t>
            </w: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r w:rsidR="00326392" w:rsidRPr="00DE6E78" w:rsidTr="00F023E8">
        <w:tc>
          <w:tcPr>
            <w:tcW w:w="781" w:type="dxa"/>
            <w:vAlign w:val="center"/>
          </w:tcPr>
          <w:p w:rsidR="00326392" w:rsidRPr="00DE6E78" w:rsidRDefault="00326392" w:rsidP="00F023E8">
            <w:pPr>
              <w:pStyle w:val="Default"/>
              <w:spacing w:line="520" w:lineRule="exact"/>
              <w:jc w:val="center"/>
              <w:rPr>
                <w:sz w:val="21"/>
                <w:szCs w:val="21"/>
              </w:rPr>
            </w:pPr>
          </w:p>
        </w:tc>
        <w:tc>
          <w:tcPr>
            <w:tcW w:w="1065" w:type="dxa"/>
            <w:vAlign w:val="center"/>
          </w:tcPr>
          <w:p w:rsidR="00326392" w:rsidRPr="00DE6E78" w:rsidRDefault="00326392" w:rsidP="00F023E8">
            <w:pPr>
              <w:pStyle w:val="Default"/>
              <w:spacing w:line="520" w:lineRule="exact"/>
              <w:jc w:val="center"/>
              <w:rPr>
                <w:sz w:val="21"/>
                <w:szCs w:val="21"/>
              </w:rPr>
            </w:pPr>
          </w:p>
        </w:tc>
        <w:tc>
          <w:tcPr>
            <w:tcW w:w="2515"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441" w:type="dxa"/>
            <w:vAlign w:val="center"/>
          </w:tcPr>
          <w:p w:rsidR="00326392" w:rsidRPr="00DE6E78" w:rsidRDefault="00326392" w:rsidP="00F023E8">
            <w:pPr>
              <w:pStyle w:val="Default"/>
              <w:spacing w:line="520" w:lineRule="exact"/>
              <w:jc w:val="center"/>
              <w:rPr>
                <w:sz w:val="21"/>
                <w:szCs w:val="21"/>
              </w:rPr>
            </w:pPr>
          </w:p>
        </w:tc>
        <w:tc>
          <w:tcPr>
            <w:tcW w:w="125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992" w:type="dxa"/>
            <w:vAlign w:val="center"/>
          </w:tcPr>
          <w:p w:rsidR="00326392" w:rsidRPr="00DE6E78" w:rsidRDefault="00326392" w:rsidP="00F023E8">
            <w:pPr>
              <w:pStyle w:val="Default"/>
              <w:spacing w:line="520" w:lineRule="exact"/>
              <w:jc w:val="center"/>
              <w:rPr>
                <w:sz w:val="21"/>
                <w:szCs w:val="21"/>
              </w:rPr>
            </w:pPr>
          </w:p>
        </w:tc>
        <w:tc>
          <w:tcPr>
            <w:tcW w:w="1276" w:type="dxa"/>
            <w:vAlign w:val="center"/>
          </w:tcPr>
          <w:p w:rsidR="00326392" w:rsidRPr="00DE6E78" w:rsidRDefault="00326392" w:rsidP="00F023E8">
            <w:pPr>
              <w:pStyle w:val="Default"/>
              <w:spacing w:line="520" w:lineRule="exact"/>
              <w:jc w:val="center"/>
              <w:rPr>
                <w:sz w:val="21"/>
                <w:szCs w:val="21"/>
              </w:rPr>
            </w:pPr>
          </w:p>
        </w:tc>
        <w:tc>
          <w:tcPr>
            <w:tcW w:w="1905" w:type="dxa"/>
            <w:vAlign w:val="center"/>
          </w:tcPr>
          <w:p w:rsidR="00326392" w:rsidRPr="00DE6E78" w:rsidRDefault="00326392" w:rsidP="00F023E8">
            <w:pPr>
              <w:pStyle w:val="Default"/>
              <w:spacing w:line="520" w:lineRule="exact"/>
              <w:jc w:val="center"/>
              <w:rPr>
                <w:sz w:val="21"/>
                <w:szCs w:val="21"/>
              </w:rPr>
            </w:pPr>
          </w:p>
        </w:tc>
        <w:tc>
          <w:tcPr>
            <w:tcW w:w="1007" w:type="dxa"/>
            <w:vAlign w:val="center"/>
          </w:tcPr>
          <w:p w:rsidR="00326392" w:rsidRPr="00DE6E78" w:rsidRDefault="00326392" w:rsidP="00F023E8">
            <w:pPr>
              <w:pStyle w:val="Default"/>
              <w:spacing w:line="520" w:lineRule="exact"/>
              <w:jc w:val="center"/>
              <w:rPr>
                <w:sz w:val="21"/>
                <w:szCs w:val="21"/>
              </w:rPr>
            </w:pPr>
          </w:p>
        </w:tc>
      </w:tr>
    </w:tbl>
    <w:p w:rsidR="00326392" w:rsidRDefault="00326392" w:rsidP="00E444F5">
      <w:pPr>
        <w:pStyle w:val="afe"/>
        <w:jc w:val="right"/>
      </w:pPr>
    </w:p>
    <w:p w:rsidR="00603896" w:rsidRDefault="00603896" w:rsidP="00E444F5">
      <w:pPr>
        <w:pStyle w:val="afe"/>
        <w:jc w:val="right"/>
      </w:pPr>
    </w:p>
    <w:p w:rsidR="00603896" w:rsidRDefault="00603896" w:rsidP="00E444F5">
      <w:pPr>
        <w:pStyle w:val="afe"/>
        <w:jc w:val="right"/>
      </w:pPr>
    </w:p>
    <w:p w:rsidR="00F34B99" w:rsidRPr="00E34E76" w:rsidRDefault="00F34B99" w:rsidP="00E34E76">
      <w:pPr>
        <w:pStyle w:val="affffff4"/>
        <w:framePr w:wrap="around"/>
      </w:pPr>
    </w:p>
    <w:sectPr w:rsidR="00F34B99" w:rsidRPr="00E34E76" w:rsidSect="000035AF">
      <w:pgSz w:w="11906" w:h="16838" w:code="9"/>
      <w:pgMar w:top="567" w:right="1134" w:bottom="1134" w:left="1418"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1C45" w:rsidRDefault="00251C45">
      <w:r>
        <w:separator/>
      </w:r>
    </w:p>
  </w:endnote>
  <w:endnote w:type="continuationSeparator" w:id="1">
    <w:p w:rsidR="00251C45" w:rsidRDefault="00251C45">
      <w:r>
        <w:continuationSeparator/>
      </w:r>
    </w:p>
  </w:endnote>
</w:endnotes>
</file>

<file path=word/fontTable.xml><?xml version="1.0" encoding="utf-8"?>
<w:fonts xmlns:r="http://schemas.openxmlformats.org/officeDocument/2006/relationships" xmlns:w="http://schemas.openxmlformats.org/wordprocessingml/2006/main">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宋体e眠副浡渀.">
    <w:altName w:val="宋体"/>
    <w:panose1 w:val="00000000000000000000"/>
    <w:charset w:val="86"/>
    <w:family w:val="roman"/>
    <w:notTrueType/>
    <w:pitch w:val="default"/>
    <w:sig w:usb0="00000001" w:usb1="080E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4128" w:rsidRDefault="00205605" w:rsidP="00E34E76">
    <w:pPr>
      <w:pStyle w:val="aff"/>
    </w:pPr>
    <w:r>
      <w:fldChar w:fldCharType="begin"/>
    </w:r>
    <w:r w:rsidR="00074128">
      <w:instrText xml:space="preserve"> PAGE  \* MERGEFORMAT </w:instrText>
    </w:r>
    <w:r>
      <w:fldChar w:fldCharType="separate"/>
    </w:r>
    <w:r w:rsidR="00694C4D">
      <w:rPr>
        <w:noProof/>
      </w:rPr>
      <w:t>I</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1C45" w:rsidRDefault="00251C45">
      <w:r>
        <w:separator/>
      </w:r>
    </w:p>
  </w:footnote>
  <w:footnote w:type="continuationSeparator" w:id="1">
    <w:p w:rsidR="00251C45" w:rsidRDefault="00251C4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510FA" w:rsidRDefault="00074128">
    <w:pPr>
      <w:pStyle w:val="aff0"/>
      <w:ind w:right="420"/>
    </w:pPr>
    <w:r>
      <w:t>Q/</w:t>
    </w:r>
    <w:r w:rsidRPr="00B2371A">
      <w:t>ZGYY G AJ 014-2015</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A1C53"/>
    <w:multiLevelType w:val="multilevel"/>
    <w:tmpl w:val="ED0C9B78"/>
    <w:lvl w:ilvl="0">
      <w:start w:val="1"/>
      <w:numFmt w:val="lowerLetter"/>
      <w:pStyle w:val="a"/>
      <w:lvlText w:val="%1)"/>
      <w:lvlJc w:val="left"/>
      <w:pPr>
        <w:tabs>
          <w:tab w:val="num" w:pos="840"/>
        </w:tabs>
        <w:ind w:left="839" w:hanging="419"/>
      </w:pPr>
      <w:rPr>
        <w:rFonts w:ascii="宋体" w:eastAsia="宋体" w:hint="eastAsia"/>
        <w:b w:val="0"/>
        <w:i w:val="0"/>
        <w:sz w:val="21"/>
        <w:szCs w:val="21"/>
      </w:rPr>
    </w:lvl>
    <w:lvl w:ilvl="1">
      <w:start w:val="1"/>
      <w:numFmt w:val="decimal"/>
      <w:pStyle w:val="a0"/>
      <w:lvlText w:val="%2)"/>
      <w:lvlJc w:val="left"/>
      <w:pPr>
        <w:tabs>
          <w:tab w:val="num" w:pos="1260"/>
        </w:tabs>
        <w:ind w:left="1259" w:hanging="419"/>
      </w:pPr>
      <w:rPr>
        <w:rFonts w:hint="eastAsia"/>
      </w:rPr>
    </w:lvl>
    <w:lvl w:ilvl="2">
      <w:start w:val="1"/>
      <w:numFmt w:val="decimal"/>
      <w:pStyle w:val="a1"/>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
    <w:nsid w:val="028018E8"/>
    <w:multiLevelType w:val="multilevel"/>
    <w:tmpl w:val="8D78AABA"/>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
    <w:nsid w:val="079102AD"/>
    <w:multiLevelType w:val="multilevel"/>
    <w:tmpl w:val="EBD280FE"/>
    <w:lvl w:ilvl="0">
      <w:start w:val="1"/>
      <w:numFmt w:val="decimal"/>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3">
    <w:nsid w:val="093C6778"/>
    <w:multiLevelType w:val="multilevel"/>
    <w:tmpl w:val="4BD45F30"/>
    <w:lvl w:ilvl="0">
      <w:start w:val="1"/>
      <w:numFmt w:val="decimal"/>
      <w:lvlRestart w:val="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nsid w:val="0AE367E9"/>
    <w:multiLevelType w:val="multilevel"/>
    <w:tmpl w:val="68FAB4E2"/>
    <w:lvl w:ilvl="0">
      <w:start w:val="1"/>
      <w:numFmt w:val="none"/>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5">
    <w:nsid w:val="0DDE2B46"/>
    <w:multiLevelType w:val="multilevel"/>
    <w:tmpl w:val="6978C306"/>
    <w:lvl w:ilvl="0">
      <w:start w:val="1"/>
      <w:numFmt w:val="lowerLetter"/>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6">
    <w:nsid w:val="166D1089"/>
    <w:multiLevelType w:val="multilevel"/>
    <w:tmpl w:val="1BAA98DC"/>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7">
    <w:nsid w:val="1C8251C7"/>
    <w:multiLevelType w:val="multilevel"/>
    <w:tmpl w:val="A2ECD95C"/>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8">
    <w:nsid w:val="1CD142FB"/>
    <w:multiLevelType w:val="multilevel"/>
    <w:tmpl w:val="CADAC018"/>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9">
    <w:nsid w:val="1DBF583A"/>
    <w:multiLevelType w:val="multilevel"/>
    <w:tmpl w:val="F8D0F384"/>
    <w:lvl w:ilvl="0">
      <w:start w:val="1"/>
      <w:numFmt w:val="decimal"/>
      <w:lvlRestart w:val="0"/>
      <w:pStyle w:val="a2"/>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10">
    <w:nsid w:val="1FC91163"/>
    <w:multiLevelType w:val="multilevel"/>
    <w:tmpl w:val="855EE140"/>
    <w:lvl w:ilvl="0">
      <w:start w:val="1"/>
      <w:numFmt w:val="decimal"/>
      <w:pStyle w:val="a3"/>
      <w:suff w:val="nothing"/>
      <w:lvlText w:val="%1　"/>
      <w:lvlJc w:val="left"/>
      <w:pPr>
        <w:ind w:left="426" w:firstLine="0"/>
      </w:pPr>
      <w:rPr>
        <w:rFonts w:ascii="黑体" w:eastAsia="黑体" w:hAnsi="Times New Roman" w:hint="eastAsia"/>
        <w:b w:val="0"/>
        <w:i w:val="0"/>
        <w:sz w:val="21"/>
        <w:szCs w:val="21"/>
      </w:rPr>
    </w:lvl>
    <w:lvl w:ilvl="1">
      <w:start w:val="1"/>
      <w:numFmt w:val="decimal"/>
      <w:pStyle w:val="a4"/>
      <w:suff w:val="nothing"/>
      <w:lvlText w:val="%1.%2　"/>
      <w:lvlJc w:val="left"/>
      <w:pPr>
        <w:ind w:left="1135"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5"/>
      <w:suff w:val="nothing"/>
      <w:lvlText w:val="%1.%2.%3　"/>
      <w:lvlJc w:val="left"/>
      <w:pPr>
        <w:ind w:left="0" w:firstLine="0"/>
      </w:pPr>
      <w:rPr>
        <w:rFonts w:ascii="黑体" w:eastAsia="黑体" w:hAnsi="Times New Roman" w:hint="eastAsia"/>
        <w:b w:val="0"/>
        <w:i w:val="0"/>
        <w:sz w:val="21"/>
      </w:rPr>
    </w:lvl>
    <w:lvl w:ilvl="3">
      <w:start w:val="1"/>
      <w:numFmt w:val="decimal"/>
      <w:pStyle w:val="a6"/>
      <w:suff w:val="nothing"/>
      <w:lvlText w:val="%1.%2.%3.%4　"/>
      <w:lvlJc w:val="left"/>
      <w:pPr>
        <w:ind w:left="0" w:firstLine="0"/>
      </w:pPr>
      <w:rPr>
        <w:rFonts w:ascii="黑体" w:eastAsia="黑体" w:hAnsi="Times New Roman" w:hint="eastAsia"/>
        <w:b w:val="0"/>
        <w:i w:val="0"/>
        <w:sz w:val="21"/>
      </w:rPr>
    </w:lvl>
    <w:lvl w:ilvl="4">
      <w:start w:val="1"/>
      <w:numFmt w:val="decimal"/>
      <w:pStyle w:val="a7"/>
      <w:suff w:val="nothing"/>
      <w:lvlText w:val="%1.%2.%3.%4.%5　"/>
      <w:lvlJc w:val="left"/>
      <w:pPr>
        <w:ind w:left="0" w:firstLine="0"/>
      </w:pPr>
      <w:rPr>
        <w:rFonts w:ascii="黑体" w:eastAsia="黑体" w:hAnsi="Times New Roman" w:hint="eastAsia"/>
        <w:b w:val="0"/>
        <w:i w:val="0"/>
        <w:sz w:val="21"/>
      </w:rPr>
    </w:lvl>
    <w:lvl w:ilvl="5">
      <w:start w:val="1"/>
      <w:numFmt w:val="decimal"/>
      <w:pStyle w:val="a8"/>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1">
    <w:nsid w:val="29567C19"/>
    <w:multiLevelType w:val="multilevel"/>
    <w:tmpl w:val="931E8806"/>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2">
    <w:nsid w:val="2A360367"/>
    <w:multiLevelType w:val="multilevel"/>
    <w:tmpl w:val="C1D6B79A"/>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3">
    <w:nsid w:val="2A8F7113"/>
    <w:multiLevelType w:val="multilevel"/>
    <w:tmpl w:val="76786F08"/>
    <w:lvl w:ilvl="0">
      <w:start w:val="1"/>
      <w:numFmt w:val="upperLetter"/>
      <w:pStyle w:val="a9"/>
      <w:suff w:val="space"/>
      <w:lvlText w:val="%1"/>
      <w:lvlJc w:val="left"/>
      <w:pPr>
        <w:ind w:left="623" w:hanging="425"/>
      </w:pPr>
      <w:rPr>
        <w:rFonts w:hint="eastAsia"/>
      </w:rPr>
    </w:lvl>
    <w:lvl w:ilvl="1">
      <w:start w:val="1"/>
      <w:numFmt w:val="decimal"/>
      <w:pStyle w:val="aa"/>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14">
    <w:nsid w:val="2B145444"/>
    <w:multiLevelType w:val="hybridMultilevel"/>
    <w:tmpl w:val="79DC6120"/>
    <w:lvl w:ilvl="0" w:tplc="5BBCCCDA">
      <w:start w:val="1"/>
      <w:numFmt w:val="decimal"/>
      <w:lvlText w:val="%1"/>
      <w:lvlJc w:val="left"/>
      <w:pPr>
        <w:ind w:left="360" w:hanging="360"/>
      </w:pPr>
      <w:rPr>
        <w:rFonts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2C3E0450"/>
    <w:multiLevelType w:val="multilevel"/>
    <w:tmpl w:val="1BAA98DC"/>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6">
    <w:nsid w:val="2C5917C3"/>
    <w:multiLevelType w:val="multilevel"/>
    <w:tmpl w:val="C9A69A3E"/>
    <w:lvl w:ilvl="0">
      <w:start w:val="1"/>
      <w:numFmt w:val="none"/>
      <w:pStyle w:val="ab"/>
      <w:suff w:val="nothing"/>
      <w:lvlText w:val="%1——"/>
      <w:lvlJc w:val="left"/>
      <w:pPr>
        <w:ind w:left="833" w:hanging="408"/>
      </w:pPr>
      <w:rPr>
        <w:rFonts w:hint="eastAsia"/>
      </w:rPr>
    </w:lvl>
    <w:lvl w:ilvl="1">
      <w:start w:val="1"/>
      <w:numFmt w:val="bullet"/>
      <w:pStyle w:val="ac"/>
      <w:lvlText w:val=""/>
      <w:lvlJc w:val="left"/>
      <w:pPr>
        <w:tabs>
          <w:tab w:val="num" w:pos="760"/>
        </w:tabs>
        <w:ind w:left="1264" w:hanging="413"/>
      </w:pPr>
      <w:rPr>
        <w:rFonts w:ascii="Symbol" w:hAnsi="Symbol" w:hint="default"/>
        <w:color w:val="auto"/>
      </w:rPr>
    </w:lvl>
    <w:lvl w:ilvl="2">
      <w:start w:val="1"/>
      <w:numFmt w:val="bullet"/>
      <w:pStyle w:val="ad"/>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17">
    <w:nsid w:val="35D0332F"/>
    <w:multiLevelType w:val="multilevel"/>
    <w:tmpl w:val="CADAC018"/>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8">
    <w:nsid w:val="361A48E3"/>
    <w:multiLevelType w:val="multilevel"/>
    <w:tmpl w:val="8C4006E6"/>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9">
    <w:nsid w:val="3A2D1E67"/>
    <w:multiLevelType w:val="multilevel"/>
    <w:tmpl w:val="059227BA"/>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0">
    <w:nsid w:val="3BF865A3"/>
    <w:multiLevelType w:val="multilevel"/>
    <w:tmpl w:val="15082B3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1"/>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1">
    <w:nsid w:val="3D4B2DBA"/>
    <w:multiLevelType w:val="multilevel"/>
    <w:tmpl w:val="B73E6E28"/>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2">
    <w:nsid w:val="3D733618"/>
    <w:multiLevelType w:val="multilevel"/>
    <w:tmpl w:val="193A04F0"/>
    <w:lvl w:ilvl="0">
      <w:start w:val="1"/>
      <w:numFmt w:val="decimal"/>
      <w:pStyle w:val="ae"/>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23">
    <w:nsid w:val="3EF8740B"/>
    <w:multiLevelType w:val="multilevel"/>
    <w:tmpl w:val="A9B886EC"/>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4">
    <w:nsid w:val="410467DF"/>
    <w:multiLevelType w:val="multilevel"/>
    <w:tmpl w:val="C1D6B79A"/>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5">
    <w:nsid w:val="41244844"/>
    <w:multiLevelType w:val="multilevel"/>
    <w:tmpl w:val="931E8806"/>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6">
    <w:nsid w:val="41410F26"/>
    <w:multiLevelType w:val="multilevel"/>
    <w:tmpl w:val="04EE64EE"/>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7">
    <w:nsid w:val="44C50F90"/>
    <w:multiLevelType w:val="multilevel"/>
    <w:tmpl w:val="5E58F0B4"/>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28">
    <w:nsid w:val="4B733A5F"/>
    <w:multiLevelType w:val="multilevel"/>
    <w:tmpl w:val="2894FF02"/>
    <w:lvl w:ilvl="0">
      <w:start w:val="1"/>
      <w:numFmt w:val="decimal"/>
      <w:lvlRestart w:val="0"/>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29">
    <w:nsid w:val="4E3A540C"/>
    <w:multiLevelType w:val="multilevel"/>
    <w:tmpl w:val="64DE1862"/>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0">
    <w:nsid w:val="4FA945FF"/>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496"/>
        </w:tabs>
        <w:ind w:left="4394" w:hanging="1418"/>
      </w:pPr>
    </w:lvl>
    <w:lvl w:ilvl="8">
      <w:start w:val="1"/>
      <w:numFmt w:val="decimal"/>
      <w:lvlText w:val="%1.%2.%3.%4.%5.%6.%7.%8.%9"/>
      <w:lvlJc w:val="left"/>
      <w:pPr>
        <w:tabs>
          <w:tab w:val="num" w:pos="6282"/>
        </w:tabs>
        <w:ind w:left="5102" w:hanging="1700"/>
      </w:pPr>
    </w:lvl>
  </w:abstractNum>
  <w:abstractNum w:abstractNumId="31">
    <w:nsid w:val="557C2AF5"/>
    <w:multiLevelType w:val="multilevel"/>
    <w:tmpl w:val="5AB41562"/>
    <w:lvl w:ilvl="0">
      <w:start w:val="1"/>
      <w:numFmt w:val="decimal"/>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2">
    <w:nsid w:val="597950A4"/>
    <w:multiLevelType w:val="multilevel"/>
    <w:tmpl w:val="8E329E2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3">
    <w:nsid w:val="5A1A514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34">
    <w:nsid w:val="60B55DC2"/>
    <w:multiLevelType w:val="multilevel"/>
    <w:tmpl w:val="9DCC486E"/>
    <w:lvl w:ilvl="0">
      <w:start w:val="1"/>
      <w:numFmt w:val="upperLetter"/>
      <w:pStyle w:val="af"/>
      <w:lvlText w:val="%1"/>
      <w:lvlJc w:val="left"/>
      <w:pPr>
        <w:tabs>
          <w:tab w:val="num" w:pos="0"/>
        </w:tabs>
        <w:ind w:left="0" w:hanging="425"/>
      </w:pPr>
      <w:rPr>
        <w:rFonts w:hint="eastAsia"/>
      </w:rPr>
    </w:lvl>
    <w:lvl w:ilvl="1">
      <w:start w:val="1"/>
      <w:numFmt w:val="decimal"/>
      <w:pStyle w:val="af0"/>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35">
    <w:nsid w:val="646260FA"/>
    <w:multiLevelType w:val="multilevel"/>
    <w:tmpl w:val="4F2011E8"/>
    <w:lvl w:ilvl="0">
      <w:start w:val="1"/>
      <w:numFmt w:val="decimal"/>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6">
    <w:nsid w:val="657D3FBC"/>
    <w:multiLevelType w:val="multilevel"/>
    <w:tmpl w:val="95FA0F16"/>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7">
    <w:nsid w:val="673471BE"/>
    <w:multiLevelType w:val="multilevel"/>
    <w:tmpl w:val="A5E60386"/>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8">
    <w:nsid w:val="6AE7664D"/>
    <w:multiLevelType w:val="multilevel"/>
    <w:tmpl w:val="8D78AABA"/>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39">
    <w:nsid w:val="6CEA2025"/>
    <w:multiLevelType w:val="multilevel"/>
    <w:tmpl w:val="4158195E"/>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Times New Roman" w:eastAsia="黑体"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21"/>
        <w:szCs w:val="0"/>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40">
    <w:nsid w:val="6D6C07CD"/>
    <w:multiLevelType w:val="multilevel"/>
    <w:tmpl w:val="7A408B34"/>
    <w:lvl w:ilvl="0">
      <w:start w:val="1"/>
      <w:numFmt w:val="lowerLetter"/>
      <w:pStyle w:val="af8"/>
      <w:lvlText w:val="%1)"/>
      <w:lvlJc w:val="left"/>
      <w:pPr>
        <w:tabs>
          <w:tab w:val="num" w:pos="839"/>
        </w:tabs>
        <w:ind w:left="839" w:hanging="419"/>
      </w:pPr>
      <w:rPr>
        <w:rFonts w:ascii="宋体" w:eastAsia="宋体" w:hint="eastAsia"/>
        <w:b w:val="0"/>
        <w:i w:val="0"/>
        <w:sz w:val="21"/>
      </w:rPr>
    </w:lvl>
    <w:lvl w:ilvl="1">
      <w:start w:val="1"/>
      <w:numFmt w:val="decimal"/>
      <w:pStyle w:val="af9"/>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41">
    <w:nsid w:val="6DBF04F4"/>
    <w:multiLevelType w:val="multilevel"/>
    <w:tmpl w:val="5BEC0A32"/>
    <w:lvl w:ilvl="0">
      <w:start w:val="1"/>
      <w:numFmt w:val="none"/>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abstractNum w:abstractNumId="42">
    <w:nsid w:val="6DCF71B0"/>
    <w:multiLevelType w:val="multilevel"/>
    <w:tmpl w:val="0F98BD94"/>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43">
    <w:nsid w:val="792676B4"/>
    <w:multiLevelType w:val="multilevel"/>
    <w:tmpl w:val="303CB466"/>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44">
    <w:nsid w:val="7C3B36B2"/>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2291"/>
        </w:tabs>
        <w:ind w:left="1418" w:hanging="567"/>
      </w:pPr>
    </w:lvl>
    <w:lvl w:ilvl="3">
      <w:start w:val="1"/>
      <w:numFmt w:val="decimal"/>
      <w:lvlText w:val="%1.%2.%3.%4"/>
      <w:lvlJc w:val="left"/>
      <w:pPr>
        <w:tabs>
          <w:tab w:val="num" w:pos="3076"/>
        </w:tabs>
        <w:ind w:left="1984" w:hanging="708"/>
      </w:pPr>
    </w:lvl>
    <w:lvl w:ilvl="4">
      <w:start w:val="1"/>
      <w:numFmt w:val="decimal"/>
      <w:lvlText w:val="%1.%2.%3.%4.%5"/>
      <w:lvlJc w:val="left"/>
      <w:pPr>
        <w:tabs>
          <w:tab w:val="num" w:pos="3861"/>
        </w:tabs>
        <w:ind w:left="2551" w:hanging="850"/>
      </w:pPr>
    </w:lvl>
    <w:lvl w:ilvl="5">
      <w:start w:val="1"/>
      <w:numFmt w:val="decimal"/>
      <w:lvlText w:val="%1.%2.%3.%4.%5.%6"/>
      <w:lvlJc w:val="left"/>
      <w:pPr>
        <w:tabs>
          <w:tab w:val="num" w:pos="4646"/>
        </w:tabs>
        <w:ind w:left="3260" w:hanging="1134"/>
      </w:pPr>
    </w:lvl>
    <w:lvl w:ilvl="6">
      <w:start w:val="1"/>
      <w:numFmt w:val="decimal"/>
      <w:lvlText w:val="%1.%2.%3.%4.%5.%6.%7"/>
      <w:lvlJc w:val="left"/>
      <w:pPr>
        <w:tabs>
          <w:tab w:val="num" w:pos="5791"/>
        </w:tabs>
        <w:ind w:left="3827" w:hanging="1276"/>
      </w:pPr>
    </w:lvl>
    <w:lvl w:ilvl="7">
      <w:start w:val="1"/>
      <w:numFmt w:val="decimal"/>
      <w:lvlText w:val="%1.%2.%3.%4.%5.%6.%7.%8"/>
      <w:lvlJc w:val="left"/>
      <w:pPr>
        <w:tabs>
          <w:tab w:val="num" w:pos="6576"/>
        </w:tabs>
        <w:ind w:left="4394" w:hanging="1418"/>
      </w:pPr>
    </w:lvl>
    <w:lvl w:ilvl="8">
      <w:start w:val="1"/>
      <w:numFmt w:val="decimal"/>
      <w:lvlText w:val="%1.%2.%3.%4.%5.%6.%7.%8.%9"/>
      <w:lvlJc w:val="left"/>
      <w:pPr>
        <w:tabs>
          <w:tab w:val="num" w:pos="7362"/>
        </w:tabs>
        <w:ind w:left="5102" w:hanging="1700"/>
      </w:pPr>
    </w:lvl>
  </w:abstractNum>
  <w:abstractNum w:abstractNumId="45">
    <w:nsid w:val="7D9B09F8"/>
    <w:multiLevelType w:val="multilevel"/>
    <w:tmpl w:val="A2ECD95C"/>
    <w:lvl w:ilvl="0">
      <w:start w:val="1"/>
      <w:numFmt w:val="lowerLetter"/>
      <w:lvlText w:val="%1)"/>
      <w:lvlJc w:val="left"/>
      <w:pPr>
        <w:tabs>
          <w:tab w:val="num" w:pos="840"/>
        </w:tabs>
        <w:ind w:left="839" w:hanging="419"/>
      </w:pPr>
      <w:rPr>
        <w:rFonts w:ascii="宋体" w:eastAsia="宋体" w:hint="eastAsia"/>
        <w:b w:val="0"/>
        <w:i w:val="0"/>
        <w:sz w:val="21"/>
        <w:szCs w:val="21"/>
      </w:rPr>
    </w:lvl>
    <w:lvl w:ilvl="1">
      <w:start w:val="1"/>
      <w:numFmt w:val="decimal"/>
      <w:lvlText w:val="%2)"/>
      <w:lvlJc w:val="left"/>
      <w:pPr>
        <w:tabs>
          <w:tab w:val="num" w:pos="1260"/>
        </w:tabs>
        <w:ind w:left="1259" w:hanging="419"/>
      </w:pPr>
      <w:rPr>
        <w:rFonts w:hint="eastAsia"/>
      </w:rPr>
    </w:lvl>
    <w:lvl w:ilvl="2">
      <w:start w:val="1"/>
      <w:numFmt w:val="decimal"/>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num w:numId="1">
    <w:abstractNumId w:val="4"/>
  </w:num>
  <w:num w:numId="2">
    <w:abstractNumId w:val="41"/>
  </w:num>
  <w:num w:numId="3">
    <w:abstractNumId w:val="2"/>
  </w:num>
  <w:num w:numId="4">
    <w:abstractNumId w:val="16"/>
  </w:num>
  <w:num w:numId="5">
    <w:abstractNumId w:val="9"/>
  </w:num>
  <w:num w:numId="6">
    <w:abstractNumId w:val="28"/>
  </w:num>
  <w:num w:numId="7">
    <w:abstractNumId w:val="34"/>
  </w:num>
  <w:num w:numId="8">
    <w:abstractNumId w:val="13"/>
  </w:num>
  <w:num w:numId="9">
    <w:abstractNumId w:val="36"/>
  </w:num>
  <w:num w:numId="10">
    <w:abstractNumId w:val="40"/>
  </w:num>
  <w:num w:numId="11">
    <w:abstractNumId w:val="3"/>
  </w:num>
  <w:num w:numId="12">
    <w:abstractNumId w:val="22"/>
  </w:num>
  <w:num w:numId="13">
    <w:abstractNumId w:val="5"/>
  </w:num>
  <w:num w:numId="14">
    <w:abstractNumId w:val="39"/>
  </w:num>
  <w:num w:numId="15">
    <w:abstractNumId w:val="35"/>
  </w:num>
  <w:num w:numId="16">
    <w:abstractNumId w:val="31"/>
  </w:num>
  <w:num w:numId="17">
    <w:abstractNumId w:val="27"/>
  </w:num>
  <w:num w:numId="18">
    <w:abstractNumId w:val="30"/>
  </w:num>
  <w:num w:numId="19">
    <w:abstractNumId w:val="20"/>
  </w:num>
  <w:num w:numId="20">
    <w:abstractNumId w:val="32"/>
  </w:num>
  <w:num w:numId="21">
    <w:abstractNumId w:val="32"/>
  </w:num>
  <w:num w:numId="22">
    <w:abstractNumId w:val="32"/>
  </w:num>
  <w:num w:numId="23">
    <w:abstractNumId w:val="32"/>
  </w:num>
  <w:num w:numId="24">
    <w:abstractNumId w:val="32"/>
  </w:num>
  <w:num w:numId="25">
    <w:abstractNumId w:val="32"/>
  </w:num>
  <w:num w:numId="26">
    <w:abstractNumId w:val="32"/>
  </w:num>
  <w:num w:numId="27">
    <w:abstractNumId w:val="32"/>
  </w:num>
  <w:num w:numId="28">
    <w:abstractNumId w:val="32"/>
  </w:num>
  <w:num w:numId="29">
    <w:abstractNumId w:val="32"/>
  </w:num>
  <w:num w:numId="30">
    <w:abstractNumId w:val="32"/>
  </w:num>
  <w:num w:numId="31">
    <w:abstractNumId w:val="10"/>
  </w:num>
  <w:num w:numId="32">
    <w:abstractNumId w:val="44"/>
  </w:num>
  <w:num w:numId="33">
    <w:abstractNumId w:val="33"/>
  </w:num>
  <w:num w:numId="34">
    <w:abstractNumId w:val="42"/>
  </w:num>
  <w:num w:numId="35">
    <w:abstractNumId w:val="10"/>
  </w:num>
  <w:num w:numId="36">
    <w:abstractNumId w:val="14"/>
  </w:num>
  <w:num w:numId="37">
    <w:abstractNumId w:val="23"/>
  </w:num>
  <w:num w:numId="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8"/>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7"/>
    <w:lvlOverride w:ilvl="0"/>
    <w:lvlOverride w:ilvl="1">
      <w:startOverride w:val="2"/>
    </w:lvlOverride>
  </w:num>
  <w:num w:numId="42">
    <w:abstractNumId w:val="29"/>
  </w:num>
  <w:num w:numId="4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2"/>
  </w:num>
  <w:num w:numId="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7"/>
  </w:num>
  <w:num w:numId="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45"/>
  </w:num>
  <w:num w:numId="4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8"/>
  </w:num>
  <w:num w:numId="5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6"/>
  </w:num>
  <w:num w:numId="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5"/>
  </w:num>
  <w:num w:numId="5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1"/>
  </w:num>
  <w:num w:numId="5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3"/>
  </w:num>
  <w:num w:numId="5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26"/>
  </w:num>
  <w:num w:numId="61">
    <w:abstractNumId w:val="19"/>
  </w:num>
  <w:num w:numId="6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24"/>
  </w:num>
  <w:num w:numId="64">
    <w:abstractNumId w:val="8"/>
  </w:num>
  <w:num w:numId="65">
    <w:abstractNumId w:val="19"/>
  </w:num>
  <w:num w:numId="66">
    <w:abstractNumId w:val="7"/>
  </w:num>
  <w:num w:numId="67">
    <w:abstractNumId w:val="1"/>
  </w:num>
  <w:num w:numId="68">
    <w:abstractNumId w:val="15"/>
  </w:num>
  <w:num w:numId="69">
    <w:abstractNumId w:val="11"/>
  </w:num>
  <w:num w:numId="70">
    <w:abstractNumId w:val="19"/>
  </w:num>
  <w:num w:numId="7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37"/>
  </w:num>
  <w:num w:numId="73">
    <w:abstractNumId w:val="0"/>
  </w:num>
  <w:num w:numId="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3F01"/>
  <w:documentProtection w:edit="trackedChange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542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035925"/>
    <w:rsid w:val="00000244"/>
    <w:rsid w:val="0000185F"/>
    <w:rsid w:val="000035AF"/>
    <w:rsid w:val="0000586F"/>
    <w:rsid w:val="00013D86"/>
    <w:rsid w:val="00013E02"/>
    <w:rsid w:val="0002143C"/>
    <w:rsid w:val="00025A65"/>
    <w:rsid w:val="00026C31"/>
    <w:rsid w:val="00027280"/>
    <w:rsid w:val="000320A7"/>
    <w:rsid w:val="00035925"/>
    <w:rsid w:val="0004226E"/>
    <w:rsid w:val="00054FFE"/>
    <w:rsid w:val="00065C8F"/>
    <w:rsid w:val="00067CDF"/>
    <w:rsid w:val="00074128"/>
    <w:rsid w:val="00074FBE"/>
    <w:rsid w:val="00083A09"/>
    <w:rsid w:val="00083C10"/>
    <w:rsid w:val="0009005E"/>
    <w:rsid w:val="00092857"/>
    <w:rsid w:val="000A20A9"/>
    <w:rsid w:val="000A48B1"/>
    <w:rsid w:val="000A4B2E"/>
    <w:rsid w:val="000B3143"/>
    <w:rsid w:val="000B4101"/>
    <w:rsid w:val="000C6B05"/>
    <w:rsid w:val="000C6DD6"/>
    <w:rsid w:val="000C73D4"/>
    <w:rsid w:val="000D2261"/>
    <w:rsid w:val="000D3D4C"/>
    <w:rsid w:val="000D4F51"/>
    <w:rsid w:val="000D6C5D"/>
    <w:rsid w:val="000D718B"/>
    <w:rsid w:val="000E0C46"/>
    <w:rsid w:val="000E5EF4"/>
    <w:rsid w:val="000F030C"/>
    <w:rsid w:val="000F129C"/>
    <w:rsid w:val="000F4D91"/>
    <w:rsid w:val="0010069A"/>
    <w:rsid w:val="001056DE"/>
    <w:rsid w:val="001124C0"/>
    <w:rsid w:val="001160F0"/>
    <w:rsid w:val="001165EF"/>
    <w:rsid w:val="0013175F"/>
    <w:rsid w:val="00143AEA"/>
    <w:rsid w:val="00147C9E"/>
    <w:rsid w:val="001512B4"/>
    <w:rsid w:val="00152026"/>
    <w:rsid w:val="00153362"/>
    <w:rsid w:val="001620A5"/>
    <w:rsid w:val="00164E53"/>
    <w:rsid w:val="0016699D"/>
    <w:rsid w:val="00175159"/>
    <w:rsid w:val="00176208"/>
    <w:rsid w:val="001812E6"/>
    <w:rsid w:val="0018211B"/>
    <w:rsid w:val="001840D3"/>
    <w:rsid w:val="001900F8"/>
    <w:rsid w:val="00191258"/>
    <w:rsid w:val="00192680"/>
    <w:rsid w:val="00193037"/>
    <w:rsid w:val="00193A2C"/>
    <w:rsid w:val="00193DFE"/>
    <w:rsid w:val="001A288E"/>
    <w:rsid w:val="001B6DC2"/>
    <w:rsid w:val="001C149C"/>
    <w:rsid w:val="001C21AC"/>
    <w:rsid w:val="001C3C5E"/>
    <w:rsid w:val="001C47BA"/>
    <w:rsid w:val="001C59EA"/>
    <w:rsid w:val="001D199D"/>
    <w:rsid w:val="001D406C"/>
    <w:rsid w:val="001D41EE"/>
    <w:rsid w:val="001E0380"/>
    <w:rsid w:val="001E13B1"/>
    <w:rsid w:val="001F1578"/>
    <w:rsid w:val="001F3A19"/>
    <w:rsid w:val="00205605"/>
    <w:rsid w:val="002118D7"/>
    <w:rsid w:val="00215787"/>
    <w:rsid w:val="002271F0"/>
    <w:rsid w:val="00234467"/>
    <w:rsid w:val="00235BFD"/>
    <w:rsid w:val="00237D8D"/>
    <w:rsid w:val="00241DA2"/>
    <w:rsid w:val="00247FEE"/>
    <w:rsid w:val="00250E7D"/>
    <w:rsid w:val="00251C45"/>
    <w:rsid w:val="00253CB2"/>
    <w:rsid w:val="002565D5"/>
    <w:rsid w:val="002611EE"/>
    <w:rsid w:val="002622C0"/>
    <w:rsid w:val="002673E3"/>
    <w:rsid w:val="002709A3"/>
    <w:rsid w:val="002778AE"/>
    <w:rsid w:val="0028269A"/>
    <w:rsid w:val="00283590"/>
    <w:rsid w:val="00286973"/>
    <w:rsid w:val="00294E70"/>
    <w:rsid w:val="002951E9"/>
    <w:rsid w:val="00296B3E"/>
    <w:rsid w:val="002A177D"/>
    <w:rsid w:val="002A1924"/>
    <w:rsid w:val="002A3FE7"/>
    <w:rsid w:val="002A7420"/>
    <w:rsid w:val="002B0F12"/>
    <w:rsid w:val="002B1308"/>
    <w:rsid w:val="002B4554"/>
    <w:rsid w:val="002C72D8"/>
    <w:rsid w:val="002D11FA"/>
    <w:rsid w:val="002D3E44"/>
    <w:rsid w:val="002E0DDF"/>
    <w:rsid w:val="002E2906"/>
    <w:rsid w:val="002E2A2A"/>
    <w:rsid w:val="002E4FAA"/>
    <w:rsid w:val="002E5635"/>
    <w:rsid w:val="002E621F"/>
    <w:rsid w:val="002E64C3"/>
    <w:rsid w:val="002E6A2C"/>
    <w:rsid w:val="002F1D8C"/>
    <w:rsid w:val="002F21DA"/>
    <w:rsid w:val="002F62BB"/>
    <w:rsid w:val="003009AE"/>
    <w:rsid w:val="00301F39"/>
    <w:rsid w:val="00302B39"/>
    <w:rsid w:val="00306071"/>
    <w:rsid w:val="00325926"/>
    <w:rsid w:val="00326392"/>
    <w:rsid w:val="00327A8A"/>
    <w:rsid w:val="00331875"/>
    <w:rsid w:val="00336610"/>
    <w:rsid w:val="00343F73"/>
    <w:rsid w:val="00345060"/>
    <w:rsid w:val="003478F2"/>
    <w:rsid w:val="0035323B"/>
    <w:rsid w:val="00357E8F"/>
    <w:rsid w:val="003609D2"/>
    <w:rsid w:val="00363F22"/>
    <w:rsid w:val="00374821"/>
    <w:rsid w:val="00375564"/>
    <w:rsid w:val="00383191"/>
    <w:rsid w:val="00386432"/>
    <w:rsid w:val="00386DED"/>
    <w:rsid w:val="00387A07"/>
    <w:rsid w:val="003912E7"/>
    <w:rsid w:val="00393947"/>
    <w:rsid w:val="003A2275"/>
    <w:rsid w:val="003A28F6"/>
    <w:rsid w:val="003A6A4F"/>
    <w:rsid w:val="003A7088"/>
    <w:rsid w:val="003B00DF"/>
    <w:rsid w:val="003B1275"/>
    <w:rsid w:val="003B1778"/>
    <w:rsid w:val="003C11CB"/>
    <w:rsid w:val="003C577D"/>
    <w:rsid w:val="003C75F3"/>
    <w:rsid w:val="003C78A3"/>
    <w:rsid w:val="003D1C83"/>
    <w:rsid w:val="003D5259"/>
    <w:rsid w:val="003D7410"/>
    <w:rsid w:val="003E1867"/>
    <w:rsid w:val="003E5729"/>
    <w:rsid w:val="003F0C0E"/>
    <w:rsid w:val="003F4EE0"/>
    <w:rsid w:val="004000D5"/>
    <w:rsid w:val="00402153"/>
    <w:rsid w:val="00402FC1"/>
    <w:rsid w:val="0041328E"/>
    <w:rsid w:val="00421F7C"/>
    <w:rsid w:val="00425082"/>
    <w:rsid w:val="00431DEB"/>
    <w:rsid w:val="00446B29"/>
    <w:rsid w:val="00453F9A"/>
    <w:rsid w:val="00460D6D"/>
    <w:rsid w:val="00462DFC"/>
    <w:rsid w:val="00471E91"/>
    <w:rsid w:val="00474675"/>
    <w:rsid w:val="0047470C"/>
    <w:rsid w:val="004840B8"/>
    <w:rsid w:val="004A35F9"/>
    <w:rsid w:val="004A6F18"/>
    <w:rsid w:val="004B24C1"/>
    <w:rsid w:val="004B2D83"/>
    <w:rsid w:val="004C292F"/>
    <w:rsid w:val="004D1301"/>
    <w:rsid w:val="005071B9"/>
    <w:rsid w:val="00510280"/>
    <w:rsid w:val="00513D73"/>
    <w:rsid w:val="00514A43"/>
    <w:rsid w:val="005174E5"/>
    <w:rsid w:val="00522393"/>
    <w:rsid w:val="00522620"/>
    <w:rsid w:val="00525656"/>
    <w:rsid w:val="00530F14"/>
    <w:rsid w:val="00534C02"/>
    <w:rsid w:val="00541E64"/>
    <w:rsid w:val="0054264B"/>
    <w:rsid w:val="00543786"/>
    <w:rsid w:val="005533D7"/>
    <w:rsid w:val="0055699D"/>
    <w:rsid w:val="00561B73"/>
    <w:rsid w:val="005703DE"/>
    <w:rsid w:val="005804F7"/>
    <w:rsid w:val="00583612"/>
    <w:rsid w:val="0058464E"/>
    <w:rsid w:val="005940C2"/>
    <w:rsid w:val="005A01CB"/>
    <w:rsid w:val="005A58FF"/>
    <w:rsid w:val="005A5EAF"/>
    <w:rsid w:val="005A64C0"/>
    <w:rsid w:val="005B3C11"/>
    <w:rsid w:val="005B64DA"/>
    <w:rsid w:val="005C1C28"/>
    <w:rsid w:val="005C6DB5"/>
    <w:rsid w:val="005D15C1"/>
    <w:rsid w:val="005D3FB9"/>
    <w:rsid w:val="005D4493"/>
    <w:rsid w:val="005E19E7"/>
    <w:rsid w:val="00603896"/>
    <w:rsid w:val="0061716C"/>
    <w:rsid w:val="006243A1"/>
    <w:rsid w:val="00630EC9"/>
    <w:rsid w:val="00632AC5"/>
    <w:rsid w:val="00632E56"/>
    <w:rsid w:val="00635CBA"/>
    <w:rsid w:val="00641160"/>
    <w:rsid w:val="00641431"/>
    <w:rsid w:val="0064338B"/>
    <w:rsid w:val="006437DC"/>
    <w:rsid w:val="00646542"/>
    <w:rsid w:val="006504F4"/>
    <w:rsid w:val="006510FA"/>
    <w:rsid w:val="00654BC9"/>
    <w:rsid w:val="006552FD"/>
    <w:rsid w:val="00663AF3"/>
    <w:rsid w:val="00666B6C"/>
    <w:rsid w:val="0067454E"/>
    <w:rsid w:val="00682682"/>
    <w:rsid w:val="00682702"/>
    <w:rsid w:val="00692368"/>
    <w:rsid w:val="00694C4D"/>
    <w:rsid w:val="006A2EBC"/>
    <w:rsid w:val="006A5EA0"/>
    <w:rsid w:val="006A783B"/>
    <w:rsid w:val="006A7B33"/>
    <w:rsid w:val="006B4E13"/>
    <w:rsid w:val="006B75DD"/>
    <w:rsid w:val="006C67E0"/>
    <w:rsid w:val="006C7ABA"/>
    <w:rsid w:val="006D0BBE"/>
    <w:rsid w:val="006D0D60"/>
    <w:rsid w:val="006D1122"/>
    <w:rsid w:val="006D3C00"/>
    <w:rsid w:val="006D57DE"/>
    <w:rsid w:val="006E3675"/>
    <w:rsid w:val="006E4A7F"/>
    <w:rsid w:val="006F1E65"/>
    <w:rsid w:val="00703D27"/>
    <w:rsid w:val="00704DF6"/>
    <w:rsid w:val="0070651C"/>
    <w:rsid w:val="007132A3"/>
    <w:rsid w:val="00716421"/>
    <w:rsid w:val="007226E8"/>
    <w:rsid w:val="00724EFB"/>
    <w:rsid w:val="00725A09"/>
    <w:rsid w:val="007419C3"/>
    <w:rsid w:val="007467A7"/>
    <w:rsid w:val="007469DD"/>
    <w:rsid w:val="0074741B"/>
    <w:rsid w:val="0074759E"/>
    <w:rsid w:val="007478EA"/>
    <w:rsid w:val="00750F85"/>
    <w:rsid w:val="0075415C"/>
    <w:rsid w:val="00754621"/>
    <w:rsid w:val="00755AA0"/>
    <w:rsid w:val="00763502"/>
    <w:rsid w:val="007733C5"/>
    <w:rsid w:val="00785387"/>
    <w:rsid w:val="007913AB"/>
    <w:rsid w:val="007914F7"/>
    <w:rsid w:val="007A6EA5"/>
    <w:rsid w:val="007B1625"/>
    <w:rsid w:val="007B706E"/>
    <w:rsid w:val="007B71EB"/>
    <w:rsid w:val="007C60DD"/>
    <w:rsid w:val="007C6205"/>
    <w:rsid w:val="007C686A"/>
    <w:rsid w:val="007C728E"/>
    <w:rsid w:val="007D2C53"/>
    <w:rsid w:val="007D3D60"/>
    <w:rsid w:val="007E1980"/>
    <w:rsid w:val="007E46EC"/>
    <w:rsid w:val="007E4B76"/>
    <w:rsid w:val="007E5EA8"/>
    <w:rsid w:val="007F0CF1"/>
    <w:rsid w:val="007F12A5"/>
    <w:rsid w:val="007F309C"/>
    <w:rsid w:val="007F4CF1"/>
    <w:rsid w:val="007F758D"/>
    <w:rsid w:val="007F7D52"/>
    <w:rsid w:val="0080654C"/>
    <w:rsid w:val="008071C6"/>
    <w:rsid w:val="00807ADC"/>
    <w:rsid w:val="00810D03"/>
    <w:rsid w:val="00817A00"/>
    <w:rsid w:val="00822BD4"/>
    <w:rsid w:val="00835DB3"/>
    <w:rsid w:val="0083617B"/>
    <w:rsid w:val="008371BD"/>
    <w:rsid w:val="00850411"/>
    <w:rsid w:val="008504A8"/>
    <w:rsid w:val="00851A25"/>
    <w:rsid w:val="0085282E"/>
    <w:rsid w:val="0087198C"/>
    <w:rsid w:val="00872C1F"/>
    <w:rsid w:val="00873B42"/>
    <w:rsid w:val="008856D8"/>
    <w:rsid w:val="00891190"/>
    <w:rsid w:val="00892E82"/>
    <w:rsid w:val="008A1B36"/>
    <w:rsid w:val="008B10D4"/>
    <w:rsid w:val="008B26A3"/>
    <w:rsid w:val="008B659F"/>
    <w:rsid w:val="008C1B58"/>
    <w:rsid w:val="008C39AE"/>
    <w:rsid w:val="008C590D"/>
    <w:rsid w:val="008D41A0"/>
    <w:rsid w:val="008D5D9C"/>
    <w:rsid w:val="008E031B"/>
    <w:rsid w:val="008E7029"/>
    <w:rsid w:val="008E7EF6"/>
    <w:rsid w:val="008F1F98"/>
    <w:rsid w:val="008F6758"/>
    <w:rsid w:val="008F7F29"/>
    <w:rsid w:val="009040DD"/>
    <w:rsid w:val="00905B47"/>
    <w:rsid w:val="0091331C"/>
    <w:rsid w:val="009279DE"/>
    <w:rsid w:val="00930116"/>
    <w:rsid w:val="0094212C"/>
    <w:rsid w:val="00954689"/>
    <w:rsid w:val="009617C9"/>
    <w:rsid w:val="00961C93"/>
    <w:rsid w:val="00964C5D"/>
    <w:rsid w:val="00965324"/>
    <w:rsid w:val="00967B11"/>
    <w:rsid w:val="0097091E"/>
    <w:rsid w:val="00972EA4"/>
    <w:rsid w:val="009760D3"/>
    <w:rsid w:val="00976BE8"/>
    <w:rsid w:val="00977132"/>
    <w:rsid w:val="00981A4B"/>
    <w:rsid w:val="00982501"/>
    <w:rsid w:val="00984271"/>
    <w:rsid w:val="009877D3"/>
    <w:rsid w:val="00987C88"/>
    <w:rsid w:val="00994E8F"/>
    <w:rsid w:val="009951DC"/>
    <w:rsid w:val="009959BB"/>
    <w:rsid w:val="00997158"/>
    <w:rsid w:val="009A3A7C"/>
    <w:rsid w:val="009B2ADB"/>
    <w:rsid w:val="009B603A"/>
    <w:rsid w:val="009C2D0E"/>
    <w:rsid w:val="009C3DAC"/>
    <w:rsid w:val="009C42E0"/>
    <w:rsid w:val="009D5362"/>
    <w:rsid w:val="009E1415"/>
    <w:rsid w:val="009E32F1"/>
    <w:rsid w:val="009E6116"/>
    <w:rsid w:val="009E6CE2"/>
    <w:rsid w:val="009F0B33"/>
    <w:rsid w:val="00A02E43"/>
    <w:rsid w:val="00A065F9"/>
    <w:rsid w:val="00A07F34"/>
    <w:rsid w:val="00A22154"/>
    <w:rsid w:val="00A25C38"/>
    <w:rsid w:val="00A36BBE"/>
    <w:rsid w:val="00A4307A"/>
    <w:rsid w:val="00A47767"/>
    <w:rsid w:val="00A47EBB"/>
    <w:rsid w:val="00A51CDD"/>
    <w:rsid w:val="00A6730D"/>
    <w:rsid w:val="00A71625"/>
    <w:rsid w:val="00A71B9B"/>
    <w:rsid w:val="00A746E8"/>
    <w:rsid w:val="00A751C7"/>
    <w:rsid w:val="00A87844"/>
    <w:rsid w:val="00A91B51"/>
    <w:rsid w:val="00AA026E"/>
    <w:rsid w:val="00AA038C"/>
    <w:rsid w:val="00AA5857"/>
    <w:rsid w:val="00AA7A09"/>
    <w:rsid w:val="00AB3B50"/>
    <w:rsid w:val="00AB4A2B"/>
    <w:rsid w:val="00AB4D74"/>
    <w:rsid w:val="00AC05B1"/>
    <w:rsid w:val="00AC134B"/>
    <w:rsid w:val="00AC5E1A"/>
    <w:rsid w:val="00AD356C"/>
    <w:rsid w:val="00AE2914"/>
    <w:rsid w:val="00AE3C6E"/>
    <w:rsid w:val="00AE6D15"/>
    <w:rsid w:val="00B04182"/>
    <w:rsid w:val="00B052B9"/>
    <w:rsid w:val="00B07AE3"/>
    <w:rsid w:val="00B11430"/>
    <w:rsid w:val="00B12AF7"/>
    <w:rsid w:val="00B141EF"/>
    <w:rsid w:val="00B2371A"/>
    <w:rsid w:val="00B31B7D"/>
    <w:rsid w:val="00B353EB"/>
    <w:rsid w:val="00B439C4"/>
    <w:rsid w:val="00B4535E"/>
    <w:rsid w:val="00B52A8C"/>
    <w:rsid w:val="00B55067"/>
    <w:rsid w:val="00B6328E"/>
    <w:rsid w:val="00B636A8"/>
    <w:rsid w:val="00B665C6"/>
    <w:rsid w:val="00B73F68"/>
    <w:rsid w:val="00B805AF"/>
    <w:rsid w:val="00B869EC"/>
    <w:rsid w:val="00B90428"/>
    <w:rsid w:val="00B9397A"/>
    <w:rsid w:val="00B9633D"/>
    <w:rsid w:val="00BA2EBE"/>
    <w:rsid w:val="00BB0F28"/>
    <w:rsid w:val="00BB458A"/>
    <w:rsid w:val="00BB73D4"/>
    <w:rsid w:val="00BC3121"/>
    <w:rsid w:val="00BD00D3"/>
    <w:rsid w:val="00BD1659"/>
    <w:rsid w:val="00BD3AA9"/>
    <w:rsid w:val="00BD4A18"/>
    <w:rsid w:val="00BD6DB2"/>
    <w:rsid w:val="00BE11CF"/>
    <w:rsid w:val="00BE21AB"/>
    <w:rsid w:val="00BE55CB"/>
    <w:rsid w:val="00BF617A"/>
    <w:rsid w:val="00C0379D"/>
    <w:rsid w:val="00C03931"/>
    <w:rsid w:val="00C05FE3"/>
    <w:rsid w:val="00C2136D"/>
    <w:rsid w:val="00C214EE"/>
    <w:rsid w:val="00C2314B"/>
    <w:rsid w:val="00C24971"/>
    <w:rsid w:val="00C259EB"/>
    <w:rsid w:val="00C26BE5"/>
    <w:rsid w:val="00C26E4D"/>
    <w:rsid w:val="00C27909"/>
    <w:rsid w:val="00C27B03"/>
    <w:rsid w:val="00C314E1"/>
    <w:rsid w:val="00C34397"/>
    <w:rsid w:val="00C4095D"/>
    <w:rsid w:val="00C4124B"/>
    <w:rsid w:val="00C43806"/>
    <w:rsid w:val="00C601D2"/>
    <w:rsid w:val="00C65BCC"/>
    <w:rsid w:val="00C66970"/>
    <w:rsid w:val="00C8691C"/>
    <w:rsid w:val="00CA168A"/>
    <w:rsid w:val="00CA357E"/>
    <w:rsid w:val="00CA44F9"/>
    <w:rsid w:val="00CA4A69"/>
    <w:rsid w:val="00CB3C2F"/>
    <w:rsid w:val="00CB60CD"/>
    <w:rsid w:val="00CC3E0C"/>
    <w:rsid w:val="00CC58D3"/>
    <w:rsid w:val="00CC784D"/>
    <w:rsid w:val="00CE6F97"/>
    <w:rsid w:val="00D0337B"/>
    <w:rsid w:val="00D079B2"/>
    <w:rsid w:val="00D114E9"/>
    <w:rsid w:val="00D14033"/>
    <w:rsid w:val="00D16511"/>
    <w:rsid w:val="00D217C8"/>
    <w:rsid w:val="00D23751"/>
    <w:rsid w:val="00D32A0E"/>
    <w:rsid w:val="00D429C6"/>
    <w:rsid w:val="00D47748"/>
    <w:rsid w:val="00D5410A"/>
    <w:rsid w:val="00D54CC3"/>
    <w:rsid w:val="00D6041A"/>
    <w:rsid w:val="00D633EB"/>
    <w:rsid w:val="00D7422A"/>
    <w:rsid w:val="00D74B4D"/>
    <w:rsid w:val="00D82FF7"/>
    <w:rsid w:val="00D847FE"/>
    <w:rsid w:val="00D908DB"/>
    <w:rsid w:val="00D90A9E"/>
    <w:rsid w:val="00D92BCC"/>
    <w:rsid w:val="00D964EA"/>
    <w:rsid w:val="00D966D0"/>
    <w:rsid w:val="00D969F7"/>
    <w:rsid w:val="00DA0946"/>
    <w:rsid w:val="00DA0C59"/>
    <w:rsid w:val="00DA3991"/>
    <w:rsid w:val="00DA459A"/>
    <w:rsid w:val="00DB3374"/>
    <w:rsid w:val="00DB7E6C"/>
    <w:rsid w:val="00DD4F0D"/>
    <w:rsid w:val="00DD5A29"/>
    <w:rsid w:val="00DD5D9D"/>
    <w:rsid w:val="00DE35CB"/>
    <w:rsid w:val="00DF1459"/>
    <w:rsid w:val="00DF21E9"/>
    <w:rsid w:val="00E00F14"/>
    <w:rsid w:val="00E06386"/>
    <w:rsid w:val="00E141AC"/>
    <w:rsid w:val="00E24EB4"/>
    <w:rsid w:val="00E316B0"/>
    <w:rsid w:val="00E320ED"/>
    <w:rsid w:val="00E33AFB"/>
    <w:rsid w:val="00E34218"/>
    <w:rsid w:val="00E34E76"/>
    <w:rsid w:val="00E444F5"/>
    <w:rsid w:val="00E46282"/>
    <w:rsid w:val="00E47AC7"/>
    <w:rsid w:val="00E5216E"/>
    <w:rsid w:val="00E77DDD"/>
    <w:rsid w:val="00E82344"/>
    <w:rsid w:val="00E84C82"/>
    <w:rsid w:val="00E84D64"/>
    <w:rsid w:val="00E87408"/>
    <w:rsid w:val="00E914C4"/>
    <w:rsid w:val="00E934F5"/>
    <w:rsid w:val="00E96961"/>
    <w:rsid w:val="00EA72EC"/>
    <w:rsid w:val="00EB11CB"/>
    <w:rsid w:val="00EB275A"/>
    <w:rsid w:val="00EB786A"/>
    <w:rsid w:val="00EC1578"/>
    <w:rsid w:val="00EC1C72"/>
    <w:rsid w:val="00EC3CC9"/>
    <w:rsid w:val="00EC680A"/>
    <w:rsid w:val="00EC7E96"/>
    <w:rsid w:val="00ED4378"/>
    <w:rsid w:val="00EE2BED"/>
    <w:rsid w:val="00EE374B"/>
    <w:rsid w:val="00F023E8"/>
    <w:rsid w:val="00F11BB5"/>
    <w:rsid w:val="00F1417B"/>
    <w:rsid w:val="00F144CB"/>
    <w:rsid w:val="00F266A3"/>
    <w:rsid w:val="00F34B99"/>
    <w:rsid w:val="00F44166"/>
    <w:rsid w:val="00F52DAB"/>
    <w:rsid w:val="00F543F0"/>
    <w:rsid w:val="00F60DF6"/>
    <w:rsid w:val="00F66E85"/>
    <w:rsid w:val="00F70AEB"/>
    <w:rsid w:val="00F81D29"/>
    <w:rsid w:val="00F906D1"/>
    <w:rsid w:val="00F91C4D"/>
    <w:rsid w:val="00F92FD9"/>
    <w:rsid w:val="00FA6684"/>
    <w:rsid w:val="00FA731E"/>
    <w:rsid w:val="00FB2B38"/>
    <w:rsid w:val="00FB6656"/>
    <w:rsid w:val="00FC3DE5"/>
    <w:rsid w:val="00FC6358"/>
    <w:rsid w:val="00FC7178"/>
    <w:rsid w:val="00FD29F6"/>
    <w:rsid w:val="00FD320D"/>
    <w:rsid w:val="00FE23D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42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3" w:uiPriority="39"/>
    <w:lsdException w:name="toc 4"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fa">
    <w:name w:val="Normal"/>
    <w:qFormat/>
    <w:rsid w:val="00035925"/>
    <w:pPr>
      <w:widowControl w:val="0"/>
      <w:jc w:val="both"/>
    </w:pPr>
    <w:rPr>
      <w:kern w:val="2"/>
      <w:sz w:val="21"/>
      <w:szCs w:val="24"/>
    </w:rPr>
  </w:style>
  <w:style w:type="character" w:default="1" w:styleId="afb">
    <w:name w:val="Default Paragraph Font"/>
    <w:uiPriority w:val="1"/>
    <w:semiHidden/>
    <w:unhideWhenUsed/>
  </w:style>
  <w:style w:type="table" w:default="1" w:styleId="afc">
    <w:name w:val="Normal Table"/>
    <w:uiPriority w:val="99"/>
    <w:semiHidden/>
    <w:unhideWhenUsed/>
    <w:qFormat/>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customStyle="1" w:styleId="afe">
    <w:name w:val="段"/>
    <w:link w:val="Char"/>
    <w:rsid w:val="00035925"/>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link w:val="afe"/>
    <w:rsid w:val="00035925"/>
    <w:rPr>
      <w:rFonts w:ascii="宋体"/>
      <w:noProof/>
      <w:sz w:val="21"/>
      <w:lang w:val="en-US" w:eastAsia="zh-CN" w:bidi="ar-SA"/>
    </w:rPr>
  </w:style>
  <w:style w:type="paragraph" w:customStyle="1" w:styleId="a4">
    <w:name w:val="一级条标题"/>
    <w:next w:val="afe"/>
    <w:rsid w:val="001C149C"/>
    <w:pPr>
      <w:numPr>
        <w:ilvl w:val="1"/>
        <w:numId w:val="31"/>
      </w:numPr>
      <w:spacing w:beforeLines="50" w:afterLines="50"/>
      <w:ind w:left="0"/>
      <w:outlineLvl w:val="2"/>
    </w:pPr>
    <w:rPr>
      <w:rFonts w:ascii="黑体" w:eastAsia="黑体"/>
      <w:sz w:val="21"/>
      <w:szCs w:val="21"/>
    </w:rPr>
  </w:style>
  <w:style w:type="paragraph" w:customStyle="1" w:styleId="aff">
    <w:name w:val="标准书脚_奇数页"/>
    <w:rsid w:val="000A48B1"/>
    <w:pPr>
      <w:spacing w:before="120"/>
      <w:ind w:right="198"/>
      <w:jc w:val="right"/>
    </w:pPr>
    <w:rPr>
      <w:rFonts w:ascii="宋体"/>
      <w:sz w:val="18"/>
      <w:szCs w:val="18"/>
    </w:rPr>
  </w:style>
  <w:style w:type="paragraph" w:customStyle="1" w:styleId="aff0">
    <w:name w:val="标准书眉_奇数页"/>
    <w:next w:val="afa"/>
    <w:rsid w:val="0074741B"/>
    <w:pPr>
      <w:tabs>
        <w:tab w:val="center" w:pos="4154"/>
        <w:tab w:val="right" w:pos="8306"/>
      </w:tabs>
      <w:spacing w:after="220"/>
      <w:jc w:val="right"/>
    </w:pPr>
    <w:rPr>
      <w:rFonts w:ascii="黑体" w:eastAsia="黑体"/>
      <w:noProof/>
      <w:sz w:val="21"/>
      <w:szCs w:val="21"/>
    </w:rPr>
  </w:style>
  <w:style w:type="paragraph" w:customStyle="1" w:styleId="a3">
    <w:name w:val="章标题"/>
    <w:next w:val="afe"/>
    <w:rsid w:val="001C149C"/>
    <w:pPr>
      <w:numPr>
        <w:numId w:val="31"/>
      </w:numPr>
      <w:spacing w:beforeLines="100" w:afterLines="100"/>
      <w:ind w:left="0"/>
      <w:jc w:val="both"/>
      <w:outlineLvl w:val="1"/>
    </w:pPr>
    <w:rPr>
      <w:rFonts w:ascii="黑体" w:eastAsia="黑体"/>
      <w:sz w:val="21"/>
    </w:rPr>
  </w:style>
  <w:style w:type="paragraph" w:customStyle="1" w:styleId="a5">
    <w:name w:val="二级条标题"/>
    <w:basedOn w:val="a4"/>
    <w:next w:val="afe"/>
    <w:rsid w:val="001C149C"/>
    <w:pPr>
      <w:numPr>
        <w:ilvl w:val="2"/>
      </w:numPr>
      <w:spacing w:before="50" w:after="50"/>
      <w:outlineLvl w:val="3"/>
    </w:pPr>
  </w:style>
  <w:style w:type="paragraph" w:customStyle="1" w:styleId="2">
    <w:name w:val="封面标准号2"/>
    <w:rsid w:val="009C42E0"/>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b">
    <w:name w:val="列项——（一级）"/>
    <w:rsid w:val="00BE55CB"/>
    <w:pPr>
      <w:widowControl w:val="0"/>
      <w:numPr>
        <w:numId w:val="4"/>
      </w:numPr>
      <w:jc w:val="both"/>
    </w:pPr>
    <w:rPr>
      <w:rFonts w:ascii="宋体"/>
      <w:sz w:val="21"/>
    </w:rPr>
  </w:style>
  <w:style w:type="paragraph" w:customStyle="1" w:styleId="ac">
    <w:name w:val="列项●（二级）"/>
    <w:rsid w:val="00BE55CB"/>
    <w:pPr>
      <w:numPr>
        <w:ilvl w:val="1"/>
        <w:numId w:val="4"/>
      </w:numPr>
      <w:tabs>
        <w:tab w:val="left" w:pos="840"/>
      </w:tabs>
      <w:jc w:val="both"/>
    </w:pPr>
    <w:rPr>
      <w:rFonts w:ascii="宋体"/>
      <w:sz w:val="21"/>
    </w:rPr>
  </w:style>
  <w:style w:type="paragraph" w:customStyle="1" w:styleId="aff1">
    <w:name w:val="目次、标准名称标题"/>
    <w:basedOn w:val="afa"/>
    <w:next w:val="afe"/>
    <w:rsid w:val="00035925"/>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6">
    <w:name w:val="三级条标题"/>
    <w:basedOn w:val="a5"/>
    <w:next w:val="afe"/>
    <w:rsid w:val="001C149C"/>
    <w:pPr>
      <w:numPr>
        <w:ilvl w:val="3"/>
      </w:numPr>
      <w:outlineLvl w:val="4"/>
    </w:pPr>
  </w:style>
  <w:style w:type="paragraph" w:customStyle="1" w:styleId="aff2">
    <w:name w:val="示例"/>
    <w:next w:val="aff3"/>
    <w:rsid w:val="005A5EAF"/>
    <w:pPr>
      <w:widowControl w:val="0"/>
      <w:ind w:firstLine="363"/>
      <w:jc w:val="both"/>
    </w:pPr>
    <w:rPr>
      <w:rFonts w:ascii="宋体"/>
      <w:sz w:val="18"/>
      <w:szCs w:val="18"/>
    </w:rPr>
  </w:style>
  <w:style w:type="paragraph" w:customStyle="1" w:styleId="a0">
    <w:name w:val="数字编号列项（二级）"/>
    <w:rsid w:val="003E5729"/>
    <w:pPr>
      <w:numPr>
        <w:ilvl w:val="1"/>
        <w:numId w:val="73"/>
      </w:numPr>
      <w:jc w:val="both"/>
    </w:pPr>
    <w:rPr>
      <w:rFonts w:ascii="宋体"/>
      <w:sz w:val="21"/>
    </w:rPr>
  </w:style>
  <w:style w:type="paragraph" w:customStyle="1" w:styleId="a7">
    <w:name w:val="四级条标题"/>
    <w:basedOn w:val="a6"/>
    <w:next w:val="afe"/>
    <w:rsid w:val="001C149C"/>
    <w:pPr>
      <w:numPr>
        <w:ilvl w:val="4"/>
      </w:numPr>
      <w:outlineLvl w:val="5"/>
    </w:pPr>
  </w:style>
  <w:style w:type="paragraph" w:customStyle="1" w:styleId="a8">
    <w:name w:val="五级条标题"/>
    <w:basedOn w:val="a7"/>
    <w:next w:val="afe"/>
    <w:rsid w:val="001C149C"/>
    <w:pPr>
      <w:numPr>
        <w:ilvl w:val="5"/>
      </w:numPr>
      <w:outlineLvl w:val="6"/>
    </w:pPr>
  </w:style>
  <w:style w:type="paragraph" w:styleId="aff4">
    <w:name w:val="footer"/>
    <w:basedOn w:val="afa"/>
    <w:link w:val="Char0"/>
    <w:rsid w:val="00294E70"/>
    <w:pPr>
      <w:snapToGrid w:val="0"/>
      <w:ind w:rightChars="100" w:right="210"/>
      <w:jc w:val="right"/>
    </w:pPr>
    <w:rPr>
      <w:sz w:val="18"/>
      <w:szCs w:val="18"/>
    </w:rPr>
  </w:style>
  <w:style w:type="paragraph" w:styleId="aff5">
    <w:name w:val="header"/>
    <w:basedOn w:val="afa"/>
    <w:rsid w:val="00930116"/>
    <w:pPr>
      <w:snapToGrid w:val="0"/>
      <w:jc w:val="left"/>
    </w:pPr>
    <w:rPr>
      <w:sz w:val="18"/>
      <w:szCs w:val="18"/>
    </w:rPr>
  </w:style>
  <w:style w:type="paragraph" w:customStyle="1" w:styleId="aff6">
    <w:name w:val="注："/>
    <w:next w:val="afe"/>
    <w:rsid w:val="000D718B"/>
    <w:pPr>
      <w:widowControl w:val="0"/>
      <w:autoSpaceDE w:val="0"/>
      <w:autoSpaceDN w:val="0"/>
      <w:ind w:left="726" w:hanging="363"/>
      <w:jc w:val="both"/>
    </w:pPr>
    <w:rPr>
      <w:rFonts w:ascii="宋体"/>
      <w:sz w:val="18"/>
      <w:szCs w:val="18"/>
    </w:rPr>
  </w:style>
  <w:style w:type="paragraph" w:customStyle="1" w:styleId="aff7">
    <w:name w:val="注×："/>
    <w:rsid w:val="000D718B"/>
    <w:pPr>
      <w:widowControl w:val="0"/>
      <w:autoSpaceDE w:val="0"/>
      <w:autoSpaceDN w:val="0"/>
      <w:ind w:left="811" w:hanging="448"/>
      <w:jc w:val="both"/>
    </w:pPr>
    <w:rPr>
      <w:rFonts w:ascii="宋体"/>
      <w:sz w:val="18"/>
      <w:szCs w:val="18"/>
    </w:rPr>
  </w:style>
  <w:style w:type="paragraph" w:customStyle="1" w:styleId="a">
    <w:name w:val="字母编号列项（一级）"/>
    <w:rsid w:val="003E5729"/>
    <w:pPr>
      <w:numPr>
        <w:numId w:val="73"/>
      </w:numPr>
      <w:jc w:val="both"/>
    </w:pPr>
    <w:rPr>
      <w:rFonts w:ascii="宋体"/>
      <w:sz w:val="21"/>
    </w:rPr>
  </w:style>
  <w:style w:type="paragraph" w:customStyle="1" w:styleId="ad">
    <w:name w:val="列项◆（三级）"/>
    <w:basedOn w:val="afa"/>
    <w:rsid w:val="00BE55CB"/>
    <w:pPr>
      <w:numPr>
        <w:ilvl w:val="2"/>
        <w:numId w:val="4"/>
      </w:numPr>
    </w:pPr>
    <w:rPr>
      <w:rFonts w:ascii="宋体"/>
      <w:szCs w:val="21"/>
    </w:rPr>
  </w:style>
  <w:style w:type="paragraph" w:customStyle="1" w:styleId="a1">
    <w:name w:val="编号列项（三级）"/>
    <w:rsid w:val="003E5729"/>
    <w:pPr>
      <w:numPr>
        <w:ilvl w:val="2"/>
        <w:numId w:val="73"/>
      </w:numPr>
    </w:pPr>
    <w:rPr>
      <w:rFonts w:ascii="宋体"/>
      <w:sz w:val="21"/>
    </w:rPr>
  </w:style>
  <w:style w:type="paragraph" w:customStyle="1" w:styleId="aff8">
    <w:name w:val="示例×："/>
    <w:basedOn w:val="a3"/>
    <w:qFormat/>
    <w:rsid w:val="007E1980"/>
    <w:pPr>
      <w:numPr>
        <w:numId w:val="0"/>
      </w:numPr>
      <w:spacing w:beforeLines="0" w:afterLines="0"/>
      <w:ind w:firstLine="363"/>
      <w:outlineLvl w:val="9"/>
    </w:pPr>
    <w:rPr>
      <w:rFonts w:ascii="宋体" w:eastAsia="宋体"/>
      <w:sz w:val="18"/>
      <w:szCs w:val="18"/>
    </w:rPr>
  </w:style>
  <w:style w:type="paragraph" w:customStyle="1" w:styleId="aff9">
    <w:name w:val="二级无"/>
    <w:basedOn w:val="a5"/>
    <w:rsid w:val="001C149C"/>
    <w:pPr>
      <w:spacing w:beforeLines="0" w:afterLines="0"/>
    </w:pPr>
    <w:rPr>
      <w:rFonts w:ascii="宋体" w:eastAsia="宋体"/>
    </w:rPr>
  </w:style>
  <w:style w:type="paragraph" w:customStyle="1" w:styleId="affa">
    <w:name w:val="注：（正文）"/>
    <w:basedOn w:val="aff6"/>
    <w:next w:val="afe"/>
    <w:rsid w:val="000D718B"/>
  </w:style>
  <w:style w:type="paragraph" w:customStyle="1" w:styleId="a2">
    <w:name w:val="注×：（正文）"/>
    <w:rsid w:val="000D718B"/>
    <w:pPr>
      <w:numPr>
        <w:numId w:val="5"/>
      </w:numPr>
      <w:jc w:val="both"/>
    </w:pPr>
    <w:rPr>
      <w:rFonts w:ascii="宋体"/>
      <w:sz w:val="18"/>
      <w:szCs w:val="18"/>
    </w:rPr>
  </w:style>
  <w:style w:type="paragraph" w:customStyle="1" w:styleId="affb">
    <w:name w:val="标准标志"/>
    <w:next w:val="afa"/>
    <w:rsid w:val="001900F8"/>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c">
    <w:name w:val="标准称谓"/>
    <w:next w:val="afa"/>
    <w:rsid w:val="0064338B"/>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d">
    <w:name w:val="标准书脚_偶数页"/>
    <w:rsid w:val="000A48B1"/>
    <w:pPr>
      <w:spacing w:before="120"/>
      <w:ind w:left="221"/>
    </w:pPr>
    <w:rPr>
      <w:rFonts w:ascii="宋体"/>
      <w:sz w:val="18"/>
      <w:szCs w:val="18"/>
    </w:rPr>
  </w:style>
  <w:style w:type="paragraph" w:customStyle="1" w:styleId="affe">
    <w:name w:val="标准书眉_偶数页"/>
    <w:basedOn w:val="aff0"/>
    <w:next w:val="afa"/>
    <w:rsid w:val="0074741B"/>
    <w:pPr>
      <w:jc w:val="left"/>
    </w:pPr>
  </w:style>
  <w:style w:type="paragraph" w:customStyle="1" w:styleId="afff">
    <w:name w:val="标准书眉一"/>
    <w:rsid w:val="00083A09"/>
    <w:pPr>
      <w:jc w:val="both"/>
    </w:pPr>
  </w:style>
  <w:style w:type="paragraph" w:customStyle="1" w:styleId="afff0">
    <w:name w:val="参考文献"/>
    <w:basedOn w:val="afa"/>
    <w:next w:val="afe"/>
    <w:rsid w:val="00083A09"/>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1">
    <w:name w:val="参考文献、索引标题"/>
    <w:basedOn w:val="afa"/>
    <w:next w:val="afe"/>
    <w:rsid w:val="00083A09"/>
    <w:pPr>
      <w:keepNext/>
      <w:pageBreakBefore/>
      <w:widowControl/>
      <w:shd w:val="clear" w:color="FFFFFF" w:fill="FFFFFF"/>
      <w:spacing w:before="640" w:after="200"/>
      <w:jc w:val="center"/>
      <w:outlineLvl w:val="0"/>
    </w:pPr>
    <w:rPr>
      <w:rFonts w:ascii="黑体" w:eastAsia="黑体"/>
      <w:kern w:val="0"/>
      <w:szCs w:val="20"/>
    </w:rPr>
  </w:style>
  <w:style w:type="character" w:styleId="afff2">
    <w:name w:val="Hyperlink"/>
    <w:uiPriority w:val="99"/>
    <w:rsid w:val="00083A09"/>
    <w:rPr>
      <w:noProof/>
      <w:color w:val="0000FF"/>
      <w:spacing w:val="0"/>
      <w:w w:val="100"/>
      <w:szCs w:val="21"/>
      <w:u w:val="single"/>
    </w:rPr>
  </w:style>
  <w:style w:type="character" w:customStyle="1" w:styleId="afff3">
    <w:name w:val="发布"/>
    <w:rsid w:val="00C2314B"/>
    <w:rPr>
      <w:rFonts w:ascii="黑体" w:eastAsia="黑体"/>
      <w:spacing w:val="85"/>
      <w:w w:val="100"/>
      <w:position w:val="3"/>
      <w:sz w:val="28"/>
      <w:szCs w:val="28"/>
    </w:rPr>
  </w:style>
  <w:style w:type="paragraph" w:customStyle="1" w:styleId="afff4">
    <w:name w:val="发布部门"/>
    <w:next w:val="afe"/>
    <w:rsid w:val="001C21AC"/>
    <w:pPr>
      <w:framePr w:w="7938" w:h="1134" w:hRule="exact" w:hSpace="125" w:vSpace="181" w:wrap="around" w:vAnchor="page" w:hAnchor="page" w:x="2150" w:y="14630" w:anchorLock="1"/>
      <w:jc w:val="center"/>
    </w:pPr>
    <w:rPr>
      <w:rFonts w:ascii="宋体"/>
      <w:b/>
      <w:spacing w:val="20"/>
      <w:w w:val="135"/>
      <w:sz w:val="28"/>
    </w:rPr>
  </w:style>
  <w:style w:type="paragraph" w:customStyle="1" w:styleId="afff5">
    <w:name w:val="发布日期"/>
    <w:rsid w:val="00EC3CC9"/>
    <w:pPr>
      <w:framePr w:w="3997" w:h="471" w:hRule="exact" w:vSpace="181" w:wrap="around" w:hAnchor="page" w:x="7089" w:y="14097" w:anchorLock="1"/>
    </w:pPr>
    <w:rPr>
      <w:rFonts w:eastAsia="黑体"/>
      <w:sz w:val="28"/>
    </w:rPr>
  </w:style>
  <w:style w:type="paragraph" w:customStyle="1" w:styleId="afff6">
    <w:name w:val="封面标准代替信息"/>
    <w:rsid w:val="00425082"/>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
    <w:name w:val="封面标准号1"/>
    <w:rsid w:val="00083A09"/>
    <w:pPr>
      <w:widowControl w:val="0"/>
      <w:kinsoku w:val="0"/>
      <w:overflowPunct w:val="0"/>
      <w:autoSpaceDE w:val="0"/>
      <w:autoSpaceDN w:val="0"/>
      <w:spacing w:before="308"/>
      <w:jc w:val="right"/>
      <w:textAlignment w:val="center"/>
    </w:pPr>
    <w:rPr>
      <w:sz w:val="28"/>
    </w:rPr>
  </w:style>
  <w:style w:type="paragraph" w:customStyle="1" w:styleId="afff7">
    <w:name w:val="封面标准名称"/>
    <w:rsid w:val="00D633EB"/>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8">
    <w:name w:val="封面标准英文名称"/>
    <w:basedOn w:val="afff7"/>
    <w:rsid w:val="001C21AC"/>
    <w:pPr>
      <w:framePr w:wrap="around"/>
      <w:spacing w:before="370" w:line="400" w:lineRule="exact"/>
    </w:pPr>
    <w:rPr>
      <w:rFonts w:ascii="Times New Roman"/>
      <w:sz w:val="28"/>
      <w:szCs w:val="28"/>
    </w:rPr>
  </w:style>
  <w:style w:type="paragraph" w:customStyle="1" w:styleId="afff9">
    <w:name w:val="封面一致性程度标识"/>
    <w:basedOn w:val="afff8"/>
    <w:rsid w:val="00083A09"/>
    <w:pPr>
      <w:framePr w:wrap="around"/>
      <w:spacing w:before="440"/>
    </w:pPr>
    <w:rPr>
      <w:rFonts w:ascii="宋体" w:eastAsia="宋体"/>
    </w:rPr>
  </w:style>
  <w:style w:type="paragraph" w:customStyle="1" w:styleId="afffa">
    <w:name w:val="封面标准文稿类别"/>
    <w:basedOn w:val="afff9"/>
    <w:rsid w:val="0054264B"/>
    <w:pPr>
      <w:framePr w:wrap="around"/>
      <w:spacing w:after="160" w:line="240" w:lineRule="auto"/>
    </w:pPr>
    <w:rPr>
      <w:sz w:val="24"/>
    </w:rPr>
  </w:style>
  <w:style w:type="paragraph" w:customStyle="1" w:styleId="afffb">
    <w:name w:val="封面标准文稿编辑信息"/>
    <w:basedOn w:val="afffa"/>
    <w:rsid w:val="00083A09"/>
    <w:pPr>
      <w:framePr w:wrap="around"/>
      <w:spacing w:before="180" w:line="180" w:lineRule="exact"/>
    </w:pPr>
    <w:rPr>
      <w:sz w:val="21"/>
    </w:rPr>
  </w:style>
  <w:style w:type="paragraph" w:customStyle="1" w:styleId="afffc">
    <w:name w:val="封面正文"/>
    <w:rsid w:val="00083A09"/>
    <w:pPr>
      <w:jc w:val="both"/>
    </w:pPr>
  </w:style>
  <w:style w:type="paragraph" w:customStyle="1" w:styleId="af1">
    <w:name w:val="附录标识"/>
    <w:basedOn w:val="afa"/>
    <w:next w:val="afe"/>
    <w:rsid w:val="00083A09"/>
    <w:pPr>
      <w:keepNext/>
      <w:widowControl/>
      <w:numPr>
        <w:numId w:val="9"/>
      </w:numPr>
      <w:shd w:val="clear" w:color="FFFFFF" w:fill="FFFFFF"/>
      <w:tabs>
        <w:tab w:val="num" w:pos="360"/>
        <w:tab w:val="left" w:pos="6405"/>
      </w:tabs>
      <w:spacing w:before="640" w:after="280"/>
      <w:jc w:val="center"/>
      <w:outlineLvl w:val="0"/>
    </w:pPr>
    <w:rPr>
      <w:rFonts w:ascii="黑体" w:eastAsia="黑体"/>
      <w:kern w:val="0"/>
      <w:szCs w:val="20"/>
    </w:rPr>
  </w:style>
  <w:style w:type="paragraph" w:customStyle="1" w:styleId="afffd">
    <w:name w:val="附录标题"/>
    <w:basedOn w:val="afe"/>
    <w:next w:val="afe"/>
    <w:rsid w:val="00083A09"/>
    <w:pPr>
      <w:ind w:firstLineChars="0" w:firstLine="0"/>
      <w:jc w:val="center"/>
    </w:pPr>
    <w:rPr>
      <w:rFonts w:ascii="黑体" w:eastAsia="黑体"/>
    </w:rPr>
  </w:style>
  <w:style w:type="paragraph" w:customStyle="1" w:styleId="af">
    <w:name w:val="附录表标号"/>
    <w:basedOn w:val="afa"/>
    <w:next w:val="afe"/>
    <w:rsid w:val="00083A09"/>
    <w:pPr>
      <w:numPr>
        <w:numId w:val="7"/>
      </w:numPr>
      <w:tabs>
        <w:tab w:val="clear" w:pos="0"/>
      </w:tabs>
      <w:spacing w:line="14" w:lineRule="exact"/>
      <w:ind w:left="811" w:hanging="448"/>
      <w:jc w:val="center"/>
      <w:outlineLvl w:val="0"/>
    </w:pPr>
    <w:rPr>
      <w:color w:val="FFFFFF"/>
    </w:rPr>
  </w:style>
  <w:style w:type="paragraph" w:customStyle="1" w:styleId="af0">
    <w:name w:val="附录表标题"/>
    <w:basedOn w:val="afa"/>
    <w:next w:val="afe"/>
    <w:rsid w:val="000D718B"/>
    <w:pPr>
      <w:numPr>
        <w:ilvl w:val="1"/>
        <w:numId w:val="7"/>
      </w:numPr>
      <w:tabs>
        <w:tab w:val="num" w:pos="180"/>
      </w:tabs>
      <w:spacing w:beforeLines="50" w:afterLines="50"/>
      <w:ind w:left="0" w:firstLine="0"/>
      <w:jc w:val="center"/>
    </w:pPr>
    <w:rPr>
      <w:rFonts w:ascii="黑体" w:eastAsia="黑体"/>
      <w:szCs w:val="21"/>
    </w:rPr>
  </w:style>
  <w:style w:type="paragraph" w:customStyle="1" w:styleId="af4">
    <w:name w:val="附录二级条标题"/>
    <w:basedOn w:val="afa"/>
    <w:next w:val="afe"/>
    <w:rsid w:val="00083A09"/>
    <w:pPr>
      <w:widowControl/>
      <w:numPr>
        <w:ilvl w:val="3"/>
        <w:numId w:val="9"/>
      </w:numPr>
      <w:tabs>
        <w:tab w:val="num"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e">
    <w:name w:val="附录二级无"/>
    <w:basedOn w:val="af4"/>
    <w:rsid w:val="00BF617A"/>
    <w:pPr>
      <w:tabs>
        <w:tab w:val="clear" w:pos="360"/>
      </w:tabs>
      <w:spacing w:beforeLines="0" w:afterLines="0"/>
    </w:pPr>
    <w:rPr>
      <w:rFonts w:ascii="宋体" w:eastAsia="宋体"/>
      <w:szCs w:val="21"/>
    </w:rPr>
  </w:style>
  <w:style w:type="paragraph" w:customStyle="1" w:styleId="affff">
    <w:name w:val="附录公式"/>
    <w:basedOn w:val="afe"/>
    <w:next w:val="afe"/>
    <w:link w:val="Char1"/>
    <w:qFormat/>
    <w:rsid w:val="00083A09"/>
  </w:style>
  <w:style w:type="character" w:customStyle="1" w:styleId="Char1">
    <w:name w:val="附录公式 Char"/>
    <w:basedOn w:val="Char"/>
    <w:link w:val="affff"/>
    <w:rsid w:val="00083A09"/>
    <w:rPr>
      <w:rFonts w:ascii="宋体"/>
      <w:noProof/>
      <w:sz w:val="21"/>
      <w:lang w:val="en-US" w:eastAsia="zh-CN" w:bidi="ar-SA"/>
    </w:rPr>
  </w:style>
  <w:style w:type="paragraph" w:customStyle="1" w:styleId="affff0">
    <w:name w:val="附录公式编号制表符"/>
    <w:basedOn w:val="afa"/>
    <w:next w:val="afe"/>
    <w:qFormat/>
    <w:rsid w:val="00EC680A"/>
    <w:pPr>
      <w:widowControl/>
      <w:tabs>
        <w:tab w:val="center" w:pos="4201"/>
        <w:tab w:val="right" w:leader="dot" w:pos="9298"/>
      </w:tabs>
      <w:autoSpaceDE w:val="0"/>
      <w:autoSpaceDN w:val="0"/>
    </w:pPr>
    <w:rPr>
      <w:rFonts w:ascii="宋体"/>
      <w:noProof/>
      <w:kern w:val="0"/>
      <w:szCs w:val="20"/>
    </w:rPr>
  </w:style>
  <w:style w:type="paragraph" w:customStyle="1" w:styleId="af5">
    <w:name w:val="附录三级条标题"/>
    <w:basedOn w:val="af4"/>
    <w:next w:val="afe"/>
    <w:rsid w:val="00083A09"/>
    <w:pPr>
      <w:numPr>
        <w:ilvl w:val="4"/>
      </w:numPr>
      <w:tabs>
        <w:tab w:val="num" w:pos="360"/>
      </w:tabs>
      <w:outlineLvl w:val="4"/>
    </w:pPr>
  </w:style>
  <w:style w:type="paragraph" w:customStyle="1" w:styleId="affff1">
    <w:name w:val="附录三级无"/>
    <w:basedOn w:val="af5"/>
    <w:rsid w:val="00BF617A"/>
    <w:pPr>
      <w:tabs>
        <w:tab w:val="clear" w:pos="360"/>
      </w:tabs>
      <w:spacing w:beforeLines="0" w:afterLines="0"/>
    </w:pPr>
    <w:rPr>
      <w:rFonts w:ascii="宋体" w:eastAsia="宋体"/>
      <w:szCs w:val="21"/>
    </w:rPr>
  </w:style>
  <w:style w:type="paragraph" w:customStyle="1" w:styleId="af9">
    <w:name w:val="附录数字编号列项（二级）"/>
    <w:qFormat/>
    <w:rsid w:val="00A751C7"/>
    <w:pPr>
      <w:numPr>
        <w:ilvl w:val="1"/>
        <w:numId w:val="10"/>
      </w:numPr>
    </w:pPr>
    <w:rPr>
      <w:rFonts w:ascii="宋体"/>
      <w:sz w:val="21"/>
    </w:rPr>
  </w:style>
  <w:style w:type="paragraph" w:customStyle="1" w:styleId="af6">
    <w:name w:val="附录四级条标题"/>
    <w:basedOn w:val="af5"/>
    <w:next w:val="afe"/>
    <w:rsid w:val="00083A09"/>
    <w:pPr>
      <w:numPr>
        <w:ilvl w:val="5"/>
      </w:numPr>
      <w:tabs>
        <w:tab w:val="num" w:pos="360"/>
      </w:tabs>
      <w:outlineLvl w:val="5"/>
    </w:pPr>
  </w:style>
  <w:style w:type="paragraph" w:customStyle="1" w:styleId="affff2">
    <w:name w:val="附录四级无"/>
    <w:basedOn w:val="af6"/>
    <w:rsid w:val="00BF617A"/>
    <w:pPr>
      <w:tabs>
        <w:tab w:val="clear" w:pos="360"/>
      </w:tabs>
      <w:spacing w:beforeLines="0" w:afterLines="0"/>
    </w:pPr>
    <w:rPr>
      <w:rFonts w:ascii="宋体" w:eastAsia="宋体"/>
      <w:szCs w:val="21"/>
    </w:rPr>
  </w:style>
  <w:style w:type="paragraph" w:customStyle="1" w:styleId="a9">
    <w:name w:val="附录图标号"/>
    <w:basedOn w:val="afa"/>
    <w:rsid w:val="00083A09"/>
    <w:pPr>
      <w:keepNext/>
      <w:pageBreakBefore/>
      <w:widowControl/>
      <w:numPr>
        <w:numId w:val="8"/>
      </w:numPr>
      <w:spacing w:line="14" w:lineRule="exact"/>
      <w:ind w:left="0" w:firstLine="363"/>
      <w:jc w:val="center"/>
      <w:outlineLvl w:val="0"/>
    </w:pPr>
    <w:rPr>
      <w:color w:val="FFFFFF"/>
    </w:rPr>
  </w:style>
  <w:style w:type="paragraph" w:customStyle="1" w:styleId="aa">
    <w:name w:val="附录图标题"/>
    <w:basedOn w:val="afa"/>
    <w:next w:val="afe"/>
    <w:rsid w:val="000D718B"/>
    <w:pPr>
      <w:numPr>
        <w:ilvl w:val="1"/>
        <w:numId w:val="8"/>
      </w:numPr>
      <w:tabs>
        <w:tab w:val="num" w:pos="363"/>
      </w:tabs>
      <w:spacing w:beforeLines="50" w:afterLines="50"/>
      <w:ind w:left="0" w:firstLine="0"/>
      <w:jc w:val="center"/>
    </w:pPr>
    <w:rPr>
      <w:rFonts w:ascii="黑体" w:eastAsia="黑体"/>
      <w:szCs w:val="21"/>
    </w:rPr>
  </w:style>
  <w:style w:type="paragraph" w:customStyle="1" w:styleId="af7">
    <w:name w:val="附录五级条标题"/>
    <w:basedOn w:val="af6"/>
    <w:next w:val="afe"/>
    <w:rsid w:val="00083A09"/>
    <w:pPr>
      <w:numPr>
        <w:ilvl w:val="6"/>
      </w:numPr>
      <w:tabs>
        <w:tab w:val="num" w:pos="360"/>
      </w:tabs>
      <w:outlineLvl w:val="6"/>
    </w:pPr>
  </w:style>
  <w:style w:type="paragraph" w:customStyle="1" w:styleId="affff3">
    <w:name w:val="附录五级无"/>
    <w:basedOn w:val="af7"/>
    <w:rsid w:val="00BF617A"/>
    <w:pPr>
      <w:tabs>
        <w:tab w:val="clear" w:pos="360"/>
      </w:tabs>
      <w:spacing w:beforeLines="0" w:afterLines="0"/>
    </w:pPr>
    <w:rPr>
      <w:rFonts w:ascii="宋体" w:eastAsia="宋体"/>
      <w:szCs w:val="21"/>
    </w:rPr>
  </w:style>
  <w:style w:type="paragraph" w:customStyle="1" w:styleId="af2">
    <w:name w:val="附录章标题"/>
    <w:next w:val="afe"/>
    <w:rsid w:val="00083A09"/>
    <w:pPr>
      <w:numPr>
        <w:ilvl w:val="1"/>
        <w:numId w:val="9"/>
      </w:numPr>
      <w:tabs>
        <w:tab w:val="num" w:pos="360"/>
      </w:tabs>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3">
    <w:name w:val="附录一级条标题"/>
    <w:basedOn w:val="af2"/>
    <w:next w:val="afe"/>
    <w:rsid w:val="00083A09"/>
    <w:pPr>
      <w:numPr>
        <w:ilvl w:val="2"/>
      </w:numPr>
      <w:tabs>
        <w:tab w:val="num" w:pos="360"/>
      </w:tabs>
      <w:autoSpaceDN w:val="0"/>
      <w:spacing w:beforeLines="50" w:afterLines="50"/>
      <w:outlineLvl w:val="2"/>
    </w:pPr>
  </w:style>
  <w:style w:type="paragraph" w:customStyle="1" w:styleId="affff4">
    <w:name w:val="附录一级无"/>
    <w:basedOn w:val="af3"/>
    <w:rsid w:val="00BF617A"/>
    <w:pPr>
      <w:tabs>
        <w:tab w:val="clear" w:pos="360"/>
      </w:tabs>
      <w:spacing w:beforeLines="0" w:afterLines="0"/>
    </w:pPr>
    <w:rPr>
      <w:rFonts w:ascii="宋体" w:eastAsia="宋体"/>
      <w:szCs w:val="21"/>
    </w:rPr>
  </w:style>
  <w:style w:type="paragraph" w:customStyle="1" w:styleId="af8">
    <w:name w:val="附录字母编号列项（一级）"/>
    <w:qFormat/>
    <w:rsid w:val="00A751C7"/>
    <w:pPr>
      <w:numPr>
        <w:numId w:val="10"/>
      </w:numPr>
    </w:pPr>
    <w:rPr>
      <w:rFonts w:ascii="宋体"/>
      <w:noProof/>
      <w:sz w:val="21"/>
    </w:rPr>
  </w:style>
  <w:style w:type="paragraph" w:styleId="ae">
    <w:name w:val="footnote text"/>
    <w:basedOn w:val="afa"/>
    <w:rsid w:val="00074FBE"/>
    <w:pPr>
      <w:numPr>
        <w:numId w:val="12"/>
      </w:numPr>
      <w:snapToGrid w:val="0"/>
      <w:jc w:val="left"/>
    </w:pPr>
    <w:rPr>
      <w:rFonts w:ascii="宋体"/>
      <w:sz w:val="18"/>
      <w:szCs w:val="18"/>
    </w:rPr>
  </w:style>
  <w:style w:type="character" w:styleId="affff5">
    <w:name w:val="footnote reference"/>
    <w:semiHidden/>
    <w:rsid w:val="00083A09"/>
    <w:rPr>
      <w:vertAlign w:val="superscript"/>
    </w:rPr>
  </w:style>
  <w:style w:type="paragraph" w:customStyle="1" w:styleId="affff6">
    <w:name w:val="列项说明"/>
    <w:basedOn w:val="afa"/>
    <w:rsid w:val="00083A09"/>
    <w:pPr>
      <w:adjustRightInd w:val="0"/>
      <w:spacing w:line="320" w:lineRule="exact"/>
      <w:ind w:leftChars="200" w:left="400" w:hangingChars="200" w:hanging="200"/>
      <w:jc w:val="left"/>
      <w:textAlignment w:val="baseline"/>
    </w:pPr>
    <w:rPr>
      <w:rFonts w:ascii="宋体"/>
      <w:kern w:val="0"/>
      <w:szCs w:val="20"/>
    </w:rPr>
  </w:style>
  <w:style w:type="paragraph" w:customStyle="1" w:styleId="affff7">
    <w:name w:val="列项说明数字编号"/>
    <w:rsid w:val="00083A09"/>
    <w:pPr>
      <w:ind w:leftChars="400" w:left="600" w:hangingChars="200" w:hanging="200"/>
    </w:pPr>
    <w:rPr>
      <w:rFonts w:ascii="宋体"/>
      <w:sz w:val="21"/>
    </w:rPr>
  </w:style>
  <w:style w:type="paragraph" w:customStyle="1" w:styleId="affff8">
    <w:name w:val="目次、索引正文"/>
    <w:rsid w:val="00083A09"/>
    <w:pPr>
      <w:spacing w:line="320" w:lineRule="exact"/>
      <w:jc w:val="both"/>
    </w:pPr>
    <w:rPr>
      <w:rFonts w:ascii="宋体"/>
      <w:sz w:val="21"/>
    </w:rPr>
  </w:style>
  <w:style w:type="paragraph" w:styleId="3">
    <w:name w:val="toc 3"/>
    <w:basedOn w:val="afa"/>
    <w:next w:val="afa"/>
    <w:autoRedefine/>
    <w:uiPriority w:val="39"/>
    <w:rsid w:val="00961C93"/>
    <w:pPr>
      <w:tabs>
        <w:tab w:val="right" w:leader="dot" w:pos="9241"/>
      </w:tabs>
      <w:ind w:firstLineChars="100" w:firstLine="102"/>
      <w:jc w:val="left"/>
    </w:pPr>
    <w:rPr>
      <w:rFonts w:ascii="宋体"/>
      <w:szCs w:val="21"/>
    </w:rPr>
  </w:style>
  <w:style w:type="paragraph" w:styleId="4">
    <w:name w:val="toc 4"/>
    <w:basedOn w:val="afa"/>
    <w:next w:val="afa"/>
    <w:autoRedefine/>
    <w:uiPriority w:val="39"/>
    <w:rsid w:val="00961C93"/>
    <w:pPr>
      <w:tabs>
        <w:tab w:val="right" w:leader="dot" w:pos="9241"/>
      </w:tabs>
      <w:ind w:firstLineChars="200" w:firstLine="198"/>
      <w:jc w:val="left"/>
    </w:pPr>
    <w:rPr>
      <w:rFonts w:ascii="宋体"/>
      <w:szCs w:val="21"/>
    </w:rPr>
  </w:style>
  <w:style w:type="paragraph" w:styleId="5">
    <w:name w:val="toc 5"/>
    <w:basedOn w:val="afa"/>
    <w:next w:val="afa"/>
    <w:autoRedefine/>
    <w:semiHidden/>
    <w:rsid w:val="00961C93"/>
    <w:pPr>
      <w:tabs>
        <w:tab w:val="right" w:leader="dot" w:pos="9241"/>
      </w:tabs>
      <w:ind w:firstLineChars="300" w:firstLine="300"/>
      <w:jc w:val="left"/>
    </w:pPr>
    <w:rPr>
      <w:rFonts w:ascii="宋体"/>
      <w:szCs w:val="21"/>
    </w:rPr>
  </w:style>
  <w:style w:type="paragraph" w:styleId="6">
    <w:name w:val="toc 6"/>
    <w:basedOn w:val="afa"/>
    <w:next w:val="afa"/>
    <w:autoRedefine/>
    <w:semiHidden/>
    <w:rsid w:val="00961C93"/>
    <w:pPr>
      <w:tabs>
        <w:tab w:val="right" w:leader="dot" w:pos="9241"/>
      </w:tabs>
      <w:ind w:firstLineChars="400" w:firstLine="403"/>
      <w:jc w:val="left"/>
    </w:pPr>
    <w:rPr>
      <w:rFonts w:ascii="宋体"/>
      <w:szCs w:val="21"/>
    </w:rPr>
  </w:style>
  <w:style w:type="paragraph" w:styleId="7">
    <w:name w:val="toc 7"/>
    <w:basedOn w:val="afa"/>
    <w:next w:val="afa"/>
    <w:autoRedefine/>
    <w:semiHidden/>
    <w:rsid w:val="00961C93"/>
    <w:pPr>
      <w:tabs>
        <w:tab w:val="right" w:leader="dot" w:pos="9241"/>
      </w:tabs>
      <w:ind w:firstLineChars="500" w:firstLine="505"/>
      <w:jc w:val="left"/>
    </w:pPr>
    <w:rPr>
      <w:rFonts w:ascii="宋体"/>
      <w:szCs w:val="21"/>
    </w:rPr>
  </w:style>
  <w:style w:type="paragraph" w:styleId="8">
    <w:name w:val="toc 8"/>
    <w:basedOn w:val="afa"/>
    <w:next w:val="afa"/>
    <w:autoRedefine/>
    <w:semiHidden/>
    <w:rsid w:val="00D54CC3"/>
    <w:pPr>
      <w:tabs>
        <w:tab w:val="right" w:leader="dot" w:pos="9241"/>
      </w:tabs>
      <w:ind w:firstLineChars="600" w:firstLine="607"/>
      <w:jc w:val="left"/>
    </w:pPr>
    <w:rPr>
      <w:rFonts w:ascii="宋体"/>
      <w:szCs w:val="21"/>
    </w:rPr>
  </w:style>
  <w:style w:type="paragraph" w:styleId="9">
    <w:name w:val="toc 9"/>
    <w:basedOn w:val="afa"/>
    <w:next w:val="afa"/>
    <w:autoRedefine/>
    <w:semiHidden/>
    <w:rsid w:val="00083A09"/>
    <w:pPr>
      <w:ind w:left="1470"/>
      <w:jc w:val="left"/>
    </w:pPr>
    <w:rPr>
      <w:sz w:val="20"/>
      <w:szCs w:val="20"/>
    </w:rPr>
  </w:style>
  <w:style w:type="paragraph" w:customStyle="1" w:styleId="affff9">
    <w:name w:val="其他标准标志"/>
    <w:basedOn w:val="affb"/>
    <w:rsid w:val="0018211B"/>
    <w:pPr>
      <w:framePr w:w="6101" w:wrap="around" w:vAnchor="page" w:hAnchor="page" w:x="4673" w:y="942"/>
    </w:pPr>
    <w:rPr>
      <w:w w:val="130"/>
    </w:rPr>
  </w:style>
  <w:style w:type="paragraph" w:customStyle="1" w:styleId="affffa">
    <w:name w:val="其他标准称谓"/>
    <w:next w:val="afa"/>
    <w:rsid w:val="008E031B"/>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b">
    <w:name w:val="其他发布部门"/>
    <w:basedOn w:val="afff4"/>
    <w:rsid w:val="00525656"/>
    <w:pPr>
      <w:framePr w:wrap="around" w:y="15310"/>
      <w:spacing w:line="0" w:lineRule="atLeast"/>
    </w:pPr>
    <w:rPr>
      <w:rFonts w:ascii="黑体" w:eastAsia="黑体"/>
      <w:b w:val="0"/>
    </w:rPr>
  </w:style>
  <w:style w:type="paragraph" w:customStyle="1" w:styleId="affffc">
    <w:name w:val="前言、引言标题"/>
    <w:next w:val="afe"/>
    <w:uiPriority w:val="99"/>
    <w:rsid w:val="00083A09"/>
    <w:pPr>
      <w:keepNext/>
      <w:pageBreakBefore/>
      <w:shd w:val="clear" w:color="FFFFFF" w:fill="FFFFFF"/>
      <w:spacing w:before="640" w:after="560"/>
      <w:jc w:val="center"/>
      <w:outlineLvl w:val="0"/>
    </w:pPr>
    <w:rPr>
      <w:rFonts w:ascii="黑体" w:eastAsia="黑体"/>
      <w:sz w:val="32"/>
    </w:rPr>
  </w:style>
  <w:style w:type="paragraph" w:customStyle="1" w:styleId="affffd">
    <w:name w:val="三级无"/>
    <w:basedOn w:val="a6"/>
    <w:rsid w:val="001C149C"/>
    <w:pPr>
      <w:spacing w:beforeLines="0" w:afterLines="0"/>
    </w:pPr>
    <w:rPr>
      <w:rFonts w:ascii="宋体" w:eastAsia="宋体"/>
    </w:rPr>
  </w:style>
  <w:style w:type="paragraph" w:customStyle="1" w:styleId="affffe">
    <w:name w:val="实施日期"/>
    <w:basedOn w:val="afff5"/>
    <w:rsid w:val="001C21AC"/>
    <w:pPr>
      <w:framePr w:wrap="around" w:vAnchor="page" w:hAnchor="text"/>
      <w:jc w:val="right"/>
    </w:pPr>
  </w:style>
  <w:style w:type="paragraph" w:customStyle="1" w:styleId="afffff">
    <w:name w:val="示例后文字"/>
    <w:basedOn w:val="afe"/>
    <w:next w:val="afe"/>
    <w:qFormat/>
    <w:rsid w:val="00083A09"/>
    <w:pPr>
      <w:ind w:firstLine="360"/>
    </w:pPr>
    <w:rPr>
      <w:sz w:val="18"/>
    </w:rPr>
  </w:style>
  <w:style w:type="paragraph" w:customStyle="1" w:styleId="afffff0">
    <w:name w:val="首示例"/>
    <w:next w:val="afe"/>
    <w:link w:val="Char2"/>
    <w:qFormat/>
    <w:rsid w:val="00083A09"/>
    <w:pPr>
      <w:tabs>
        <w:tab w:val="num" w:pos="360"/>
      </w:tabs>
    </w:pPr>
    <w:rPr>
      <w:rFonts w:ascii="宋体" w:hAnsi="宋体"/>
      <w:kern w:val="2"/>
      <w:sz w:val="18"/>
      <w:szCs w:val="18"/>
    </w:rPr>
  </w:style>
  <w:style w:type="character" w:customStyle="1" w:styleId="Char2">
    <w:name w:val="首示例 Char"/>
    <w:link w:val="afffff0"/>
    <w:rsid w:val="00083A09"/>
    <w:rPr>
      <w:rFonts w:ascii="宋体" w:hAnsi="宋体"/>
      <w:kern w:val="2"/>
      <w:sz w:val="18"/>
      <w:szCs w:val="18"/>
      <w:lang w:val="en-US" w:eastAsia="zh-CN" w:bidi="ar-SA"/>
    </w:rPr>
  </w:style>
  <w:style w:type="paragraph" w:customStyle="1" w:styleId="afffff1">
    <w:name w:val="四级无"/>
    <w:basedOn w:val="a7"/>
    <w:rsid w:val="001C149C"/>
    <w:pPr>
      <w:spacing w:beforeLines="0" w:afterLines="0"/>
    </w:pPr>
    <w:rPr>
      <w:rFonts w:ascii="宋体" w:eastAsia="宋体"/>
    </w:rPr>
  </w:style>
  <w:style w:type="paragraph" w:styleId="10">
    <w:name w:val="index 1"/>
    <w:basedOn w:val="afa"/>
    <w:next w:val="afe"/>
    <w:rsid w:val="009951DC"/>
    <w:pPr>
      <w:tabs>
        <w:tab w:val="right" w:leader="dot" w:pos="9299"/>
      </w:tabs>
      <w:jc w:val="left"/>
    </w:pPr>
    <w:rPr>
      <w:rFonts w:ascii="宋体"/>
      <w:szCs w:val="21"/>
    </w:rPr>
  </w:style>
  <w:style w:type="paragraph" w:styleId="20">
    <w:name w:val="index 2"/>
    <w:basedOn w:val="afa"/>
    <w:next w:val="afa"/>
    <w:autoRedefine/>
    <w:rsid w:val="00083A09"/>
    <w:pPr>
      <w:ind w:left="420" w:hanging="210"/>
      <w:jc w:val="left"/>
    </w:pPr>
    <w:rPr>
      <w:rFonts w:ascii="Calibri" w:hAnsi="Calibri"/>
      <w:sz w:val="20"/>
      <w:szCs w:val="20"/>
    </w:rPr>
  </w:style>
  <w:style w:type="paragraph" w:styleId="30">
    <w:name w:val="index 3"/>
    <w:basedOn w:val="afa"/>
    <w:next w:val="afa"/>
    <w:autoRedefine/>
    <w:rsid w:val="00083A09"/>
    <w:pPr>
      <w:ind w:left="630" w:hanging="210"/>
      <w:jc w:val="left"/>
    </w:pPr>
    <w:rPr>
      <w:rFonts w:ascii="Calibri" w:hAnsi="Calibri"/>
      <w:sz w:val="20"/>
      <w:szCs w:val="20"/>
    </w:rPr>
  </w:style>
  <w:style w:type="paragraph" w:styleId="40">
    <w:name w:val="index 4"/>
    <w:basedOn w:val="afa"/>
    <w:next w:val="afa"/>
    <w:autoRedefine/>
    <w:rsid w:val="00083A09"/>
    <w:pPr>
      <w:ind w:left="840" w:hanging="210"/>
      <w:jc w:val="left"/>
    </w:pPr>
    <w:rPr>
      <w:rFonts w:ascii="Calibri" w:hAnsi="Calibri"/>
      <w:sz w:val="20"/>
      <w:szCs w:val="20"/>
    </w:rPr>
  </w:style>
  <w:style w:type="paragraph" w:styleId="50">
    <w:name w:val="index 5"/>
    <w:basedOn w:val="afa"/>
    <w:next w:val="afa"/>
    <w:autoRedefine/>
    <w:rsid w:val="00083A09"/>
    <w:pPr>
      <w:ind w:left="1050" w:hanging="210"/>
      <w:jc w:val="left"/>
    </w:pPr>
    <w:rPr>
      <w:rFonts w:ascii="Calibri" w:hAnsi="Calibri"/>
      <w:sz w:val="20"/>
      <w:szCs w:val="20"/>
    </w:rPr>
  </w:style>
  <w:style w:type="paragraph" w:styleId="60">
    <w:name w:val="index 6"/>
    <w:basedOn w:val="afa"/>
    <w:next w:val="afa"/>
    <w:autoRedefine/>
    <w:rsid w:val="00083A09"/>
    <w:pPr>
      <w:ind w:left="1260" w:hanging="210"/>
      <w:jc w:val="left"/>
    </w:pPr>
    <w:rPr>
      <w:rFonts w:ascii="Calibri" w:hAnsi="Calibri"/>
      <w:sz w:val="20"/>
      <w:szCs w:val="20"/>
    </w:rPr>
  </w:style>
  <w:style w:type="paragraph" w:styleId="70">
    <w:name w:val="index 7"/>
    <w:basedOn w:val="afa"/>
    <w:next w:val="afa"/>
    <w:autoRedefine/>
    <w:rsid w:val="00083A09"/>
    <w:pPr>
      <w:ind w:left="1470" w:hanging="210"/>
      <w:jc w:val="left"/>
    </w:pPr>
    <w:rPr>
      <w:rFonts w:ascii="Calibri" w:hAnsi="Calibri"/>
      <w:sz w:val="20"/>
      <w:szCs w:val="20"/>
    </w:rPr>
  </w:style>
  <w:style w:type="paragraph" w:styleId="80">
    <w:name w:val="index 8"/>
    <w:basedOn w:val="afa"/>
    <w:next w:val="afa"/>
    <w:autoRedefine/>
    <w:rsid w:val="00083A09"/>
    <w:pPr>
      <w:ind w:left="1680" w:hanging="210"/>
      <w:jc w:val="left"/>
    </w:pPr>
    <w:rPr>
      <w:rFonts w:ascii="Calibri" w:hAnsi="Calibri"/>
      <w:sz w:val="20"/>
      <w:szCs w:val="20"/>
    </w:rPr>
  </w:style>
  <w:style w:type="paragraph" w:styleId="90">
    <w:name w:val="index 9"/>
    <w:basedOn w:val="afa"/>
    <w:next w:val="afa"/>
    <w:autoRedefine/>
    <w:rsid w:val="00083A09"/>
    <w:pPr>
      <w:ind w:left="1890" w:hanging="210"/>
      <w:jc w:val="left"/>
    </w:pPr>
    <w:rPr>
      <w:rFonts w:ascii="Calibri" w:hAnsi="Calibri"/>
      <w:sz w:val="20"/>
      <w:szCs w:val="20"/>
    </w:rPr>
  </w:style>
  <w:style w:type="paragraph" w:styleId="afffff2">
    <w:name w:val="index heading"/>
    <w:basedOn w:val="afa"/>
    <w:next w:val="10"/>
    <w:rsid w:val="00083A09"/>
    <w:pPr>
      <w:spacing w:before="120" w:after="120"/>
      <w:jc w:val="center"/>
    </w:pPr>
    <w:rPr>
      <w:rFonts w:ascii="Calibri" w:hAnsi="Calibri"/>
      <w:b/>
      <w:bCs/>
      <w:iCs/>
      <w:szCs w:val="20"/>
    </w:rPr>
  </w:style>
  <w:style w:type="paragraph" w:styleId="afffff3">
    <w:name w:val="caption"/>
    <w:basedOn w:val="afa"/>
    <w:next w:val="afa"/>
    <w:qFormat/>
    <w:rsid w:val="00083A09"/>
    <w:pPr>
      <w:spacing w:before="152" w:after="160"/>
    </w:pPr>
    <w:rPr>
      <w:rFonts w:ascii="Arial" w:eastAsia="黑体" w:hAnsi="Arial" w:cs="Arial"/>
      <w:sz w:val="20"/>
      <w:szCs w:val="20"/>
    </w:rPr>
  </w:style>
  <w:style w:type="paragraph" w:customStyle="1" w:styleId="afffff4">
    <w:name w:val="条文脚注"/>
    <w:basedOn w:val="ae"/>
    <w:rsid w:val="000D718B"/>
    <w:pPr>
      <w:numPr>
        <w:numId w:val="0"/>
      </w:numPr>
      <w:jc w:val="both"/>
    </w:pPr>
  </w:style>
  <w:style w:type="paragraph" w:customStyle="1" w:styleId="afffff5">
    <w:name w:val="图标脚注说明"/>
    <w:basedOn w:val="afe"/>
    <w:rsid w:val="000D718B"/>
    <w:pPr>
      <w:ind w:left="840" w:firstLineChars="0" w:hanging="420"/>
    </w:pPr>
    <w:rPr>
      <w:sz w:val="18"/>
      <w:szCs w:val="18"/>
    </w:rPr>
  </w:style>
  <w:style w:type="paragraph" w:customStyle="1" w:styleId="afffff6">
    <w:name w:val="图表脚注说明"/>
    <w:basedOn w:val="afa"/>
    <w:rsid w:val="003912E7"/>
    <w:pPr>
      <w:ind w:left="544" w:hanging="181"/>
    </w:pPr>
    <w:rPr>
      <w:rFonts w:ascii="宋体"/>
      <w:sz w:val="18"/>
      <w:szCs w:val="18"/>
    </w:rPr>
  </w:style>
  <w:style w:type="paragraph" w:customStyle="1" w:styleId="afffff7">
    <w:name w:val="图的脚注"/>
    <w:next w:val="afe"/>
    <w:autoRedefine/>
    <w:qFormat/>
    <w:rsid w:val="00083A09"/>
    <w:pPr>
      <w:widowControl w:val="0"/>
      <w:ind w:leftChars="200" w:left="840" w:hangingChars="200" w:hanging="420"/>
      <w:jc w:val="both"/>
    </w:pPr>
    <w:rPr>
      <w:rFonts w:ascii="宋体"/>
      <w:sz w:val="18"/>
    </w:rPr>
  </w:style>
  <w:style w:type="table" w:styleId="afffff8">
    <w:name w:val="Table Grid"/>
    <w:basedOn w:val="afc"/>
    <w:rsid w:val="001D41EE"/>
    <w:rPr>
      <w:rFonts w:ascii="宋体"/>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fffff9">
    <w:name w:val="endnote text"/>
    <w:basedOn w:val="afa"/>
    <w:semiHidden/>
    <w:rsid w:val="00083A09"/>
    <w:pPr>
      <w:snapToGrid w:val="0"/>
      <w:jc w:val="left"/>
    </w:pPr>
  </w:style>
  <w:style w:type="character" w:styleId="afffffa">
    <w:name w:val="endnote reference"/>
    <w:semiHidden/>
    <w:rsid w:val="00083A09"/>
    <w:rPr>
      <w:vertAlign w:val="superscript"/>
    </w:rPr>
  </w:style>
  <w:style w:type="paragraph" w:styleId="afffffb">
    <w:name w:val="Document Map"/>
    <w:basedOn w:val="afa"/>
    <w:semiHidden/>
    <w:rsid w:val="00083A09"/>
    <w:pPr>
      <w:shd w:val="clear" w:color="auto" w:fill="000080"/>
    </w:pPr>
  </w:style>
  <w:style w:type="paragraph" w:customStyle="1" w:styleId="afffffc">
    <w:name w:val="文献分类号"/>
    <w:rsid w:val="00654BC9"/>
    <w:pPr>
      <w:framePr w:hSpace="180" w:vSpace="180" w:wrap="around" w:hAnchor="margin" w:y="1" w:anchorLock="1"/>
      <w:widowControl w:val="0"/>
      <w:textAlignment w:val="center"/>
    </w:pPr>
    <w:rPr>
      <w:rFonts w:ascii="黑体" w:eastAsia="黑体"/>
      <w:sz w:val="21"/>
      <w:szCs w:val="21"/>
    </w:rPr>
  </w:style>
  <w:style w:type="paragraph" w:customStyle="1" w:styleId="afffffd">
    <w:name w:val="五级无"/>
    <w:basedOn w:val="a8"/>
    <w:rsid w:val="001C149C"/>
    <w:pPr>
      <w:spacing w:beforeLines="0" w:afterLines="0"/>
    </w:pPr>
    <w:rPr>
      <w:rFonts w:ascii="宋体" w:eastAsia="宋体"/>
    </w:rPr>
  </w:style>
  <w:style w:type="character" w:styleId="afffffe">
    <w:name w:val="page number"/>
    <w:rsid w:val="00083A09"/>
    <w:rPr>
      <w:rFonts w:ascii="Times New Roman" w:eastAsia="宋体" w:hAnsi="Times New Roman"/>
      <w:sz w:val="18"/>
    </w:rPr>
  </w:style>
  <w:style w:type="paragraph" w:customStyle="1" w:styleId="affffff">
    <w:name w:val="一级无"/>
    <w:basedOn w:val="a4"/>
    <w:rsid w:val="001C149C"/>
    <w:pPr>
      <w:spacing w:beforeLines="0" w:afterLines="0"/>
    </w:pPr>
    <w:rPr>
      <w:rFonts w:ascii="宋体" w:eastAsia="宋体"/>
    </w:rPr>
  </w:style>
  <w:style w:type="character" w:styleId="affffff0">
    <w:name w:val="FollowedHyperlink"/>
    <w:rsid w:val="00083A09"/>
    <w:rPr>
      <w:color w:val="800080"/>
      <w:u w:val="single"/>
    </w:rPr>
  </w:style>
  <w:style w:type="paragraph" w:customStyle="1" w:styleId="affffff1">
    <w:name w:val="正文表标题"/>
    <w:next w:val="afe"/>
    <w:rsid w:val="00083A09"/>
    <w:pPr>
      <w:tabs>
        <w:tab w:val="num" w:pos="360"/>
      </w:tabs>
      <w:spacing w:beforeLines="50" w:afterLines="50"/>
      <w:jc w:val="center"/>
    </w:pPr>
    <w:rPr>
      <w:rFonts w:ascii="黑体" w:eastAsia="黑体"/>
      <w:sz w:val="21"/>
    </w:rPr>
  </w:style>
  <w:style w:type="paragraph" w:customStyle="1" w:styleId="affffff2">
    <w:name w:val="正文公式编号制表符"/>
    <w:basedOn w:val="afe"/>
    <w:next w:val="afe"/>
    <w:qFormat/>
    <w:rsid w:val="00EC680A"/>
    <w:pPr>
      <w:ind w:firstLineChars="0" w:firstLine="0"/>
    </w:pPr>
  </w:style>
  <w:style w:type="paragraph" w:customStyle="1" w:styleId="affffff3">
    <w:name w:val="正文图标题"/>
    <w:next w:val="afe"/>
    <w:rsid w:val="00083A09"/>
    <w:pPr>
      <w:tabs>
        <w:tab w:val="num" w:pos="360"/>
      </w:tabs>
      <w:spacing w:beforeLines="50" w:afterLines="50"/>
      <w:jc w:val="center"/>
    </w:pPr>
    <w:rPr>
      <w:rFonts w:ascii="黑体" w:eastAsia="黑体"/>
      <w:sz w:val="21"/>
    </w:rPr>
  </w:style>
  <w:style w:type="paragraph" w:customStyle="1" w:styleId="affffff4">
    <w:name w:val="终结线"/>
    <w:basedOn w:val="afa"/>
    <w:rsid w:val="00083A09"/>
    <w:pPr>
      <w:framePr w:hSpace="181" w:vSpace="181" w:wrap="around" w:vAnchor="text" w:hAnchor="margin" w:xAlign="center" w:y="285"/>
    </w:pPr>
  </w:style>
  <w:style w:type="paragraph" w:customStyle="1" w:styleId="affffff5">
    <w:name w:val="其他发布日期"/>
    <w:basedOn w:val="afff5"/>
    <w:rsid w:val="00FB6656"/>
    <w:pPr>
      <w:framePr w:wrap="around" w:vAnchor="page" w:hAnchor="text" w:x="1419"/>
    </w:pPr>
  </w:style>
  <w:style w:type="paragraph" w:customStyle="1" w:styleId="affffff6">
    <w:name w:val="其他实施日期"/>
    <w:basedOn w:val="affffe"/>
    <w:rsid w:val="00FB6656"/>
    <w:pPr>
      <w:framePr w:wrap="around" w:vAnchor="margin" w:hAnchor="page"/>
    </w:pPr>
  </w:style>
  <w:style w:type="paragraph" w:customStyle="1" w:styleId="21">
    <w:name w:val="封面标准名称2"/>
    <w:basedOn w:val="afff7"/>
    <w:rsid w:val="0028269A"/>
    <w:pPr>
      <w:framePr w:wrap="around" w:y="4469"/>
      <w:spacing w:beforeLines="630"/>
    </w:pPr>
  </w:style>
  <w:style w:type="paragraph" w:customStyle="1" w:styleId="22">
    <w:name w:val="封面标准英文名称2"/>
    <w:basedOn w:val="afff8"/>
    <w:rsid w:val="0028269A"/>
    <w:pPr>
      <w:framePr w:wrap="around" w:y="4469"/>
    </w:pPr>
  </w:style>
  <w:style w:type="paragraph" w:customStyle="1" w:styleId="23">
    <w:name w:val="封面一致性程度标识2"/>
    <w:basedOn w:val="afff9"/>
    <w:rsid w:val="0028269A"/>
    <w:pPr>
      <w:framePr w:wrap="around" w:y="4469"/>
    </w:pPr>
  </w:style>
  <w:style w:type="paragraph" w:customStyle="1" w:styleId="24">
    <w:name w:val="封面标准文稿类别2"/>
    <w:basedOn w:val="afffa"/>
    <w:rsid w:val="0028269A"/>
    <w:pPr>
      <w:framePr w:wrap="around" w:y="4469"/>
    </w:pPr>
  </w:style>
  <w:style w:type="paragraph" w:customStyle="1" w:styleId="25">
    <w:name w:val="封面标准文稿编辑信息2"/>
    <w:basedOn w:val="afffb"/>
    <w:rsid w:val="0028269A"/>
    <w:pPr>
      <w:framePr w:wrap="around" w:y="4469"/>
    </w:pPr>
  </w:style>
  <w:style w:type="paragraph" w:customStyle="1" w:styleId="aff3">
    <w:name w:val="示例内容"/>
    <w:rsid w:val="00B636A8"/>
    <w:pPr>
      <w:ind w:firstLineChars="200" w:firstLine="200"/>
    </w:pPr>
    <w:rPr>
      <w:rFonts w:ascii="宋体"/>
      <w:noProof/>
      <w:sz w:val="18"/>
      <w:szCs w:val="18"/>
    </w:rPr>
  </w:style>
  <w:style w:type="paragraph" w:styleId="11">
    <w:name w:val="toc 1"/>
    <w:basedOn w:val="afa"/>
    <w:next w:val="afa"/>
    <w:autoRedefine/>
    <w:uiPriority w:val="39"/>
    <w:rsid w:val="00961C93"/>
    <w:pPr>
      <w:tabs>
        <w:tab w:val="right" w:leader="dot" w:pos="9241"/>
      </w:tabs>
      <w:spacing w:beforeLines="25" w:afterLines="25"/>
      <w:jc w:val="left"/>
    </w:pPr>
    <w:rPr>
      <w:rFonts w:ascii="宋体"/>
      <w:szCs w:val="21"/>
    </w:rPr>
  </w:style>
  <w:style w:type="paragraph" w:styleId="26">
    <w:name w:val="toc 2"/>
    <w:basedOn w:val="afa"/>
    <w:next w:val="afa"/>
    <w:autoRedefine/>
    <w:semiHidden/>
    <w:rsid w:val="00961C93"/>
    <w:pPr>
      <w:tabs>
        <w:tab w:val="right" w:leader="dot" w:pos="9241"/>
      </w:tabs>
    </w:pPr>
    <w:rPr>
      <w:rFonts w:ascii="宋体"/>
      <w:szCs w:val="21"/>
    </w:rPr>
  </w:style>
  <w:style w:type="paragraph" w:styleId="affffff7">
    <w:name w:val="Body Text Indent"/>
    <w:basedOn w:val="afa"/>
    <w:link w:val="Char3"/>
    <w:rsid w:val="00632AC5"/>
    <w:pPr>
      <w:ind w:firstLineChars="200" w:firstLine="560"/>
    </w:pPr>
    <w:rPr>
      <w:sz w:val="28"/>
    </w:rPr>
  </w:style>
  <w:style w:type="character" w:customStyle="1" w:styleId="Char3">
    <w:name w:val="正文文本缩进 Char"/>
    <w:link w:val="affffff7"/>
    <w:rsid w:val="00632AC5"/>
    <w:rPr>
      <w:kern w:val="2"/>
      <w:sz w:val="28"/>
      <w:szCs w:val="24"/>
    </w:rPr>
  </w:style>
  <w:style w:type="character" w:customStyle="1" w:styleId="Char0">
    <w:name w:val="页脚 Char"/>
    <w:basedOn w:val="afb"/>
    <w:link w:val="aff4"/>
    <w:rsid w:val="00B052B9"/>
    <w:rPr>
      <w:kern w:val="2"/>
      <w:sz w:val="18"/>
      <w:szCs w:val="18"/>
    </w:rPr>
  </w:style>
  <w:style w:type="paragraph" w:styleId="affffff8">
    <w:name w:val="Normal (Web)"/>
    <w:basedOn w:val="afa"/>
    <w:uiPriority w:val="99"/>
    <w:unhideWhenUsed/>
    <w:rsid w:val="00891190"/>
    <w:pPr>
      <w:widowControl/>
      <w:spacing w:before="100" w:beforeAutospacing="1" w:after="100" w:afterAutospacing="1"/>
      <w:jc w:val="left"/>
    </w:pPr>
    <w:rPr>
      <w:rFonts w:ascii="宋体" w:hAnsi="宋体" w:cs="宋体"/>
      <w:kern w:val="0"/>
      <w:sz w:val="24"/>
    </w:rPr>
  </w:style>
  <w:style w:type="character" w:styleId="affffff9">
    <w:name w:val="Strong"/>
    <w:basedOn w:val="afb"/>
    <w:uiPriority w:val="22"/>
    <w:qFormat/>
    <w:rsid w:val="00891190"/>
    <w:rPr>
      <w:b/>
      <w:bCs/>
    </w:rPr>
  </w:style>
  <w:style w:type="paragraph" w:customStyle="1" w:styleId="12">
    <w:name w:val="正文文本缩进1"/>
    <w:basedOn w:val="afa"/>
    <w:link w:val="BodyTextIndentCharChar"/>
    <w:rsid w:val="003009AE"/>
    <w:pPr>
      <w:spacing w:after="120"/>
      <w:ind w:leftChars="200" w:left="420"/>
    </w:pPr>
    <w:rPr>
      <w:szCs w:val="21"/>
    </w:rPr>
  </w:style>
  <w:style w:type="character" w:customStyle="1" w:styleId="BodyTextIndentCharChar">
    <w:name w:val="Body Text Indent Char Char"/>
    <w:basedOn w:val="afb"/>
    <w:link w:val="12"/>
    <w:rsid w:val="003009AE"/>
    <w:rPr>
      <w:kern w:val="2"/>
      <w:sz w:val="21"/>
      <w:szCs w:val="21"/>
    </w:rPr>
  </w:style>
  <w:style w:type="paragraph" w:customStyle="1" w:styleId="Default">
    <w:name w:val="Default"/>
    <w:uiPriority w:val="99"/>
    <w:rsid w:val="00326392"/>
    <w:pPr>
      <w:widowControl w:val="0"/>
      <w:autoSpaceDE w:val="0"/>
      <w:autoSpaceDN w:val="0"/>
      <w:adjustRightInd w:val="0"/>
    </w:pPr>
    <w:rPr>
      <w:color w:val="000000"/>
      <w:sz w:val="24"/>
      <w:szCs w:val="24"/>
    </w:rPr>
  </w:style>
  <w:style w:type="paragraph" w:styleId="affffffa">
    <w:name w:val="Balloon Text"/>
    <w:basedOn w:val="afa"/>
    <w:link w:val="Char4"/>
    <w:rsid w:val="009E6CE2"/>
    <w:rPr>
      <w:sz w:val="18"/>
      <w:szCs w:val="18"/>
    </w:rPr>
  </w:style>
  <w:style w:type="character" w:customStyle="1" w:styleId="Char4">
    <w:name w:val="批注框文本 Char"/>
    <w:basedOn w:val="afb"/>
    <w:link w:val="affffffa"/>
    <w:rsid w:val="009E6CE2"/>
    <w:rPr>
      <w:kern w:val="2"/>
      <w:sz w:val="18"/>
      <w:szCs w:val="18"/>
    </w:rPr>
  </w:style>
</w:styles>
</file>

<file path=word/webSettings.xml><?xml version="1.0" encoding="utf-8"?>
<w:webSettings xmlns:r="http://schemas.openxmlformats.org/officeDocument/2006/relationships" xmlns:w="http://schemas.openxmlformats.org/wordprocessingml/2006/main">
  <w:divs>
    <w:div w:id="144985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baike.baidu.com/view/1779115.htm" TargetMode="Externa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baike.baidu.com/view/1779115.htm"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0638EE4-33A9-4457-A54C-453792BD7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1043</Words>
  <Characters>5951</Characters>
  <Application>Microsoft Office Word</Application>
  <DocSecurity>0</DocSecurity>
  <Lines>49</Lines>
  <Paragraphs>13</Paragraphs>
  <ScaleCrop>false</ScaleCrop>
  <LinksUpToDate>false</LinksUpToDate>
  <CharactersWithSpaces>6981</CharactersWithSpaces>
  <SharedDoc>false</SharedDoc>
  <HLinks>
    <vt:vector size="60" baseType="variant">
      <vt:variant>
        <vt:i4>1572915</vt:i4>
      </vt:variant>
      <vt:variant>
        <vt:i4>68</vt:i4>
      </vt:variant>
      <vt:variant>
        <vt:i4>0</vt:i4>
      </vt:variant>
      <vt:variant>
        <vt:i4>5</vt:i4>
      </vt:variant>
      <vt:variant>
        <vt:lpwstr/>
      </vt:variant>
      <vt:variant>
        <vt:lpwstr>_Toc407358542</vt:lpwstr>
      </vt:variant>
      <vt:variant>
        <vt:i4>1572915</vt:i4>
      </vt:variant>
      <vt:variant>
        <vt:i4>62</vt:i4>
      </vt:variant>
      <vt:variant>
        <vt:i4>0</vt:i4>
      </vt:variant>
      <vt:variant>
        <vt:i4>5</vt:i4>
      </vt:variant>
      <vt:variant>
        <vt:lpwstr/>
      </vt:variant>
      <vt:variant>
        <vt:lpwstr>_Toc407358541</vt:lpwstr>
      </vt:variant>
      <vt:variant>
        <vt:i4>1572915</vt:i4>
      </vt:variant>
      <vt:variant>
        <vt:i4>56</vt:i4>
      </vt:variant>
      <vt:variant>
        <vt:i4>0</vt:i4>
      </vt:variant>
      <vt:variant>
        <vt:i4>5</vt:i4>
      </vt:variant>
      <vt:variant>
        <vt:lpwstr/>
      </vt:variant>
      <vt:variant>
        <vt:lpwstr>_Toc407358540</vt:lpwstr>
      </vt:variant>
      <vt:variant>
        <vt:i4>2031667</vt:i4>
      </vt:variant>
      <vt:variant>
        <vt:i4>50</vt:i4>
      </vt:variant>
      <vt:variant>
        <vt:i4>0</vt:i4>
      </vt:variant>
      <vt:variant>
        <vt:i4>5</vt:i4>
      </vt:variant>
      <vt:variant>
        <vt:lpwstr/>
      </vt:variant>
      <vt:variant>
        <vt:lpwstr>_Toc407358539</vt:lpwstr>
      </vt:variant>
      <vt:variant>
        <vt:i4>2031667</vt:i4>
      </vt:variant>
      <vt:variant>
        <vt:i4>44</vt:i4>
      </vt:variant>
      <vt:variant>
        <vt:i4>0</vt:i4>
      </vt:variant>
      <vt:variant>
        <vt:i4>5</vt:i4>
      </vt:variant>
      <vt:variant>
        <vt:lpwstr/>
      </vt:variant>
      <vt:variant>
        <vt:lpwstr>_Toc407358538</vt:lpwstr>
      </vt:variant>
      <vt:variant>
        <vt:i4>2031667</vt:i4>
      </vt:variant>
      <vt:variant>
        <vt:i4>38</vt:i4>
      </vt:variant>
      <vt:variant>
        <vt:i4>0</vt:i4>
      </vt:variant>
      <vt:variant>
        <vt:i4>5</vt:i4>
      </vt:variant>
      <vt:variant>
        <vt:lpwstr/>
      </vt:variant>
      <vt:variant>
        <vt:lpwstr>_Toc407358537</vt:lpwstr>
      </vt:variant>
      <vt:variant>
        <vt:i4>2031667</vt:i4>
      </vt:variant>
      <vt:variant>
        <vt:i4>32</vt:i4>
      </vt:variant>
      <vt:variant>
        <vt:i4>0</vt:i4>
      </vt:variant>
      <vt:variant>
        <vt:i4>5</vt:i4>
      </vt:variant>
      <vt:variant>
        <vt:lpwstr/>
      </vt:variant>
      <vt:variant>
        <vt:lpwstr>_Toc407358536</vt:lpwstr>
      </vt:variant>
      <vt:variant>
        <vt:i4>2031667</vt:i4>
      </vt:variant>
      <vt:variant>
        <vt:i4>26</vt:i4>
      </vt:variant>
      <vt:variant>
        <vt:i4>0</vt:i4>
      </vt:variant>
      <vt:variant>
        <vt:i4>5</vt:i4>
      </vt:variant>
      <vt:variant>
        <vt:lpwstr/>
      </vt:variant>
      <vt:variant>
        <vt:lpwstr>_Toc407358535</vt:lpwstr>
      </vt:variant>
      <vt:variant>
        <vt:i4>2031667</vt:i4>
      </vt:variant>
      <vt:variant>
        <vt:i4>20</vt:i4>
      </vt:variant>
      <vt:variant>
        <vt:i4>0</vt:i4>
      </vt:variant>
      <vt:variant>
        <vt:i4>5</vt:i4>
      </vt:variant>
      <vt:variant>
        <vt:lpwstr/>
      </vt:variant>
      <vt:variant>
        <vt:lpwstr>_Toc407358533</vt:lpwstr>
      </vt:variant>
      <vt:variant>
        <vt:i4>2031667</vt:i4>
      </vt:variant>
      <vt:variant>
        <vt:i4>14</vt:i4>
      </vt:variant>
      <vt:variant>
        <vt:i4>0</vt:i4>
      </vt:variant>
      <vt:variant>
        <vt:i4>5</vt:i4>
      </vt:variant>
      <vt:variant>
        <vt:lpwstr/>
      </vt:variant>
      <vt:variant>
        <vt:lpwstr>_Toc407358532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
  <cp:lastModifiedBy/>
  <cp:revision>1</cp:revision>
  <dcterms:created xsi:type="dcterms:W3CDTF">2015-08-26T01:41:00Z</dcterms:created>
  <dcterms:modified xsi:type="dcterms:W3CDTF">2015-12-21T06:26:00Z</dcterms:modified>
</cp:coreProperties>
</file>